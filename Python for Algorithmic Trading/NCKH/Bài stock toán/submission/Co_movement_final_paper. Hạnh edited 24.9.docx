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3581D" w14:textId="77777777" w:rsidR="000019C6" w:rsidRPr="008B000F" w:rsidRDefault="000019C6" w:rsidP="00721EA0">
      <w:pPr>
        <w:pStyle w:val="Title"/>
        <w:spacing w:line="300" w:lineRule="auto"/>
        <w:rPr>
          <w:rFonts w:ascii="Times New Roman" w:hAnsi="Times New Roman" w:cs="Times New Roman"/>
          <w:b/>
          <w:bCs/>
          <w:sz w:val="24"/>
          <w:szCs w:val="24"/>
        </w:rPr>
      </w:pPr>
      <w:bookmarkStart w:id="0" w:name="_Hlk240803740"/>
      <w:bookmarkStart w:id="1" w:name="OLE_LINK2"/>
      <w:bookmarkStart w:id="2" w:name="X999d423beca544ef22434342081212ef74faf0a"/>
      <w:bookmarkEnd w:id="0"/>
      <w:r w:rsidRPr="008B000F">
        <w:rPr>
          <w:rFonts w:ascii="Times New Roman" w:hAnsi="Times New Roman" w:cs="Times New Roman" w:hint="cs"/>
          <w:b/>
          <w:bCs/>
          <w:sz w:val="24"/>
          <w:szCs w:val="24"/>
        </w:rPr>
        <w:t>Nested Equity Index Correlations Overstate True Co-Movement: Evidence from Vietnam</w:t>
      </w:r>
    </w:p>
    <w:p w14:paraId="67680C8D" w14:textId="7C4965D7" w:rsidR="000019C6" w:rsidRPr="00756D2A" w:rsidRDefault="000019C6" w:rsidP="00756D2A">
      <w:pPr>
        <w:pStyle w:val="abstract0"/>
        <w:rPr>
          <w:sz w:val="24"/>
          <w:szCs w:val="24"/>
          <w:lang w:val="vi-VN"/>
        </w:rPr>
      </w:pPr>
      <w:r w:rsidRPr="00756D2A">
        <w:rPr>
          <w:rFonts w:hint="cs"/>
          <w:sz w:val="24"/>
          <w:szCs w:val="24"/>
        </w:rPr>
        <w:t xml:space="preserve">Abstract: Asset allocators in emerging Southeast Asian markets </w:t>
      </w:r>
      <w:ins w:id="3" w:author="Ha Hong Hanh" w:date="2026-09-24T12:16:00Z" w16du:dateUtc="2026-09-24T05:16:00Z">
        <w:r w:rsidR="000F1FDE">
          <w:rPr>
            <w:sz w:val="24"/>
            <w:szCs w:val="24"/>
          </w:rPr>
          <w:t>frequently</w:t>
        </w:r>
        <w:r w:rsidR="000F1FDE" w:rsidRPr="00756D2A">
          <w:rPr>
            <w:rFonts w:hint="cs"/>
            <w:sz w:val="24"/>
            <w:szCs w:val="24"/>
          </w:rPr>
          <w:t xml:space="preserve"> </w:t>
        </w:r>
      </w:ins>
      <w:r w:rsidRPr="00756D2A">
        <w:rPr>
          <w:rFonts w:hint="cs"/>
          <w:sz w:val="24"/>
          <w:szCs w:val="24"/>
        </w:rPr>
        <w:t xml:space="preserve">treat large-cap and broad-market indices as separate diversification instruments, even in nested architectures where large-cap stocks dominate the broader market. Standard risk models conflate mechanical constituent overlap with genuine economic co-movement. </w:t>
      </w:r>
      <w:del w:id="4" w:author="Ha Hong Hanh" w:date="2026-09-24T12:17:00Z" w16du:dateUtc="2026-09-24T05:17:00Z">
        <w:r w:rsidRPr="00756D2A" w:rsidDel="000F1FDE">
          <w:rPr>
            <w:rFonts w:hint="cs"/>
            <w:sz w:val="24"/>
            <w:szCs w:val="24"/>
          </w:rPr>
          <w:delText xml:space="preserve">Using </w:delText>
        </w:r>
      </w:del>
      <w:ins w:id="5" w:author="Ha Hong Hanh" w:date="2026-09-24T12:17:00Z" w16du:dateUtc="2026-09-24T05:17:00Z">
        <w:r w:rsidR="000F1FDE">
          <w:rPr>
            <w:sz w:val="24"/>
            <w:szCs w:val="24"/>
          </w:rPr>
          <w:t>Utilizing</w:t>
        </w:r>
        <w:r w:rsidR="000F1FDE" w:rsidRPr="00756D2A">
          <w:rPr>
            <w:rFonts w:hint="cs"/>
            <w:sz w:val="24"/>
            <w:szCs w:val="24"/>
          </w:rPr>
          <w:t xml:space="preserve"> </w:t>
        </w:r>
      </w:ins>
      <w:r w:rsidRPr="00756D2A">
        <w:rPr>
          <w:rFonts w:hint="cs"/>
          <w:sz w:val="24"/>
          <w:szCs w:val="24"/>
        </w:rPr>
        <w:t>Detrended Cross-Correlation Analysis</w:t>
      </w:r>
      <w:ins w:id="6" w:author="Ha Hong Hanh" w:date="2026-09-24T12:28:00Z" w16du:dateUtc="2026-09-24T05:28:00Z">
        <w:r w:rsidR="00B92422">
          <w:rPr>
            <w:sz w:val="24"/>
            <w:szCs w:val="24"/>
          </w:rPr>
          <w:t xml:space="preserve"> (DCCA)</w:t>
        </w:r>
      </w:ins>
      <w:r w:rsidRPr="00756D2A">
        <w:rPr>
          <w:rFonts w:hint="cs"/>
          <w:sz w:val="24"/>
          <w:szCs w:val="24"/>
        </w:rPr>
        <w:t xml:space="preserve"> across intraday and daily intervals on the Ho Chi Minh City Stock Exchange, this study </w:t>
      </w:r>
      <w:del w:id="7" w:author="Ha Hong Hanh" w:date="2026-09-24T12:18:00Z" w16du:dateUtc="2026-09-24T05:18:00Z">
        <w:r w:rsidRPr="00756D2A" w:rsidDel="000F1FDE">
          <w:rPr>
            <w:rFonts w:hint="cs"/>
            <w:sz w:val="24"/>
            <w:szCs w:val="24"/>
          </w:rPr>
          <w:delText xml:space="preserve">shows </w:delText>
        </w:r>
      </w:del>
      <w:ins w:id="8" w:author="Ha Hong Hanh" w:date="2026-09-24T12:38:00Z" w16du:dateUtc="2026-09-24T05:38:00Z">
        <w:r w:rsidR="00522B79">
          <w:rPr>
            <w:sz w:val="24"/>
            <w:szCs w:val="24"/>
          </w:rPr>
          <w:t xml:space="preserve">                                                           </w:t>
        </w:r>
      </w:ins>
      <w:ins w:id="9" w:author="Ha Hong Hanh" w:date="2026-09-24T12:18:00Z" w16du:dateUtc="2026-09-24T05:18:00Z">
        <w:r w:rsidR="000F1FDE">
          <w:rPr>
            <w:sz w:val="24"/>
            <w:szCs w:val="24"/>
          </w:rPr>
          <w:t>illustrates</w:t>
        </w:r>
        <w:r w:rsidR="000F1FDE" w:rsidRPr="00756D2A">
          <w:rPr>
            <w:rFonts w:hint="cs"/>
            <w:sz w:val="24"/>
            <w:szCs w:val="24"/>
          </w:rPr>
          <w:t xml:space="preserve"> </w:t>
        </w:r>
      </w:ins>
      <w:r w:rsidRPr="00756D2A">
        <w:rPr>
          <w:rFonts w:hint="cs"/>
          <w:sz w:val="24"/>
          <w:szCs w:val="24"/>
        </w:rPr>
        <w:t>that near-perfect headline index correlations primarily reflect shared capitalization rather than cross-tier interdependence. Purging constituent overlap reveals underlying co-movement roughly 0.09 correlation points lower, aligning with dedicated mid-cap cash benchmarks</w:t>
      </w:r>
      <w:del w:id="10" w:author="Ha Hong Hanh" w:date="2026-09-24T12:19:00Z" w16du:dateUtc="2026-09-24T05:19:00Z">
        <w:r w:rsidRPr="00756D2A" w:rsidDel="000F1FDE">
          <w:rPr>
            <w:rFonts w:hint="cs"/>
            <w:sz w:val="24"/>
            <w:szCs w:val="24"/>
          </w:rPr>
          <w:delText>, with co-movement strengthening across longer holding horizons as microstructure frictions resolve and information diffuses</w:delText>
        </w:r>
      </w:del>
      <w:ins w:id="11" w:author="Ha Hong Hanh" w:date="2026-09-24T12:19:00Z" w16du:dateUtc="2026-09-24T05:19:00Z">
        <w:r w:rsidR="000F1FDE">
          <w:rPr>
            <w:sz w:val="24"/>
            <w:szCs w:val="24"/>
          </w:rPr>
          <w:t>. Furthe</w:t>
        </w:r>
      </w:ins>
      <w:ins w:id="12" w:author="Ha Hong Hanh" w:date="2026-09-24T12:20:00Z" w16du:dateUtc="2026-09-24T05:20:00Z">
        <w:r w:rsidR="000F1FDE">
          <w:rPr>
            <w:sz w:val="24"/>
            <w:szCs w:val="24"/>
          </w:rPr>
          <w:t xml:space="preserve">rmore, this co-movement strengthens over longer holding horizons as </w:t>
        </w:r>
      </w:ins>
      <w:ins w:id="13" w:author="Ha Hong Hanh" w:date="2026-09-24T12:21:00Z" w16du:dateUtc="2026-09-24T05:21:00Z">
        <w:r w:rsidR="000F1FDE">
          <w:rPr>
            <w:sz w:val="24"/>
            <w:szCs w:val="24"/>
          </w:rPr>
          <w:t>microstructure frictions resolve and information diffuses throughout the market</w:t>
        </w:r>
      </w:ins>
      <w:r w:rsidRPr="00756D2A">
        <w:rPr>
          <w:rFonts w:hint="cs"/>
          <w:sz w:val="24"/>
          <w:szCs w:val="24"/>
        </w:rPr>
        <w:t>. Forbes–</w:t>
      </w:r>
      <w:proofErr w:type="spellStart"/>
      <w:r w:rsidRPr="00756D2A">
        <w:rPr>
          <w:rFonts w:hint="cs"/>
          <w:sz w:val="24"/>
          <w:szCs w:val="24"/>
        </w:rPr>
        <w:t>Rigobon</w:t>
      </w:r>
      <w:proofErr w:type="spellEnd"/>
      <w:r w:rsidRPr="00756D2A">
        <w:rPr>
          <w:rFonts w:hint="cs"/>
          <w:sz w:val="24"/>
          <w:szCs w:val="24"/>
        </w:rPr>
        <w:t xml:space="preserve"> volatility conditioning confirms structural correlation breakdown during systemic stress, with cross-tier linkages tightening by up to 0.30 correlation points. </w:t>
      </w:r>
      <w:ins w:id="14" w:author="Ha Hong Hanh" w:date="2026-09-24T12:22:00Z" w16du:dateUtc="2026-09-24T05:22:00Z">
        <w:r w:rsidR="000F1FDE">
          <w:rPr>
            <w:sz w:val="24"/>
            <w:szCs w:val="24"/>
          </w:rPr>
          <w:t xml:space="preserve">Consequently, </w:t>
        </w:r>
      </w:ins>
      <w:del w:id="15" w:author="Ha Hong Hanh" w:date="2026-09-24T12:22:00Z" w16du:dateUtc="2026-09-24T05:22:00Z">
        <w:r w:rsidRPr="00756D2A" w:rsidDel="000F1FDE">
          <w:rPr>
            <w:rFonts w:hint="cs"/>
            <w:sz w:val="24"/>
            <w:szCs w:val="24"/>
          </w:rPr>
          <w:delText>S</w:delText>
        </w:r>
      </w:del>
      <w:ins w:id="16" w:author="Ha Hong Hanh" w:date="2026-09-24T12:22:00Z" w16du:dateUtc="2026-09-24T05:22:00Z">
        <w:r w:rsidR="000F1FDE">
          <w:rPr>
            <w:sz w:val="24"/>
            <w:szCs w:val="24"/>
          </w:rPr>
          <w:t>s</w:t>
        </w:r>
      </w:ins>
      <w:r w:rsidRPr="00756D2A">
        <w:rPr>
          <w:rFonts w:hint="cs"/>
          <w:sz w:val="24"/>
          <w:szCs w:val="24"/>
        </w:rPr>
        <w:t xml:space="preserve">tatic models </w:t>
      </w:r>
      <w:del w:id="17" w:author="Ha Hong Hanh" w:date="2026-09-24T12:22:00Z" w16du:dateUtc="2026-09-24T05:22:00Z">
        <w:r w:rsidRPr="00756D2A" w:rsidDel="000F1FDE">
          <w:rPr>
            <w:rFonts w:hint="cs"/>
            <w:sz w:val="24"/>
            <w:szCs w:val="24"/>
          </w:rPr>
          <w:delText>therefore</w:delText>
        </w:r>
      </w:del>
      <w:r w:rsidRPr="00756D2A">
        <w:rPr>
          <w:rFonts w:hint="cs"/>
          <w:sz w:val="24"/>
          <w:szCs w:val="24"/>
        </w:rPr>
        <w:t xml:space="preserve"> overstate </w:t>
      </w:r>
      <w:del w:id="18" w:author="Ha Hong Hanh" w:date="2026-09-24T12:23:00Z" w16du:dateUtc="2026-09-24T05:23:00Z">
        <w:r w:rsidRPr="00756D2A" w:rsidDel="000F1FDE">
          <w:rPr>
            <w:rFonts w:hint="cs"/>
            <w:sz w:val="24"/>
            <w:szCs w:val="24"/>
          </w:rPr>
          <w:delText xml:space="preserve">calm-market </w:delText>
        </w:r>
      </w:del>
      <w:r w:rsidRPr="00756D2A">
        <w:rPr>
          <w:rFonts w:hint="cs"/>
          <w:sz w:val="24"/>
          <w:szCs w:val="24"/>
        </w:rPr>
        <w:t>mid-cap portfolio variance</w:t>
      </w:r>
      <w:ins w:id="19" w:author="Ha Hong Hanh" w:date="2026-09-24T12:23:00Z" w16du:dateUtc="2026-09-24T05:23:00Z">
        <w:r w:rsidR="000F1FDE">
          <w:rPr>
            <w:sz w:val="24"/>
            <w:szCs w:val="24"/>
          </w:rPr>
          <w:t xml:space="preserve"> during calm market regimes</w:t>
        </w:r>
      </w:ins>
      <w:r w:rsidRPr="00756D2A">
        <w:rPr>
          <w:rFonts w:hint="cs"/>
          <w:sz w:val="24"/>
          <w:szCs w:val="24"/>
        </w:rPr>
        <w:t xml:space="preserve"> while underestimating crisis-period tail risk</w:t>
      </w:r>
      <w:ins w:id="20" w:author="Ha Hong Hanh" w:date="2026-09-24T12:25:00Z" w16du:dateUtc="2026-09-24T05:25:00Z">
        <w:r w:rsidR="0018269D">
          <w:rPr>
            <w:sz w:val="24"/>
            <w:szCs w:val="24"/>
          </w:rPr>
          <w:t xml:space="preserve">. These research findings </w:t>
        </w:r>
      </w:ins>
      <w:ins w:id="21" w:author="Ha Hong Hanh" w:date="2026-09-24T12:28:00Z" w16du:dateUtc="2026-09-24T05:28:00Z">
        <w:r w:rsidR="0018269D">
          <w:rPr>
            <w:sz w:val="24"/>
            <w:szCs w:val="24"/>
          </w:rPr>
          <w:t>highlight</w:t>
        </w:r>
      </w:ins>
      <w:ins w:id="22" w:author="Ha Hong Hanh" w:date="2026-09-24T12:26:00Z" w16du:dateUtc="2026-09-24T05:26:00Z">
        <w:r w:rsidR="0018269D">
          <w:rPr>
            <w:sz w:val="24"/>
            <w:szCs w:val="24"/>
          </w:rPr>
          <w:t xml:space="preserve"> the imperative for independent mid-cap benchmarks and regime-sensitive risk budgeting </w:t>
        </w:r>
      </w:ins>
      <w:ins w:id="23" w:author="Ha Hong Hanh" w:date="2026-09-24T12:27:00Z" w16du:dateUtc="2026-09-24T05:27:00Z">
        <w:r w:rsidR="0018269D">
          <w:rPr>
            <w:sz w:val="24"/>
            <w:szCs w:val="24"/>
          </w:rPr>
          <w:t>across ASEAN capital markets</w:t>
        </w:r>
      </w:ins>
      <w:del w:id="24" w:author="Ha Hong Hanh" w:date="2026-09-24T12:25:00Z" w16du:dateUtc="2026-09-24T05:25:00Z">
        <w:r w:rsidRPr="00756D2A" w:rsidDel="0018269D">
          <w:rPr>
            <w:rFonts w:hint="cs"/>
            <w:sz w:val="24"/>
            <w:szCs w:val="24"/>
          </w:rPr>
          <w:delText>,</w:delText>
        </w:r>
      </w:del>
      <w:ins w:id="25" w:author="Ha Hong Hanh" w:date="2026-09-24T12:27:00Z" w16du:dateUtc="2026-09-24T05:27:00Z">
        <w:r w:rsidR="0018269D">
          <w:rPr>
            <w:sz w:val="24"/>
            <w:szCs w:val="24"/>
          </w:rPr>
          <w:t>.</w:t>
        </w:r>
      </w:ins>
      <w:r w:rsidRPr="00756D2A">
        <w:rPr>
          <w:rFonts w:hint="cs"/>
          <w:sz w:val="24"/>
          <w:szCs w:val="24"/>
        </w:rPr>
        <w:t xml:space="preserve"> </w:t>
      </w:r>
      <w:del w:id="26" w:author="Ha Hong Hanh" w:date="2026-09-24T12:27:00Z" w16du:dateUtc="2026-09-24T05:27:00Z">
        <w:r w:rsidRPr="00756D2A" w:rsidDel="0018269D">
          <w:rPr>
            <w:rFonts w:hint="cs"/>
            <w:sz w:val="24"/>
            <w:szCs w:val="24"/>
          </w:rPr>
          <w:delText>highlighting the need for independent mid-cap benchmarks and regime-sensitive risk budgeting across ASEAN markets.</w:delText>
        </w:r>
      </w:del>
    </w:p>
    <w:p w14:paraId="1DB66A05" w14:textId="77777777" w:rsidR="000019C6" w:rsidRPr="00756D2A" w:rsidRDefault="000019C6" w:rsidP="00756D2A">
      <w:pPr>
        <w:pStyle w:val="keywords"/>
        <w:rPr>
          <w:sz w:val="24"/>
          <w:szCs w:val="24"/>
        </w:rPr>
      </w:pPr>
      <w:r w:rsidRPr="00756D2A">
        <w:rPr>
          <w:rFonts w:hint="cs"/>
          <w:sz w:val="24"/>
          <w:szCs w:val="24"/>
        </w:rPr>
        <w:t>Keywords: constituent overlap, DCCA, Forbes–</w:t>
      </w:r>
      <w:proofErr w:type="spellStart"/>
      <w:r w:rsidRPr="00756D2A">
        <w:rPr>
          <w:rFonts w:hint="cs"/>
          <w:sz w:val="24"/>
          <w:szCs w:val="24"/>
        </w:rPr>
        <w:t>Rigobon</w:t>
      </w:r>
      <w:proofErr w:type="spellEnd"/>
      <w:r w:rsidRPr="00756D2A">
        <w:rPr>
          <w:rFonts w:hint="cs"/>
          <w:sz w:val="24"/>
          <w:szCs w:val="24"/>
        </w:rPr>
        <w:t xml:space="preserve"> adjustment, multiscale correlation, portfolio risk.</w:t>
      </w:r>
    </w:p>
    <w:p w14:paraId="7A0E11C3" w14:textId="77777777" w:rsidR="000019C6" w:rsidRPr="00756D2A" w:rsidRDefault="000019C6" w:rsidP="00756D2A">
      <w:pPr>
        <w:spacing w:line="300" w:lineRule="auto"/>
        <w:jc w:val="both"/>
      </w:pPr>
      <w:r w:rsidRPr="00756D2A">
        <w:rPr>
          <w:rFonts w:hint="cs"/>
        </w:rPr>
        <w:t>JEL Classification: C58, G11, G12.</w:t>
      </w:r>
    </w:p>
    <w:p w14:paraId="08CC5EC7" w14:textId="77777777" w:rsidR="000019C6" w:rsidRPr="00756D2A" w:rsidRDefault="000019C6" w:rsidP="00756D2A">
      <w:pPr>
        <w:pStyle w:val="heading1"/>
        <w:numPr>
          <w:ilvl w:val="0"/>
          <w:numId w:val="0"/>
        </w:numPr>
        <w:tabs>
          <w:tab w:val="left" w:pos="720"/>
        </w:tabs>
        <w:spacing w:line="300" w:lineRule="auto"/>
        <w:jc w:val="both"/>
        <w:rPr>
          <w:szCs w:val="24"/>
        </w:rPr>
      </w:pPr>
      <w:bookmarkStart w:id="27" w:name="introduction"/>
      <w:r w:rsidRPr="00756D2A">
        <w:rPr>
          <w:rFonts w:hint="cs"/>
          <w:szCs w:val="24"/>
        </w:rPr>
        <w:t>1. Introduction</w:t>
      </w:r>
    </w:p>
    <w:p w14:paraId="235CB237" w14:textId="77777777" w:rsidR="000019C6" w:rsidRPr="00756D2A" w:rsidRDefault="000019C6" w:rsidP="00756D2A">
      <w:pPr>
        <w:jc w:val="both"/>
      </w:pPr>
      <w:bookmarkStart w:id="28" w:name="X658d517f100aa41d683afb1a58bd69217d3b6dc"/>
      <w:bookmarkEnd w:id="27"/>
      <w:r w:rsidRPr="00756D2A">
        <w:rPr>
          <w:rFonts w:hint="cs"/>
        </w:rPr>
        <w:t xml:space="preserve">Portfolio managers and institutional asset allocators in emerging equity markets frequently construct multi-capitalization portfolios under the assumption that large-cap and mid-cap stock indices serve as independent diversification instruments. In empirical practice, risk models, asset allocation algorithms, and regulatory stress-testing frameworks routinely parameterize cross-asset dependence using a single static Pearson correlation coefficient estimated from daily closing prices </w:t>
      </w:r>
      <w:r w:rsidRPr="00756D2A">
        <w:rPr>
          <w:rFonts w:hint="cs"/>
        </w:rPr>
        <w:fldChar w:fldCharType="begin"/>
      </w:r>
      <w:r w:rsidRPr="00756D2A">
        <w:rPr>
          <w:rFonts w:hint="cs"/>
        </w:rPr>
        <w:instrText xml:space="preserve"> ADDIN PAPERPAL_ITEM CSL_CITATION {"citationItems":[{"itemType":"journalArticle","author":[{"given":"H","family":"Markowitz"}],"container-title":"The Journal of Finance","id":"1a283c2c-52c0-4086-b237-48291ed18e20","formattedCitation":"Markowitz, H. (1952). Portfolio selection. The Journal of Finance, 7(1), 77\u201391. https://doi.org/10.1111/j.1540-6261.1952.tb01525.x","type":"article-journal","issued":{"date-parts":[["1952"]]},"title":"Portfolio selection","DOI":"10.1111/j.1540-6261.1952.tb01525.x"}],"citationID":"1a283c2c-52c0-4086-b237-48291ed18e20","properties":{"formattedCitation":"(Markowitz, 1952)","plainCitation":"(Markowitz, 1952)","noteIndex":0}}</w:instrText>
      </w:r>
      <w:r w:rsidRPr="00756D2A">
        <w:rPr>
          <w:rFonts w:hint="cs"/>
        </w:rPr>
        <w:fldChar w:fldCharType="separate"/>
      </w:r>
      <w:r w:rsidRPr="00756D2A">
        <w:rPr>
          <w:rFonts w:hint="cs"/>
        </w:rPr>
        <w:t>(Markowitz, 1952)</w:t>
      </w:r>
      <w:r w:rsidRPr="00756D2A">
        <w:rPr>
          <w:rFonts w:hint="cs"/>
        </w:rPr>
        <w:fldChar w:fldCharType="end"/>
      </w:r>
      <w:r w:rsidRPr="00756D2A">
        <w:rPr>
          <w:rFonts w:hint="cs"/>
        </w:rPr>
        <w:t>. This conventional approach embeds two critical, yet rarely tested, assumptions: first, that cross-asset co-movement is scale-invariant across holding horizons ranging from high-frequency intraday intervals to multi-month cycles; and second, that cross-sectional dependence remains constant across calm and volatile market regimes.</w:t>
      </w:r>
    </w:p>
    <w:p w14:paraId="362DAB1E" w14:textId="77777777" w:rsidR="000019C6" w:rsidRPr="00756D2A" w:rsidRDefault="000019C6" w:rsidP="00756D2A">
      <w:pPr>
        <w:jc w:val="both"/>
      </w:pPr>
    </w:p>
    <w:p w14:paraId="110A6E26" w14:textId="77777777" w:rsidR="000019C6" w:rsidRPr="00756D2A" w:rsidRDefault="000019C6" w:rsidP="00756D2A">
      <w:pPr>
        <w:jc w:val="both"/>
      </w:pPr>
      <w:r w:rsidRPr="00756D2A">
        <w:rPr>
          <w:rFonts w:hint="cs"/>
        </w:rPr>
        <w:t xml:space="preserve">In nested equity index systems, this reliance on static correlations creates an econometric bias. Across Southeast Asian equity markets, index providers routinely employ nested, capitalization-tiered architectures. For example, the FTSE Bursa Malaysia KLCI (top 30) is nested within the </w:t>
      </w:r>
      <w:r w:rsidRPr="00756D2A">
        <w:rPr>
          <w:rFonts w:hint="cs"/>
        </w:rPr>
        <w:lastRenderedPageBreak/>
        <w:t>FTSE Bursa Malaysia Top 100 Index and FBM EMAS Index, the SET50 is nested within the SET100 in Thailand, and the IDX30 is nested within the LQ45 in Indonesia. While mature ASEAN exchanges, such as Bursa Malaysia, support continuous cash-futures arbitrage and market completeness through Regulated Short Selling (RSS) and Intraday Short Selling (IDSS) on eligible constituent equities, emerging frontier exchanges frequently operate under binding short-sale prohibitions and slower settlement cycles. On the Ho Chi Minh City Stock Exchange (HOSE), the flagship large-cap index (VN30) is fully embedded within the top-100 benchmark (VN100), which is in turn nested within the broad market index (VNINDEX), satisfying the strict subset relation:</w:t>
      </w:r>
    </w:p>
    <w:p w14:paraId="58306FE2" w14:textId="77777777" w:rsidR="000019C6" w:rsidRPr="00756D2A" w:rsidRDefault="000019C6" w:rsidP="00756D2A">
      <w:pPr>
        <w:jc w:val="both"/>
      </w:pPr>
    </w:p>
    <w:p w14:paraId="55412743" w14:textId="77777777" w:rsidR="000019C6" w:rsidRPr="00756D2A" w:rsidRDefault="000019C6" w:rsidP="00756D2A">
      <w:pPr>
        <w:jc w:val="both"/>
      </w:pPr>
      <w:r w:rsidRPr="00756D2A">
        <w:rPr>
          <w:rFonts w:hint="cs"/>
        </w:rPr>
        <w:t>Because the 30 largest firms represent over two-thirds of the free-float market capitalization of VN100 and more than half of the total market capitalization of HOSE, the return co-movement among these indices is mechanically bound by construction. Treating their empirical correlation as an indicator of genuine economic linkage conflates index engineering overlap with market co-movement. When an institutional investor diversifies across the VN30 and VN100, the perceived diversification benefit may be largely illusory.</w:t>
      </w:r>
    </w:p>
    <w:p w14:paraId="3F8C2056" w14:textId="77777777" w:rsidR="000019C6" w:rsidRPr="00756D2A" w:rsidRDefault="000019C6" w:rsidP="00756D2A">
      <w:pPr>
        <w:jc w:val="both"/>
      </w:pPr>
    </w:p>
    <w:p w14:paraId="7DC16BC4" w14:textId="76CAE6F5" w:rsidR="000019C6" w:rsidRPr="00E634FC" w:rsidRDefault="000019C6" w:rsidP="00E634FC">
      <w:pPr>
        <w:jc w:val="both"/>
        <w:rPr>
          <w:lang w:val="vi-VN"/>
        </w:rPr>
      </w:pPr>
      <w:r w:rsidRPr="00756D2A">
        <w:rPr>
          <w:rFonts w:hint="cs"/>
        </w:rPr>
        <w:t xml:space="preserve">To separate multiscale dynamics from nonstationary noise, </w:t>
      </w:r>
      <w:proofErr w:type="spellStart"/>
      <w:r w:rsidRPr="00756D2A">
        <w:rPr>
          <w:rFonts w:hint="cs"/>
        </w:rPr>
        <w:t>econophysics</w:t>
      </w:r>
      <w:proofErr w:type="spellEnd"/>
      <w:r w:rsidRPr="00756D2A">
        <w:rPr>
          <w:rFonts w:hint="cs"/>
        </w:rPr>
        <w:t xml:space="preserve"> and financial econometrics have increasingly adopted Detrended Cross-Correlation Analysis (DCCA) </w:t>
      </w:r>
      <w:r w:rsidRPr="00756D2A">
        <w:rPr>
          <w:rFonts w:hint="cs"/>
        </w:rPr>
        <w:fldChar w:fldCharType="begin"/>
      </w:r>
      <w:r w:rsidRPr="00756D2A">
        <w:rPr>
          <w:rFonts w:hint="cs"/>
        </w:rPr>
        <w:instrText xml:space="preserve"> ADDIN PAPERPAL_ITEM CSL_CITATION {"citationItems":[{"itemType":"journalArticle","author":[{"given":"B","family":"Podobnik"},{"given":"H. E","family":"Stanley"}],"container-title":"Physical Review Letters","id":"12835679-1442-4423-9be2-0e1836ec441e","formattedCitation":"Podobnik, B., &amp; Stanley, H. E. (2008). Detrended cross-correlation analysis: A new method for analyzing two nonstationary time series. Physical Review Letters, 100(8), 084102. https://doi.org/10.1103/PhysRevLett.100.084102","type":"article-journal","issued":{"date-parts":[["2008"]]},"title":"Detrended cross-correlation analysis: A new method for analyzing two nonstationary time series","DOI":"10.1103/PhysRevLett.100.084102"}],"citationID":"12835679-1442-4423-9be2-0e1836ec441e","properties":{"formattedCitation":"(Podobnik &amp;#38; Stanley, 2008)","plainCitation":"(Podobnik &amp;#38; Stanley, 2008)","noteIndex":0}}</w:instrText>
      </w:r>
      <w:r w:rsidRPr="00756D2A">
        <w:rPr>
          <w:rFonts w:hint="cs"/>
        </w:rPr>
        <w:fldChar w:fldCharType="separate"/>
      </w:r>
      <w:r w:rsidRPr="00756D2A">
        <w:rPr>
          <w:rFonts w:hint="cs"/>
        </w:rPr>
        <w:t>(Podobnik &amp; Stanley, 2008)</w:t>
      </w:r>
      <w:r w:rsidRPr="00756D2A">
        <w:rPr>
          <w:rFonts w:hint="cs"/>
        </w:rPr>
        <w:fldChar w:fldCharType="end"/>
      </w:r>
      <w:r w:rsidRPr="00756D2A">
        <w:rPr>
          <w:rFonts w:hint="cs"/>
        </w:rPr>
        <w:t xml:space="preserve"> and its multifractal generalization (MF-DCCA) </w:t>
      </w:r>
      <w:r w:rsidRPr="00756D2A">
        <w:rPr>
          <w:rFonts w:hint="cs"/>
        </w:rPr>
        <w:fldChar w:fldCharType="begin"/>
      </w:r>
      <w:r w:rsidRPr="00756D2A">
        <w:rPr>
          <w:rFonts w:hint="cs"/>
        </w:rPr>
        <w:instrText xml:space="preserve"> ADDIN PAPERPAL_ITEM CSL_CITATION {"citationItems":[{"itemType":"journalArticle","author":[{"given":"","family":"Zhou"}],"container-title":"Physical Review E","id":"38619899-939a-4c04-87f2-0f5e4bff042f","formattedCitation":"Zhou, W.-X. (2008). Multifractal detrended cross-correlation analysis for two nonstationary signals. Physical Review E, 77(6), 066211. https://doi.org/10.1103/PhysRevE.77.066211","type":"article-journal","issued":{"date-parts":[["2008"]]},"title":"Multifractal detrended cross-correlation analysis for two nonstationary signals","DOI":"10.1103/PhysRevE.77.066211"}],"citationID":"38619899-939a-4c04-87f2-0f5e4bff042f","properties":{"formattedCitation":"(Zhou, 2008)","plainCitation":"(Zhou, 2008)","noteIndex":0}}</w:instrText>
      </w:r>
      <w:r w:rsidRPr="00756D2A">
        <w:rPr>
          <w:rFonts w:hint="cs"/>
        </w:rPr>
        <w:fldChar w:fldCharType="separate"/>
      </w:r>
      <w:r w:rsidRPr="00756D2A">
        <w:rPr>
          <w:rFonts w:hint="cs"/>
        </w:rPr>
        <w:t>(Zhou, 2008)</w:t>
      </w:r>
      <w:r w:rsidRPr="00756D2A">
        <w:rPr>
          <w:rFonts w:hint="cs"/>
        </w:rPr>
        <w:fldChar w:fldCharType="end"/>
      </w:r>
      <w:r w:rsidRPr="00756D2A">
        <w:rPr>
          <w:rFonts w:hint="cs"/>
        </w:rPr>
        <w:t xml:space="preserve">. Building on Detrended Fluctuation Analysis </w:t>
      </w:r>
      <w:r w:rsidRPr="00756D2A">
        <w:rPr>
          <w:rFonts w:hint="cs"/>
        </w:rPr>
        <w:fldChar w:fldCharType="begin"/>
      </w:r>
      <w:r w:rsidRPr="00756D2A">
        <w:rPr>
          <w:rFonts w:hint="cs"/>
        </w:rPr>
        <w:instrText xml:space="preserve"> ADDIN PAPERPAL_ITEM CSL_CITATION {"citationItems":[{"itemType":"journalArticle","author":[{"given":"J. W","family":"Kantelhardt"},{"given":"S. A","family":"Zschiegner"},{"given":"E","family":"Koscielny-Bunde"},{"given":"S","family":"Havlin"},{"given":"A","family":"Bunde"},{"given":"H. E","family":"Stanley"}],"container-title":"Physica A: Statistical Mechanics and its Applications","id":"334df2a1-fa7a-4b00-b307-8fa345b46a21","formattedCitation":"Kantelhardt, J. W., Zschiegner, S. A., Koscielny-Bunde, E., Havlin, S., Bunde, A., &amp; Stanley, H. E. (2002). Multifractal detrended fluctuation analysis of nonstationary time series. Physica A: Statistical Mechanics and its Applications, 316(1\u20134), 87\u2013114. https://doi.org/10.1016/S0378-4371(02)01383-3","type":"article-journal","issued":{"date-parts":[["2002"]]},"title":"Multifractal detrended fluctuation analysis of nonstationary time series","DOI":"10.1016/S0378-4371(02)01383-3"}],"citationID":"334df2a1-fa7a-4b00-b307-8fa345b46a21","properties":{"formattedCitation":"(Kantelhardt et al., 2002)","plainCitation":"(Kantelhardt et al., 2002)","noteIndex":0}}</w:instrText>
      </w:r>
      <w:r w:rsidRPr="00756D2A">
        <w:rPr>
          <w:rFonts w:hint="cs"/>
        </w:rPr>
        <w:fldChar w:fldCharType="separate"/>
      </w:r>
      <w:r w:rsidRPr="00756D2A">
        <w:rPr>
          <w:rFonts w:hint="cs"/>
        </w:rPr>
        <w:t>(Kantelhardt et al., 2002)</w:t>
      </w:r>
      <w:r w:rsidRPr="00756D2A">
        <w:rPr>
          <w:rFonts w:hint="cs"/>
        </w:rPr>
        <w:fldChar w:fldCharType="end"/>
      </w:r>
      <w:r w:rsidRPr="00756D2A">
        <w:rPr>
          <w:rFonts w:hint="cs"/>
        </w:rPr>
        <w:t xml:space="preserve">, DCCA evaluates cross-correlations across non-overlapping temporal segments after filtering out local polynomial trends. </w:t>
      </w:r>
      <w:proofErr w:type="spellStart"/>
      <w:r w:rsidRPr="00756D2A">
        <w:rPr>
          <w:rFonts w:hint="cs"/>
        </w:rPr>
        <w:t>Zebende</w:t>
      </w:r>
      <w:proofErr w:type="spellEnd"/>
      <w:r w:rsidRPr="00756D2A">
        <w:rPr>
          <w:rFonts w:hint="cs"/>
        </w:rPr>
        <w:t xml:space="preserve"> (2011) normalized the DCCA covariance to establish a bounded correlation metric, while Podobnik et al. (2011) established the analytical finite-sample distribution for hypothesis testing. Subsequent advances have integrated moving-average formalisms </w:t>
      </w:r>
      <w:r w:rsidRPr="00756D2A">
        <w:rPr>
          <w:rFonts w:hint="cs"/>
        </w:rPr>
        <w:fldChar w:fldCharType="begin"/>
      </w:r>
      <w:r w:rsidRPr="00756D2A">
        <w:rPr>
          <w:rFonts w:hint="cs"/>
        </w:rPr>
        <w:instrText xml:space="preserve"> ADDIN PAPERPAL_ITEM CSL_CITATION {"citationItems":[{"itemType":"journalArticle","author":[{"given":"","family":"Jiang"}],"container-title":"Physical Review E","id":"4e2fe1cb-bb6e-4d9a-8b66-04a5893de489","formattedCitation":"Jiang, Z.-Q., &amp; Zhou, W.-X. (2011). Multifractal detrending moving-average cross-correlation analysis. Physical Review E, 84(1), 016106. https://doi.org/10.1103/PhysRevE.84.016106","type":"article-journal","issued":{"date-parts":[["2011"]]},"title":"Multifractal detrending moving-average cross-correlation analysis","DOI":"10.1103/PhysRevE.84.016106"}],"citationID":"4e2fe1cb-bb6e-4d9a-8b66-04a5893de489","properties":{"formattedCitation":"(Jiang, 2011)","plainCitation":"(Jiang, 2011)","noteIndex":0}}</w:instrText>
      </w:r>
      <w:r w:rsidRPr="00756D2A">
        <w:rPr>
          <w:rFonts w:hint="cs"/>
        </w:rPr>
        <w:fldChar w:fldCharType="separate"/>
      </w:r>
      <w:r w:rsidRPr="00756D2A">
        <w:rPr>
          <w:rFonts w:hint="cs"/>
        </w:rPr>
        <w:t>(</w:t>
      </w:r>
      <w:r w:rsidR="004B306D" w:rsidRPr="004B306D">
        <w:t xml:space="preserve"> Jiang &amp; Zhou, 2011</w:t>
      </w:r>
      <w:r w:rsidRPr="00756D2A">
        <w:rPr>
          <w:rFonts w:hint="cs"/>
        </w:rPr>
        <w:t>)</w:t>
      </w:r>
      <w:r w:rsidRPr="00756D2A">
        <w:rPr>
          <w:rFonts w:hint="cs"/>
        </w:rPr>
        <w:fldChar w:fldCharType="end"/>
      </w:r>
      <w:r w:rsidRPr="00756D2A">
        <w:rPr>
          <w:rFonts w:hint="cs"/>
        </w:rPr>
        <w:t xml:space="preserve"> and transfer entropy </w:t>
      </w:r>
      <w:r w:rsidRPr="00756D2A">
        <w:rPr>
          <w:rFonts w:hint="cs"/>
        </w:rPr>
        <w:fldChar w:fldCharType="begin"/>
      </w:r>
      <w:r w:rsidRPr="00756D2A">
        <w:rPr>
          <w:rFonts w:hint="cs"/>
        </w:rPr>
        <w:instrText xml:space="preserve"> ADDIN PAPERPAL_ITEM CSL_CITATION {"citationItems":[{"itemType":"journalArticle","author":[{"given":"W","family":"Zhou"},{"given":"J","family":"Huang"},{"given":"M","family":"Wang"}],"container-title":"Fractal and Fractional","id":"f62aecf5-f356-4a09-9a1a-31de89a82beb","formattedCitation":"Zhou, W., Huang, J., &amp; Wang, M. (2025). Multifractal characteristics and information flow analysis of stock markets based on multifractal detrended cross-correlation analysis and transfer entropy. Fractal and Fractional, 9(1), 14. https://doi.org/10.3390/fractalfract9010014","type":"article-journal","issued":{"date-parts":[["2025"]]},"title":"Multifractal characteristics and information flow analysis of stock markets based on multifractal detrended cross-correlation analysis and transfer entropy","DOI":"10.3390/fractalfract9010014"}],"citationID":"f62aecf5-f356-4a09-9a1a-31de89a82beb","properties":{"formattedCitation":"(Zhou et al., 2025)","plainCitation":"(Zhou et al., 2025)","noteIndex":0}}</w:instrText>
      </w:r>
      <w:r w:rsidRPr="00756D2A">
        <w:rPr>
          <w:rFonts w:hint="cs"/>
        </w:rPr>
        <w:fldChar w:fldCharType="separate"/>
      </w:r>
      <w:r w:rsidRPr="00756D2A">
        <w:rPr>
          <w:rFonts w:hint="cs"/>
        </w:rPr>
        <w:t>(Zhou et al., 2025)</w:t>
      </w:r>
      <w:r w:rsidRPr="00756D2A">
        <w:rPr>
          <w:rFonts w:hint="cs"/>
        </w:rPr>
        <w:fldChar w:fldCharType="end"/>
      </w:r>
      <w:r w:rsidRPr="00756D2A">
        <w:rPr>
          <w:rFonts w:hint="cs"/>
        </w:rPr>
        <w:t xml:space="preserve">. Applied empirical studies confirm that multiscale cross-correlations vary systematically across holding periods in developed equity markets, commodity baskets, and cross-border assets </w:t>
      </w:r>
      <w:r w:rsidRPr="00756D2A">
        <w:rPr>
          <w:rFonts w:hint="cs"/>
        </w:rPr>
        <w:fldChar w:fldCharType="begin"/>
      </w:r>
      <w:r w:rsidRPr="00756D2A">
        <w:rPr>
          <w:rFonts w:hint="cs"/>
        </w:rPr>
        <w:instrText xml:space="preserve"> ADDIN PAPERPAL_ITEM CSL_CITATION {"citationItems":[{"itemType":"journalArticle","author":[{"given":"Y","family":"Chen"},{"given":"J","family":"Zhang"},{"given":"L","family":"Lu"},{"given":"Z","family":"Xie"}],"container-title":"Heliyon","id":"ee6f802d-2fb0-45c0-895a-afc10510b2d5","formattedCitation":"Chen, Y., Zhang, J., Lu, L., &amp; Xie, Z. (2024). Cross-correlation and multifractality analysis of the Chinese and American stock markets based on the MF-DCCA model. Heliyon, 10(15), e36537. https://doi.org/10.1016/j.heliyon.2024.e36537","type":"article-journal","issued":{"date-parts":[["2024"]]},"title":"Cross-correlation and multifractality analysis of the Chinese and American stock markets based on the MF-DCCA model","DOI":"10.1016/j.heliyon.2024.e36537"},{"itemType":"journalArticle","author":[{"given":"Alomari","family":"A. R."},{"given":"D","family":"McMillan"}],"container-title":"Research in International Business and Finance","id":"edffea05-ff07-499a-b9bc-85b61a86bb49","formattedCitation":"Al Rababa\u2019a, A. R., Alomari, M., &amp; McMillan, D. (2021). Multiscale stock-bond correlation: Implications for risk management. Research in International Business and Finance, 58, 101435. https://doi.org/10.1016/j.ribaf.2021.101435","type":"article-journal","issued":{"date-parts":[["2021"]]},"title":"Multiscale stock-bond correlation: Implications for risk management","DOI":"10.1016/j.ribaf.2021.101435"},{"itemType":"journalArticle","author":[{"given":"F","family":"Aslam"},{"given":"P","family":"Ferreira"},{"given":"H","family":"Ali"},{"given":"M","family":"Oliveira"}],"container-title":"Economies","id":"afc1db5b-5adb-4a5f-b977-ed9899401424","formattedCitation":"Aslam, F., Ferreira, P., Ali, H., Arifa, &amp; Oliveira, M. (2023). Islamic vs. Conventional Equity Markets: A Multifractal Cross-Correlation Analysis with Economic Policy Uncertainty. Economies, 11(1), 16. https://doi.org/10.3390/economies11010016","type":"article-journal","issued":{"date-parts":[["2023"]]},"title":"Islamic vs. Conventional Equity Markets: A Multifractal Cross-Correlation Analysis with Economic Policy Uncertainty","DOI":"10.3390/economies11010016"}],"citationID":"ee6f802d-2fb0-45c0-895a-afc10510b2d5;edffea05-ff07-499a-b9bc-85b61a86bb49;afc1db5b-5adb-4a5f-b977-ed9899401424","properties":{"formattedCitation":"(A. R. &amp;#38; McMillan, 2021; Aslam et al., 2023; Chen et al., 2024)","plainCitation":"(A. R. &amp;#38; McMillan, 2021; Aslam et al., 2023; Chen et al., 2024)","noteIndex":0}}</w:instrText>
      </w:r>
      <w:r w:rsidRPr="00756D2A">
        <w:rPr>
          <w:rFonts w:hint="cs"/>
        </w:rPr>
        <w:fldChar w:fldCharType="separate"/>
      </w:r>
      <w:r w:rsidR="00E634FC">
        <w:rPr>
          <w:lang w:val="vi-VN"/>
        </w:rPr>
        <w:t>(</w:t>
      </w:r>
      <w:r w:rsidR="00E634FC" w:rsidRPr="00E634FC">
        <w:t xml:space="preserve"> </w:t>
      </w:r>
      <w:r w:rsidR="00E634FC" w:rsidRPr="00E634FC">
        <w:rPr>
          <w:lang w:val="vi-VN"/>
        </w:rPr>
        <w:t>Al Rababa'a et al., 2021; Aslam et al., 2023; Chen et al.,</w:t>
      </w:r>
      <w:r w:rsidR="00E634FC">
        <w:rPr>
          <w:lang w:val="vi-VN"/>
        </w:rPr>
        <w:t xml:space="preserve"> </w:t>
      </w:r>
      <w:r w:rsidR="00E634FC" w:rsidRPr="00E634FC">
        <w:rPr>
          <w:lang w:val="vi-VN"/>
        </w:rPr>
        <w:t>2024</w:t>
      </w:r>
      <w:r w:rsidRPr="00756D2A">
        <w:rPr>
          <w:rFonts w:hint="cs"/>
        </w:rPr>
        <w:t>)</w:t>
      </w:r>
      <w:r w:rsidRPr="00756D2A">
        <w:rPr>
          <w:rFonts w:hint="cs"/>
        </w:rPr>
        <w:fldChar w:fldCharType="end"/>
      </w:r>
      <w:r w:rsidRPr="00756D2A">
        <w:rPr>
          <w:rFonts w:hint="cs"/>
        </w:rPr>
        <w:t xml:space="preserve">. However, this literature predominantly analyzes asset pairs that are strictly disjoint in their constituent composition (such as stock-bond pairs or cross-country equity benchmarks). </w:t>
      </w:r>
      <w:del w:id="29" w:author="Ha Hong Hanh" w:date="2026-09-24T17:27:00Z" w16du:dateUtc="2026-09-24T10:27:00Z">
        <w:r w:rsidRPr="00756D2A" w:rsidDel="008328EC">
          <w:rPr>
            <w:rFonts w:hint="cs"/>
          </w:rPr>
          <w:delText>The behavior of multiscale cross-correlations within nested index architectures, in which mechanical overlap and genuine economic transmission operate simultaneously, remains an unaddressed empirical issue.</w:delText>
        </w:r>
      </w:del>
      <w:ins w:id="30" w:author="Ha Hong Hanh" w:date="2026-09-24T17:27:00Z" w16du:dateUtc="2026-09-24T10:27:00Z">
        <w:r w:rsidR="008328EC">
          <w:t xml:space="preserve"> The behavioral dynamics of multiscale cross-correlations within nested index </w:t>
        </w:r>
      </w:ins>
      <w:ins w:id="31" w:author="Ha Hong Hanh" w:date="2026-09-24T17:28:00Z" w16du:dateUtc="2026-09-24T10:28:00Z">
        <w:r w:rsidR="008328EC">
          <w:t>architectures</w:t>
        </w:r>
      </w:ins>
      <w:ins w:id="32" w:author="Ha Hong Hanh" w:date="2026-09-24T17:41:00Z" w16du:dateUtc="2026-09-24T10:41:00Z">
        <w:r w:rsidR="00A20458">
          <w:t>,</w:t>
        </w:r>
      </w:ins>
      <w:ins w:id="33" w:author="Ha Hong Hanh" w:date="2026-09-24T17:28:00Z" w16du:dateUtc="2026-09-24T10:28:00Z">
        <w:r w:rsidR="008328EC">
          <w:t xml:space="preserve"> where mechanical </w:t>
        </w:r>
      </w:ins>
      <w:ins w:id="34" w:author="Ha Hong Hanh" w:date="2026-09-24T17:29:00Z" w16du:dateUtc="2026-09-24T10:29:00Z">
        <w:r w:rsidR="008328EC">
          <w:t xml:space="preserve">overlap and </w:t>
        </w:r>
      </w:ins>
      <w:ins w:id="35" w:author="Ha Hong Hanh" w:date="2026-09-24T17:40:00Z" w16du:dateUtc="2026-09-24T10:40:00Z">
        <w:r w:rsidR="00A20458">
          <w:t>g</w:t>
        </w:r>
      </w:ins>
      <w:ins w:id="36" w:author="Ha Hong Hanh" w:date="2026-09-24T17:41:00Z" w16du:dateUtc="2026-09-24T10:41:00Z">
        <w:r w:rsidR="00A20458">
          <w:t>enuine economic transmission coexist</w:t>
        </w:r>
      </w:ins>
      <w:ins w:id="37" w:author="Ha Hong Hanh" w:date="2026-09-24T17:42:00Z" w16du:dateUtc="2026-09-24T10:42:00Z">
        <w:r w:rsidR="00A20458">
          <w:t>, remain</w:t>
        </w:r>
      </w:ins>
      <w:ins w:id="38" w:author="Ha Hong Hanh" w:date="2026-09-24T17:46:00Z" w16du:dateUtc="2026-09-24T10:46:00Z">
        <w:r w:rsidR="00A20458">
          <w:t xml:space="preserve"> an unaddressed </w:t>
        </w:r>
      </w:ins>
      <w:ins w:id="39" w:author="Ha Hong Hanh" w:date="2026-09-24T17:47:00Z" w16du:dateUtc="2026-09-24T10:47:00Z">
        <w:r w:rsidR="00275213">
          <w:t xml:space="preserve">empirical issue. </w:t>
        </w:r>
      </w:ins>
    </w:p>
    <w:p w14:paraId="005026F5" w14:textId="77777777" w:rsidR="000019C6" w:rsidRPr="00756D2A" w:rsidRDefault="000019C6" w:rsidP="00756D2A">
      <w:pPr>
        <w:jc w:val="both"/>
      </w:pPr>
    </w:p>
    <w:p w14:paraId="1DF335EF" w14:textId="34F931B3" w:rsidR="000019C6" w:rsidRPr="00756D2A" w:rsidRDefault="000019C6" w:rsidP="00756D2A">
      <w:pPr>
        <w:jc w:val="both"/>
      </w:pPr>
      <w:r w:rsidRPr="00756D2A">
        <w:rPr>
          <w:rFonts w:hint="cs"/>
        </w:rPr>
        <w:t xml:space="preserve">This gap in the benchmark design interacts directly with index engineering and constituent overlap. When index providers construct size-based benchmarks using top-down capitalization cut-offs, large-cap equities inevitably dominate broad-market indices. While </w:t>
      </w:r>
      <w:proofErr w:type="spellStart"/>
      <w:r w:rsidRPr="00756D2A">
        <w:rPr>
          <w:rFonts w:hint="cs"/>
        </w:rPr>
        <w:t>Michis</w:t>
      </w:r>
      <w:proofErr w:type="spellEnd"/>
      <w:r w:rsidRPr="00756D2A">
        <w:rPr>
          <w:rFonts w:hint="cs"/>
        </w:rPr>
        <w:t xml:space="preserve"> (2022) applied wavelet partial correlations to eliminate redundant factor exposures in non-overlapping asset clusters, Rodriguez and Alvarez-Ramirez (2021) documented shifting volume-return co-movements in US equities driven by index fund proliferation. Emerging markets face substantial risk from passive tracking. If risk models fail to purge shared constituent capitalization, they mistake mechanical index engineering for economic diversification.</w:t>
      </w:r>
    </w:p>
    <w:p w14:paraId="1668DCC2" w14:textId="77777777" w:rsidR="000019C6" w:rsidRPr="00756D2A" w:rsidRDefault="000019C6" w:rsidP="00756D2A">
      <w:pPr>
        <w:jc w:val="both"/>
      </w:pPr>
    </w:p>
    <w:p w14:paraId="4FE9B28D" w14:textId="4FD99CDF" w:rsidR="000019C6" w:rsidRPr="00756D2A" w:rsidRDefault="000019C6" w:rsidP="00756D2A">
      <w:pPr>
        <w:jc w:val="both"/>
      </w:pPr>
      <w:r w:rsidRPr="00756D2A">
        <w:rPr>
          <w:rFonts w:hint="cs"/>
        </w:rPr>
        <w:t xml:space="preserve">Market regime shifts and microstructure frictions complicate this dependence. A well-established empirical stylized fact is that cross-asset correlations are asymmetric, increasing during market </w:t>
      </w:r>
      <w:r w:rsidRPr="00756D2A">
        <w:rPr>
          <w:rFonts w:hint="cs"/>
        </w:rPr>
        <w:lastRenderedPageBreak/>
        <w:t xml:space="preserve">downturns when diversification is critical </w:t>
      </w:r>
      <w:r w:rsidRPr="00756D2A">
        <w:rPr>
          <w:rFonts w:hint="cs"/>
        </w:rPr>
        <w:fldChar w:fldCharType="begin"/>
      </w:r>
      <w:r w:rsidRPr="00756D2A">
        <w:rPr>
          <w:rFonts w:hint="cs"/>
        </w:rPr>
        <w:instrText xml:space="preserve"> ADDIN PAPERPAL_ITEM CSL_CITATION {"citationItems":[{"itemType":"journalArticle","author":[{"given":"F","family":"Longin"},{"given":"B","family":"Solnik"}],"container-title":"The Journal of Finance","id":"da1ab943-9d66-476d-a2c3-9850d5e6c189","formattedCitation":"Longin, F., &amp; Solnik, B. (2001). Extreme correlation of international equity markets. The Journal of Finance, 56(2), 649\u2013676. https://doi.org/10.1111/0022-1082.00340","type":"article-journal","issued":{"date-parts":[["2001"]]},"title":"Extreme correlation of international equity markets","DOI":"10.1111/0022-1082.00340"},{"itemType":"journalArticle","author":[{"given":"A","family":"Ang"},{"given":"J","family":"Chen"}],"container-title":"Journal of Financial Economics","id":"c3c2c72d-647e-447f-ae9a-fb0f024e2300","formattedCitation":"Ang, A., &amp; Chen, J. (2002). Asymmetric correlations of equity portfolios. Journal of Financial Economics, 63(3), 443\u2013494. https://doi.org/10.1016/S0304-405X(02)00068-5","type":"article-journal","issued":{"date-parts":[["2002"]]},"title":"Asymmetric correlations of equity portfolios","DOI":"10.1016/S0304-405X(02)00068-5"}],"citationID":"da1ab943-9d66-476d-a2c3-9850d5e6c189;c3c2c72d-647e-447f-ae9a-fb0f024e2300","properties":{"formattedCitation":"(Ang &amp;#38; Chen, 2002; Longin &amp;#38; Solnik, 2001)","plainCitation":"(Ang &amp;#38; Chen, 2002; Longin &amp;#38; Solnik, 2001)","noteIndex":0}}</w:instrText>
      </w:r>
      <w:r w:rsidRPr="00756D2A">
        <w:rPr>
          <w:rFonts w:hint="cs"/>
        </w:rPr>
        <w:fldChar w:fldCharType="separate"/>
      </w:r>
      <w:r w:rsidRPr="00756D2A">
        <w:rPr>
          <w:rFonts w:hint="cs"/>
        </w:rPr>
        <w:t>(Ang &amp; Chen, 2002; Longin &amp; Solnik, 2001)</w:t>
      </w:r>
      <w:r w:rsidRPr="00756D2A">
        <w:rPr>
          <w:rFonts w:hint="cs"/>
        </w:rPr>
        <w:fldChar w:fldCharType="end"/>
      </w:r>
      <w:r w:rsidRPr="00756D2A">
        <w:rPr>
          <w:rFonts w:hint="cs"/>
        </w:rPr>
        <w:t xml:space="preserve">. However, Forbes and </w:t>
      </w:r>
      <w:proofErr w:type="spellStart"/>
      <w:r w:rsidRPr="00756D2A">
        <w:rPr>
          <w:rFonts w:hint="cs"/>
        </w:rPr>
        <w:t>Rigobon</w:t>
      </w:r>
      <w:proofErr w:type="spellEnd"/>
      <w:r w:rsidRPr="00756D2A">
        <w:rPr>
          <w:rFonts w:hint="cs"/>
        </w:rPr>
        <w:t xml:space="preserve"> (2002) proved that unadjusted sample correlations are an increasing function of market volatility, demonstrating that observed correlation surge reflects mechanical volatility expansion rather than a genuine structural breakdown. At intraday intervals, this dynamic intersects with the Epps (1979) effect, where non-synchronous transactions and quote delays depress short-horizon correlations to zero. In parallel, gradual information diffusion models </w:t>
      </w:r>
      <w:r w:rsidRPr="00756D2A">
        <w:rPr>
          <w:rFonts w:hint="cs"/>
        </w:rPr>
        <w:fldChar w:fldCharType="begin"/>
      </w:r>
      <w:r w:rsidRPr="00756D2A">
        <w:rPr>
          <w:rFonts w:hint="cs"/>
        </w:rPr>
        <w:instrText xml:space="preserve"> ADDIN PAPERPAL_ITEM CSL_CITATION {"citationItems":[{"itemType":"journalArticle","author":[{"given":"H","family":"Hong"},{"given":"J. C","family":"Stein"}],"container-title":"The Journal of Finance","id":"6358a2f0-a442-485e-8a19-e96de70d606a","formattedCitation":"Hong, H., &amp; Stein, J. C. (1999). A unified theory of underreaction, momentum trading, and overreaction in asset markets. The Journal of Finance, 54(6), 2143\u20132184. https://doi.org/10.1111/0022-1082.00184","type":"article-journal","issued":{"date-parts":[["1999"]]},"title":"A unified theory of underreaction, momentum trading, and overreaction in asset markets","DOI":"10.1111/0022-1082.00184"}],"citationID":"6358a2f0-a442-485e-8a19-e96de70d606a","properties":{"formattedCitation":"(Hong &amp;#38; Stein, 1999)","plainCitation":"(Hong &amp;#38; Stein, 1999)","noteIndex":0}}</w:instrText>
      </w:r>
      <w:r w:rsidRPr="00756D2A">
        <w:rPr>
          <w:rFonts w:hint="cs"/>
        </w:rPr>
        <w:fldChar w:fldCharType="separate"/>
      </w:r>
      <w:r w:rsidRPr="00756D2A">
        <w:rPr>
          <w:rFonts w:hint="cs"/>
        </w:rPr>
        <w:t>(Hong &amp; Stein, 1999)</w:t>
      </w:r>
      <w:r w:rsidRPr="00756D2A">
        <w:rPr>
          <w:rFonts w:hint="cs"/>
        </w:rPr>
        <w:fldChar w:fldCharType="end"/>
      </w:r>
      <w:r w:rsidRPr="00756D2A">
        <w:rPr>
          <w:rFonts w:hint="cs"/>
        </w:rPr>
        <w:t xml:space="preserve"> suggest that market-wide news shocks are incorporated rapidly into liquid large</w:t>
      </w:r>
      <w:r w:rsidR="00014E7A">
        <w:rPr>
          <w:lang w:val="vi-VN"/>
        </w:rPr>
        <w:t xml:space="preserve"> </w:t>
      </w:r>
      <w:r w:rsidRPr="00756D2A">
        <w:rPr>
          <w:rFonts w:hint="cs"/>
        </w:rPr>
        <w:t xml:space="preserve">caps before diffusing into less liquid mid-caps. Recent empirical evidence from Vietnam confirms that retail dominance and liquidity constraints generate delayed price adjustments and nonlinear volatility spillovers </w:t>
      </w:r>
      <w:r w:rsidRPr="00756D2A">
        <w:rPr>
          <w:rFonts w:hint="cs"/>
        </w:rPr>
        <w:fldChar w:fldCharType="begin"/>
      </w:r>
      <w:r w:rsidRPr="00756D2A">
        <w:rPr>
          <w:rFonts w:hint="cs"/>
        </w:rPr>
        <w:instrText xml:space="preserve"> ADDIN PAPERPAL_ITEM CSL_CITATION {"citationItems":[{"itemType":"journalArticle","author":[{"given":"","family":"Tran"}],"container-title":"VNU Journal of Economics and Business","id":"39dd6f09-9324-4a1b-b635-cfb34c3f44a3","formattedCitation":"Tran Manh Ha, &amp; Tran Ngoc Mai (2025). High-frequency dynamics of the Vietnam stock market. VNU Journal of Economics and Business, 5(2), 51\u201359. https://doi.org/10.57110/vnu-jeb.v5i2.395","type":"article-journal","issued":{"date-parts":[["2025"]]},"title":"High-frequency dynamics of the Vietnam stock market","DOI":"10.57110/vnu-jeb.v5i2.395"},{"itemType":"journalArticle","author":[{"given":"Dang Thi Phuong Thao","family":"Le Thi Thuy Van"}],"container-title":"International Journal of Innovative Research and Scientific Studies","id":"989ff247-6493-42ed-8dda-1664f3704d5d","formattedCitation":"Le Thi Thuy Van, Dang Thi Phuong Thao, &amp; Phan Thi Hang Nga (2025). The nonlinear dependence of the Vietnam stock market on the Asian stock market: Evidence from a quantile-on-quantile regression. International Journal of Innovative Research and Scientific Studies, 8(4), 7901\u20137914. https://doi.org/10.53894/ijirss.v8i4.7901","type":"article-journal","issued":{"date-parts":[["2025"]]},"title":"The nonlinear dependence of the Vietnam stock market on the Asian stock market: Evidence from a quantile-on-quantile regression","DOI":"10.53894/ijirss.v8i4.7901"}],"citationID":"39dd6f09-9324-4a1b-b635-cfb34c3f44a3;989ff247-6493-42ed-8dda-1664f3704d5d","properties":{"formattedCitation":"(Le Thi Thuy Van, 2025; Tran, 2025)","plainCitation":"(Le Thi Thuy Van, 2025; Tran, 2025)","noteIndex":0}}</w:instrText>
      </w:r>
      <w:r w:rsidRPr="00756D2A">
        <w:rPr>
          <w:rFonts w:hint="cs"/>
        </w:rPr>
        <w:fldChar w:fldCharType="separate"/>
      </w:r>
      <w:r w:rsidRPr="00756D2A">
        <w:rPr>
          <w:rFonts w:hint="cs"/>
        </w:rPr>
        <w:t>(</w:t>
      </w:r>
      <w:r w:rsidR="00934240" w:rsidRPr="00934240">
        <w:t>Le et al., 2025; Tran &amp; Tran, 2025</w:t>
      </w:r>
      <w:r w:rsidRPr="00756D2A">
        <w:rPr>
          <w:rFonts w:hint="cs"/>
        </w:rPr>
        <w:t>)</w:t>
      </w:r>
      <w:r w:rsidRPr="00756D2A">
        <w:rPr>
          <w:rFonts w:hint="cs"/>
        </w:rPr>
        <w:fldChar w:fldCharType="end"/>
      </w:r>
      <w:r w:rsidRPr="00756D2A">
        <w:rPr>
          <w:rFonts w:hint="cs"/>
        </w:rPr>
        <w:t>.</w:t>
      </w:r>
    </w:p>
    <w:p w14:paraId="5373AE47" w14:textId="77777777" w:rsidR="000019C6" w:rsidRPr="00756D2A" w:rsidRDefault="000019C6" w:rsidP="00756D2A">
      <w:pPr>
        <w:jc w:val="both"/>
      </w:pPr>
    </w:p>
    <w:p w14:paraId="17F1B894" w14:textId="491DB1A0" w:rsidR="000019C6" w:rsidRPr="00756D2A" w:rsidRDefault="000019C6" w:rsidP="00756D2A">
      <w:pPr>
        <w:jc w:val="both"/>
      </w:pPr>
      <w:r w:rsidRPr="00756D2A">
        <w:rPr>
          <w:rFonts w:hint="cs"/>
        </w:rPr>
        <w:t>Regional studies have established that financial integration across ASEAN equity markets is dynamic, multiscale</w:t>
      </w:r>
      <w:r w:rsidR="00604CD0">
        <w:rPr>
          <w:lang w:val="vi-VN"/>
        </w:rPr>
        <w:t xml:space="preserve"> </w:t>
      </w:r>
      <w:r w:rsidRPr="00756D2A">
        <w:rPr>
          <w:rFonts w:hint="cs"/>
        </w:rPr>
        <w:t xml:space="preserve">and vulnerable to external shocks </w:t>
      </w:r>
      <w:r w:rsidRPr="00756D2A">
        <w:rPr>
          <w:rFonts w:hint="cs"/>
        </w:rPr>
        <w:fldChar w:fldCharType="begin"/>
      </w:r>
      <w:r w:rsidRPr="00756D2A">
        <w:rPr>
          <w:rFonts w:hint="cs"/>
        </w:rPr>
        <w:instrText xml:space="preserve"> ADDIN PAPERPAL_ITEM CSL_CITATION {"citationItems":[{"itemType":"journalArticle","author":[{"given":"H. H","family":"Lean"},{"given":"K. T","family":"Teng"}],"container-title":"Malaysian Journal of Economic Studies","id":"330b4abf-bfd5-4387-b265-dfc45b25f9b3","formattedCitation":"Lean, H. H., &amp; Teng, K. T. (2013). Integration of stock markets in Southeast Asia: A fractional cointegration approach. Malaysian Journal of Economic Studies, 50(2), 167\u2013183.","type":"article-journal","issued":{"date-parts":[["2013"]]},"title":"Integration of stock markets in Southeast Asia: A fractional cointegration approach"},{"itemType":"journalArticle","author":[{"given":"K. L","family":"Goh"},{"given":"B. W","family":"Wong"}],"container-title":"Malaysian Journal of Economic Studies","id":"848808a8-c062-42d3-9f22-8430846a5a88","formattedCitation":"Goh, K. L., &amp; Wong, B. W. (2020). Volatility spillovers and portfolio diversification among ASEAN stock markets. Malaysian Journal of Economic Studies, 57(2), 221\u2013242. https://doi.org/10.22452/mjes.vol57no2.4","type":"article-journal","issued":{"date-parts":[["2020"]]},"title":"Volatility spillovers and portfolio diversification among ASEAN stock markets","DOI":"10.22452/mjes.vol57no2.4"}],"citationID":"330b4abf-bfd5-4387-b265-dfc45b25f9b3;848808a8-c062-42d3-9f22-8430846a5a88","properties":{"formattedCitation":"(Goh &amp;#38; Wong, 2020; Lean &amp;#38; Teng, 2013)","plainCitation":"(Goh &amp;#38; Wong, 2020; Lean &amp;#38; Teng, 2013)","noteIndex":0}}</w:instrText>
      </w:r>
      <w:r w:rsidRPr="00756D2A">
        <w:rPr>
          <w:rFonts w:hint="cs"/>
        </w:rPr>
        <w:fldChar w:fldCharType="separate"/>
      </w:r>
      <w:r w:rsidRPr="00756D2A">
        <w:rPr>
          <w:rFonts w:hint="cs"/>
        </w:rPr>
        <w:t>(Goh &amp; Wong, 2020; Lean &amp; Teng, 2013)</w:t>
      </w:r>
      <w:r w:rsidRPr="00756D2A">
        <w:rPr>
          <w:rFonts w:hint="cs"/>
        </w:rPr>
        <w:fldChar w:fldCharType="end"/>
      </w:r>
      <w:r w:rsidRPr="00756D2A">
        <w:rPr>
          <w:rFonts w:hint="cs"/>
        </w:rPr>
        <w:t xml:space="preserve">. Nested index hierarchies are widespread across </w:t>
      </w:r>
      <w:r w:rsidR="001B0A8A">
        <w:t>the</w:t>
      </w:r>
      <w:r w:rsidR="001B0A8A">
        <w:rPr>
          <w:lang w:val="vi-VN"/>
        </w:rPr>
        <w:t xml:space="preserve"> </w:t>
      </w:r>
      <w:r w:rsidRPr="00756D2A">
        <w:rPr>
          <w:rFonts w:hint="cs"/>
        </w:rPr>
        <w:t>ASEAN exchanges. Bursa Malaysia features the FTSE Bursa Malaysia KLCI (top 30) nested within the FBM Top 100, the Stock Exchange of Thailand operates the SET50 and SET100, and the Indonesia Stock Exchange maintains the IDX30 and LQ45. While mature regional platforms such as Bursa Malaysia provide market-completeness mechanisms such as Regulated Short Selling (RSS) and Intraday Short Selling (IDSS) to facilitate continuous cross-tier arbitrage, Vietnam’s HOSE operates under strict statutory prohibitions on cash short selling. We frame this structural contrast as an institutional comparative hypothesis regarding how trading restrictions interact with multi-scale price synchronization.</w:t>
      </w:r>
    </w:p>
    <w:p w14:paraId="2F42D6FD" w14:textId="77777777" w:rsidR="000019C6" w:rsidRPr="00756D2A" w:rsidRDefault="000019C6" w:rsidP="00756D2A">
      <w:pPr>
        <w:jc w:val="both"/>
      </w:pPr>
    </w:p>
    <w:p w14:paraId="323E7DDB" w14:textId="0334DAA4" w:rsidR="000019C6" w:rsidRPr="00756D2A" w:rsidRDefault="000019C6" w:rsidP="00756D2A">
      <w:pPr>
        <w:jc w:val="both"/>
      </w:pPr>
      <w:r w:rsidRPr="00756D2A">
        <w:rPr>
          <w:rFonts w:hint="cs"/>
        </w:rPr>
        <w:t>To address these unresolved issues, this study empirically examines VN30, VN100, and VNINDEX over an 11-year historical sample (2014–2025) across four trading frequencies: 30-minute (M30), 1-hour (H1), 4-hour h (H4), and daily (1D). To isolate genuine economic linkage from constituent overlap, we formulate a fundamental capitalization-weighted proxy (</w:t>
      </w:r>
      <w:proofErr w:type="spellStart"/>
      <w:r w:rsidRPr="00756D2A">
        <w:rPr>
          <w:rFonts w:hint="cs"/>
          <w:i/>
        </w:rPr>
        <w:t>P</w:t>
      </w:r>
      <w:r w:rsidRPr="00756D2A">
        <w:rPr>
          <w:rFonts w:hint="cs"/>
          <w:vertAlign w:val="subscript"/>
        </w:rPr>
        <w:t>cap</w:t>
      </w:r>
      <w:proofErr w:type="spellEnd"/>
      <w:r w:rsidRPr="00756D2A">
        <w:rPr>
          <w:rFonts w:hint="cs"/>
        </w:rPr>
        <w:t xml:space="preserve">) that extracts the mid-cap component using free-float market weights and evaluate it against three alternative mathematical decompositions </w:t>
      </w:r>
      <w:r w:rsidR="00BE6F2D">
        <w:t>and</w:t>
      </w:r>
      <w:r w:rsidRPr="00756D2A">
        <w:rPr>
          <w:rFonts w:hint="cs"/>
        </w:rPr>
        <w:t xml:space="preserve"> the official tradeable mid-cap cash index (VN70</w:t>
      </w:r>
      <w:del w:id="40" w:author="Ha Hong Hanh" w:date="2026-09-24T17:53:00Z" w16du:dateUtc="2026-09-24T10:53:00Z">
        <w:r w:rsidRPr="00756D2A" w:rsidDel="00275213">
          <w:rPr>
            <w:rFonts w:hint="cs"/>
          </w:rPr>
          <w:delText xml:space="preserve"> </w:delText>
        </w:r>
      </w:del>
      <w:r w:rsidRPr="00756D2A">
        <w:rPr>
          <w:rFonts w:hint="cs"/>
        </w:rPr>
        <w:t xml:space="preserve">/ VNMIDCAP). In addition, we examine regime-dependent correlation shifts using the conditioning framework of Forbes and </w:t>
      </w:r>
      <w:proofErr w:type="spellStart"/>
      <w:r w:rsidRPr="00756D2A">
        <w:rPr>
          <w:rFonts w:hint="cs"/>
        </w:rPr>
        <w:t>Rigobon</w:t>
      </w:r>
      <w:proofErr w:type="spellEnd"/>
      <w:r w:rsidRPr="00756D2A">
        <w:rPr>
          <w:rFonts w:hint="cs"/>
        </w:rPr>
        <w:t xml:space="preserve"> (2002) and quantify the resulting misstatement in Markowitz portfolio variance.</w:t>
      </w:r>
    </w:p>
    <w:p w14:paraId="226EFB26" w14:textId="77777777" w:rsidR="000019C6" w:rsidRPr="00756D2A" w:rsidRDefault="000019C6" w:rsidP="00756D2A">
      <w:pPr>
        <w:jc w:val="both"/>
      </w:pPr>
    </w:p>
    <w:p w14:paraId="16A5AA50" w14:textId="421AA73B" w:rsidR="000019C6" w:rsidRPr="00756D2A" w:rsidRDefault="000019C6" w:rsidP="00756D2A">
      <w:pPr>
        <w:jc w:val="both"/>
      </w:pPr>
      <w:r w:rsidRPr="00756D2A">
        <w:rPr>
          <w:rFonts w:hint="cs"/>
        </w:rPr>
        <w:t xml:space="preserve">This study makes three primary contributions to the empirical finance and risk management </w:t>
      </w:r>
      <w:ins w:id="41" w:author="Ha Hong Hanh" w:date="2026-09-24T12:42:00Z" w16du:dateUtc="2026-09-24T05:42:00Z">
        <w:r w:rsidR="00522B79">
          <w:t xml:space="preserve">extant </w:t>
        </w:r>
      </w:ins>
      <w:r w:rsidRPr="00756D2A">
        <w:rPr>
          <w:rFonts w:hint="cs"/>
        </w:rPr>
        <w:t>literature.</w:t>
      </w:r>
    </w:p>
    <w:p w14:paraId="6C8379CE" w14:textId="77777777" w:rsidR="000019C6" w:rsidRPr="00756D2A" w:rsidRDefault="000019C6" w:rsidP="00756D2A">
      <w:pPr>
        <w:jc w:val="both"/>
      </w:pPr>
    </w:p>
    <w:p w14:paraId="0AE4BD43" w14:textId="23647EB0" w:rsidR="000019C6" w:rsidRPr="00756D2A" w:rsidRDefault="000E2C24" w:rsidP="00756D2A">
      <w:pPr>
        <w:jc w:val="both"/>
      </w:pPr>
      <w:r>
        <w:t>First</w:t>
      </w:r>
      <w:ins w:id="42" w:author="Ha Hong Hanh" w:date="2026-09-24T12:42:00Z" w16du:dateUtc="2026-09-24T05:42:00Z">
        <w:r w:rsidR="00522B79">
          <w:t>ly</w:t>
        </w:r>
      </w:ins>
      <w:r>
        <w:rPr>
          <w:lang w:val="vi-VN"/>
        </w:rPr>
        <w:t>,</w:t>
      </w:r>
      <w:r w:rsidR="000019C6" w:rsidRPr="00756D2A">
        <w:rPr>
          <w:rFonts w:hint="cs"/>
        </w:rPr>
        <w:t xml:space="preserve"> </w:t>
      </w:r>
      <w:proofErr w:type="gramStart"/>
      <w:r w:rsidR="000019C6" w:rsidRPr="00756D2A">
        <w:rPr>
          <w:rFonts w:hint="cs"/>
        </w:rPr>
        <w:t>We</w:t>
      </w:r>
      <w:proofErr w:type="gramEnd"/>
      <w:r w:rsidR="000019C6" w:rsidRPr="00756D2A">
        <w:rPr>
          <w:rFonts w:hint="cs"/>
        </w:rPr>
        <w:t xml:space="preserve"> identified the map in </w:t>
      </w:r>
      <w:r w:rsidR="00187302">
        <w:t>the</w:t>
      </w:r>
      <w:r w:rsidR="00187302">
        <w:rPr>
          <w:lang w:val="vi-VN"/>
        </w:rPr>
        <w:t xml:space="preserve"> </w:t>
      </w:r>
      <w:r w:rsidR="000019C6" w:rsidRPr="00756D2A">
        <w:rPr>
          <w:rFonts w:hint="cs"/>
        </w:rPr>
        <w:t>nested benchmark systems. While headline large-cap and broad-market indices exhibit near-perfect cross-correlations across high-frequency intraday and daily intervals, this apparent co-movement drops by roughly 0.09 correlation points once shared capitalization is extracted through a market-weighted mid-cap proxy, converging closely with the performance of dedicated tradable mid-cap cash benchmarks. In addition, we establish that genuine cross-tier dependence increases across investment horizons, which is associated with the resolution of intraday microstructure frictions and gradual diffusion of market-wide information.</w:t>
      </w:r>
    </w:p>
    <w:p w14:paraId="043D7CB3" w14:textId="77777777" w:rsidR="000019C6" w:rsidRPr="00756D2A" w:rsidRDefault="000019C6" w:rsidP="00756D2A">
      <w:pPr>
        <w:jc w:val="both"/>
      </w:pPr>
    </w:p>
    <w:p w14:paraId="45E58BD6" w14:textId="1B27E8A2" w:rsidR="000019C6" w:rsidRPr="00756D2A" w:rsidRDefault="000019C6" w:rsidP="00756D2A">
      <w:pPr>
        <w:jc w:val="both"/>
      </w:pPr>
      <w:del w:id="43" w:author="Ha Hong Hanh" w:date="2026-09-24T12:42:00Z" w16du:dateUtc="2026-09-24T05:42:00Z">
        <w:r w:rsidRPr="00756D2A" w:rsidDel="00522B79">
          <w:rPr>
            <w:rFonts w:hint="cs"/>
          </w:rPr>
          <w:delText>2.</w:delText>
        </w:r>
      </w:del>
      <w:ins w:id="44" w:author="Ha Hong Hanh" w:date="2026-09-24T12:42:00Z" w16du:dateUtc="2026-09-24T05:42:00Z">
        <w:r w:rsidR="00522B79">
          <w:t>Secondly,</w:t>
        </w:r>
      </w:ins>
      <w:r w:rsidRPr="00756D2A">
        <w:rPr>
          <w:rFonts w:hint="cs"/>
        </w:rPr>
        <w:t xml:space="preserve"> </w:t>
      </w:r>
      <w:proofErr w:type="gramStart"/>
      <w:r w:rsidRPr="00756D2A">
        <w:rPr>
          <w:rFonts w:hint="cs"/>
        </w:rPr>
        <w:t>We</w:t>
      </w:r>
      <w:proofErr w:type="gramEnd"/>
      <w:r w:rsidRPr="00756D2A">
        <w:rPr>
          <w:rFonts w:hint="cs"/>
        </w:rPr>
        <w:t xml:space="preserve"> provide a methodologically conditioned evaluation of market crises</w:t>
      </w:r>
      <w:r w:rsidR="00464D6A">
        <w:rPr>
          <w:lang w:val="vi-VN"/>
        </w:rPr>
        <w:t xml:space="preserve"> dynamics</w:t>
      </w:r>
      <w:r w:rsidRPr="00756D2A">
        <w:rPr>
          <w:rFonts w:hint="cs"/>
        </w:rPr>
        <w:t xml:space="preserve">. Using the volatility-conditioning framework of Forbes and </w:t>
      </w:r>
      <w:proofErr w:type="spellStart"/>
      <w:r w:rsidRPr="00756D2A">
        <w:rPr>
          <w:rFonts w:hint="cs"/>
        </w:rPr>
        <w:t>Rigobon</w:t>
      </w:r>
      <w:proofErr w:type="spellEnd"/>
      <w:r w:rsidRPr="00756D2A">
        <w:rPr>
          <w:rFonts w:hint="cs"/>
        </w:rPr>
        <w:t xml:space="preserve"> (2002), we demonstrate that the tightening of cross-index co-movement during periods of financial stress represents a genuine </w:t>
      </w:r>
      <w:r w:rsidRPr="00756D2A">
        <w:rPr>
          <w:rFonts w:hint="cs"/>
        </w:rPr>
        <w:lastRenderedPageBreak/>
        <w:t>structural correlation breakdown rather than a mechanical byproduct of volatility expansion, with cross-tier linkages tightening by up to 0.30 correlation points under liquidity contraction and retail margin deleveraging spirals.</w:t>
      </w:r>
    </w:p>
    <w:p w14:paraId="12325C0C" w14:textId="77777777" w:rsidR="000019C6" w:rsidRPr="00756D2A" w:rsidRDefault="000019C6" w:rsidP="00756D2A">
      <w:pPr>
        <w:jc w:val="both"/>
      </w:pPr>
    </w:p>
    <w:p w14:paraId="310200E4" w14:textId="192F9A4F" w:rsidR="000019C6" w:rsidRPr="00756D2A" w:rsidRDefault="000019C6" w:rsidP="00756D2A">
      <w:pPr>
        <w:jc w:val="both"/>
      </w:pPr>
      <w:del w:id="45" w:author="Ha Hong Hanh" w:date="2026-09-24T12:43:00Z" w16du:dateUtc="2026-09-24T05:43:00Z">
        <w:r w:rsidRPr="00756D2A" w:rsidDel="00522B79">
          <w:rPr>
            <w:rFonts w:hint="cs"/>
          </w:rPr>
          <w:delText>3.</w:delText>
        </w:r>
      </w:del>
      <w:ins w:id="46" w:author="Ha Hong Hanh" w:date="2026-09-24T12:43:00Z" w16du:dateUtc="2026-09-24T05:43:00Z">
        <w:r w:rsidR="00522B79">
          <w:t>Thirdly,</w:t>
        </w:r>
      </w:ins>
      <w:r w:rsidRPr="00756D2A">
        <w:rPr>
          <w:rFonts w:hint="cs"/>
        </w:rPr>
        <w:t xml:space="preserve"> </w:t>
      </w:r>
      <w:proofErr w:type="gramStart"/>
      <w:r w:rsidRPr="00756D2A">
        <w:rPr>
          <w:rFonts w:hint="cs"/>
        </w:rPr>
        <w:t>We</w:t>
      </w:r>
      <w:proofErr w:type="gramEnd"/>
      <w:r w:rsidRPr="00756D2A">
        <w:rPr>
          <w:rFonts w:hint="cs"/>
        </w:rPr>
        <w:t xml:space="preserve"> quantify the practical risk management implications of multi-capitalization asset allocation. While tradeable cash portfolios formed from parent and child indices suffer minimal variance misstatements because their weights are bounded by market capitalization, conventional static correlation models introduce substantial distortions for dedicated mid-cap factor allocations. Unadjusted models substantially overstate mid-cap portfolio variance during calm market regimes, consistent with inefficient capital provisioning and hedging allocations, while failing to anticipate the sharp surge in cross-asset co-movement during market crashes. Given the statutory prohibitions on cash short selling under Vietnamese securities regulations, the synthetic mid-cap</w:t>
      </w:r>
      <w:r w:rsidR="00764724">
        <w:rPr>
          <w:lang w:val="vi-VN"/>
        </w:rPr>
        <w:t xml:space="preserve"> </w:t>
      </w:r>
      <w:r w:rsidRPr="00756D2A">
        <w:rPr>
          <w:rFonts w:hint="cs"/>
        </w:rPr>
        <w:t>construct serves as a practical shadow benchmark for institutional risk attribution, stress testing, and index</w:t>
      </w:r>
      <w:r w:rsidR="009B6A67">
        <w:rPr>
          <w:lang w:val="vi-VN"/>
        </w:rPr>
        <w:t>-</w:t>
      </w:r>
      <w:r w:rsidRPr="00756D2A">
        <w:rPr>
          <w:rFonts w:hint="cs"/>
        </w:rPr>
        <w:t>product development.</w:t>
      </w:r>
    </w:p>
    <w:p w14:paraId="34E8FE13" w14:textId="77777777" w:rsidR="000019C6" w:rsidRPr="00756D2A" w:rsidRDefault="000019C6" w:rsidP="00756D2A">
      <w:pPr>
        <w:pStyle w:val="heading1"/>
        <w:numPr>
          <w:ilvl w:val="0"/>
          <w:numId w:val="0"/>
        </w:numPr>
        <w:tabs>
          <w:tab w:val="left" w:pos="720"/>
        </w:tabs>
        <w:spacing w:line="300" w:lineRule="auto"/>
        <w:jc w:val="both"/>
        <w:rPr>
          <w:szCs w:val="24"/>
        </w:rPr>
      </w:pPr>
      <w:r w:rsidRPr="00756D2A">
        <w:rPr>
          <w:rFonts w:hint="cs"/>
          <w:szCs w:val="24"/>
        </w:rPr>
        <w:t>2. Data</w:t>
      </w:r>
      <w:r w:rsidRPr="00756D2A">
        <w:rPr>
          <w:rFonts w:hint="cs"/>
          <w:szCs w:val="24"/>
          <w:lang w:val="vi-VN"/>
        </w:rPr>
        <w:t xml:space="preserve"> </w:t>
      </w:r>
      <w:r w:rsidRPr="00756D2A">
        <w:rPr>
          <w:rFonts w:hint="cs"/>
          <w:szCs w:val="24"/>
        </w:rPr>
        <w:t>and Methodology</w:t>
      </w:r>
    </w:p>
    <w:p w14:paraId="6967F12C" w14:textId="77777777" w:rsidR="000019C6" w:rsidRPr="00756D2A" w:rsidRDefault="000019C6" w:rsidP="00756D2A">
      <w:pPr>
        <w:pStyle w:val="heading20"/>
        <w:tabs>
          <w:tab w:val="clear" w:pos="567"/>
          <w:tab w:val="left" w:pos="720"/>
        </w:tabs>
        <w:spacing w:line="300" w:lineRule="auto"/>
        <w:ind w:left="0" w:firstLine="0"/>
        <w:rPr>
          <w:sz w:val="24"/>
          <w:szCs w:val="24"/>
        </w:rPr>
      </w:pPr>
      <w:bookmarkStart w:id="47" w:name="X3abd25486e95dc9584d6de07ab4f9abefa37a96"/>
      <w:r w:rsidRPr="00756D2A">
        <w:rPr>
          <w:rFonts w:hint="cs"/>
          <w:sz w:val="24"/>
          <w:szCs w:val="24"/>
        </w:rPr>
        <w:t xml:space="preserve">2.1 </w:t>
      </w:r>
      <w:commentRangeStart w:id="48"/>
      <w:commentRangeStart w:id="49"/>
      <w:r w:rsidRPr="00756D2A">
        <w:rPr>
          <w:rFonts w:hint="cs"/>
          <w:sz w:val="24"/>
          <w:szCs w:val="24"/>
        </w:rPr>
        <w:t>Institutional Context of HOSE</w:t>
      </w:r>
      <w:commentRangeEnd w:id="48"/>
      <w:r w:rsidR="00522B79">
        <w:rPr>
          <w:rStyle w:val="CommentReference"/>
          <w:b w:val="0"/>
          <w:bCs w:val="0"/>
          <w:iCs w:val="0"/>
          <w:lang w:eastAsia="en-US"/>
        </w:rPr>
        <w:commentReference w:id="48"/>
      </w:r>
      <w:commentRangeEnd w:id="49"/>
      <w:r w:rsidR="00522B79">
        <w:rPr>
          <w:rStyle w:val="CommentReference"/>
          <w:b w:val="0"/>
          <w:bCs w:val="0"/>
          <w:iCs w:val="0"/>
          <w:lang w:eastAsia="en-US"/>
        </w:rPr>
        <w:commentReference w:id="49"/>
      </w:r>
    </w:p>
    <w:p w14:paraId="539C0FC2" w14:textId="17242402" w:rsidR="000019C6" w:rsidRPr="00756D2A" w:rsidRDefault="000019C6" w:rsidP="00756D2A">
      <w:pPr>
        <w:jc w:val="both"/>
      </w:pPr>
      <w:bookmarkStart w:id="50" w:name="Xabfc88e4aed38c1dfa7baec87c5b4c0e41a23e2"/>
      <w:bookmarkEnd w:id="47"/>
      <w:r w:rsidRPr="00756D2A">
        <w:rPr>
          <w:rFonts w:hint="cs"/>
        </w:rPr>
        <w:t>The institutional architecture of the HOSE, regulated by the State Securities Commission of Vietnam (SSC), imposes specific regulatory constraints that directly shape price discovery, return distributions</w:t>
      </w:r>
      <w:r w:rsidR="00252930">
        <w:rPr>
          <w:lang w:val="vi-VN"/>
        </w:rPr>
        <w:t xml:space="preserve"> </w:t>
      </w:r>
      <w:r w:rsidRPr="00756D2A">
        <w:rPr>
          <w:rFonts w:hint="cs"/>
        </w:rPr>
        <w:t>and cross-asset correlations.</w:t>
      </w:r>
    </w:p>
    <w:p w14:paraId="25155919" w14:textId="77777777" w:rsidR="000019C6" w:rsidRPr="00756D2A" w:rsidRDefault="000019C6" w:rsidP="00756D2A">
      <w:pPr>
        <w:jc w:val="both"/>
      </w:pPr>
    </w:p>
    <w:p w14:paraId="3F07E2D5" w14:textId="643C0D1E" w:rsidR="000019C6" w:rsidRPr="00756D2A" w:rsidRDefault="000019C6" w:rsidP="00756D2A">
      <w:pPr>
        <w:jc w:val="both"/>
      </w:pPr>
      <w:r w:rsidRPr="00756D2A">
        <w:rPr>
          <w:rFonts w:hint="cs"/>
        </w:rPr>
        <w:t>The primary microstructure constraint is the symmetric daily price fluctuation band of ±7% relative to the previous session’s reference price. During sharp market corrections, heavily sold equities frequently hit lower limits, causing liquidity to freeze. This price collar truncates empirical return tails, is associated with artificial serial correlation, and coincides with mechanical spikes in cross-correlations as multiple index constituents are locked at the limit.</w:t>
      </w:r>
    </w:p>
    <w:p w14:paraId="2C95DB8C" w14:textId="77777777" w:rsidR="000019C6" w:rsidRPr="00756D2A" w:rsidRDefault="000019C6" w:rsidP="00756D2A">
      <w:pPr>
        <w:jc w:val="both"/>
      </w:pPr>
    </w:p>
    <w:p w14:paraId="0C145F5B" w14:textId="18202C39" w:rsidR="000019C6" w:rsidRPr="00756D2A" w:rsidRDefault="00E17720" w:rsidP="00756D2A">
      <w:pPr>
        <w:jc w:val="both"/>
      </w:pPr>
      <w:r>
        <w:t>The</w:t>
      </w:r>
      <w:r w:rsidR="000019C6" w:rsidRPr="00756D2A">
        <w:rPr>
          <w:rFonts w:hint="cs"/>
        </w:rPr>
        <w:t xml:space="preserve"> second structural feature is the settlement cycle. Throughout </w:t>
      </w:r>
      <w:r w:rsidR="00224920">
        <w:t>most</w:t>
      </w:r>
      <w:r w:rsidR="000019C6" w:rsidRPr="00756D2A">
        <w:rPr>
          <w:rFonts w:hint="cs"/>
        </w:rPr>
        <w:t xml:space="preserve"> of our sample period, equities purchased on the HOSE could not be sold until the afternoon of the second business day. This settlement delay restricts intraday statistical arbitrage, preventing high-frequency traders from eliminating </w:t>
      </w:r>
      <w:r w:rsidR="007578EC">
        <w:t>the</w:t>
      </w:r>
      <w:r w:rsidR="007578EC">
        <w:rPr>
          <w:lang w:val="vi-VN"/>
        </w:rPr>
        <w:t xml:space="preserve"> </w:t>
      </w:r>
      <w:r w:rsidR="000019C6" w:rsidRPr="00756D2A">
        <w:rPr>
          <w:rFonts w:hint="cs"/>
        </w:rPr>
        <w:t>pricing discrepancies between index constituents and synthetic baskets.</w:t>
      </w:r>
    </w:p>
    <w:p w14:paraId="049AE334" w14:textId="77777777" w:rsidR="000019C6" w:rsidRPr="00756D2A" w:rsidRDefault="000019C6" w:rsidP="00756D2A">
      <w:pPr>
        <w:jc w:val="both"/>
      </w:pPr>
    </w:p>
    <w:p w14:paraId="450AFDC2" w14:textId="6FDE0F1E" w:rsidR="000019C6" w:rsidRPr="00756D2A" w:rsidRDefault="000019C6" w:rsidP="00756D2A">
      <w:pPr>
        <w:jc w:val="both"/>
      </w:pPr>
      <w:r w:rsidRPr="00756D2A">
        <w:rPr>
          <w:rFonts w:hint="cs"/>
        </w:rPr>
        <w:t xml:space="preserve">In addition, trading sessions open and close with periodic call auction mechanisms: a 15-minute batch auction sets the opening price (ATO, 09:00–09:15), and another sets the closing price (ATC, 14:30–14:45), separated by </w:t>
      </w:r>
      <w:r w:rsidR="007B2708">
        <w:rPr>
          <w:lang w:val="vi-VN"/>
        </w:rPr>
        <w:t xml:space="preserve">a </w:t>
      </w:r>
      <w:r w:rsidRPr="00756D2A">
        <w:rPr>
          <w:rFonts w:hint="cs"/>
        </w:rPr>
        <w:t>continuous automated order matching. In high-frequency 30-minute intervals (M30), the first and tenth trading candles of each session are governed by multi-price call auction dynamics, producing higher volatility and non-synchronous clearing compared to midday continuous trading.</w:t>
      </w:r>
    </w:p>
    <w:p w14:paraId="51B5DA56" w14:textId="77777777" w:rsidR="000019C6" w:rsidRPr="00756D2A" w:rsidRDefault="000019C6" w:rsidP="00756D2A">
      <w:pPr>
        <w:jc w:val="both"/>
      </w:pPr>
    </w:p>
    <w:p w14:paraId="4885ED6F" w14:textId="13815C7F" w:rsidR="000019C6" w:rsidRPr="00756D2A" w:rsidRDefault="000019C6" w:rsidP="00756D2A">
      <w:pPr>
        <w:jc w:val="both"/>
      </w:pPr>
      <w:r w:rsidRPr="00756D2A">
        <w:rPr>
          <w:rFonts w:hint="cs"/>
        </w:rPr>
        <w:t xml:space="preserve">Finally, securities legislation and Decree 155/2020/ND-CP strictly prohibit cash short-selling. In addition, under SSC Circular 120/2020/TT-BTC, margin lending requires a minimum 50% equity margin, capping gross leverage at 2.0x, a statutory framework that remained fully in force following SSC Circular 68/2024/TT-BTC. Although VN30 index futures are traded on the Hanoi Stock Exchange (HNX) Derivatives Market, there are no corresponding futures contracts or </w:t>
      </w:r>
      <w:r w:rsidRPr="00756D2A">
        <w:rPr>
          <w:rFonts w:hint="cs"/>
        </w:rPr>
        <w:lastRenderedPageBreak/>
        <w:t>inverse ETFs for VN100 or mid-cap indices. On the HOSE, the total absence of cash short-selling prevents arbitrageurs from trading the synthetic spread, exacerbating the intraday Epps effect and delaying price synchronization between VN30 and mid-caps. We frame this structural contrast as an institutional comparative hypothesis: while short-sale bans are theoretically understood to impede cross-asset arbitrage, quantifying this mechanism across ASEAN exchanges remains an open empirical question. Consequently, synthetic arbitrage strategies that require shorting index components cannot be executed physically in the cash market.</w:t>
      </w:r>
    </w:p>
    <w:p w14:paraId="54F28D25" w14:textId="77777777" w:rsidR="000019C6" w:rsidRPr="00756D2A" w:rsidRDefault="000019C6" w:rsidP="00756D2A">
      <w:pPr>
        <w:pStyle w:val="heading20"/>
        <w:tabs>
          <w:tab w:val="clear" w:pos="567"/>
          <w:tab w:val="left" w:pos="720"/>
        </w:tabs>
        <w:spacing w:line="300" w:lineRule="auto"/>
        <w:ind w:left="0" w:firstLine="0"/>
        <w:rPr>
          <w:sz w:val="24"/>
          <w:szCs w:val="24"/>
        </w:rPr>
      </w:pPr>
      <w:r w:rsidRPr="00756D2A">
        <w:rPr>
          <w:rFonts w:hint="cs"/>
          <w:sz w:val="24"/>
          <w:szCs w:val="24"/>
        </w:rPr>
        <w:t>2.2 Data Synchronization and Volatility Regimes</w:t>
      </w:r>
    </w:p>
    <w:p w14:paraId="781DABC4" w14:textId="14CF433E" w:rsidR="000019C6" w:rsidRPr="00756D2A" w:rsidRDefault="00275213" w:rsidP="00756D2A">
      <w:pPr>
        <w:jc w:val="both"/>
      </w:pPr>
      <w:ins w:id="51" w:author="Ha Hong Hanh" w:date="2026-09-24T17:56:00Z">
        <w:r w:rsidRPr="00275213">
          <w:t xml:space="preserve">The dataset comprises high-frequency and daily closing prices for the three primary indices and the official mid-cap benchmark, sourced from </w:t>
        </w:r>
        <w:proofErr w:type="spellStart"/>
        <w:r w:rsidRPr="00275213">
          <w:t>TradingView</w:t>
        </w:r>
        <w:proofErr w:type="spellEnd"/>
        <w:r w:rsidRPr="00275213">
          <w:t xml:space="preserve"> and HOSE data feeds spanning the period from February 6, 2014, to December 12, 2025</w:t>
        </w:r>
      </w:ins>
      <w:ins w:id="52" w:author="Ha Hong Hanh" w:date="2026-09-24T17:56:00Z" w16du:dateUtc="2026-09-24T10:56:00Z">
        <w:r>
          <w:t>.</w:t>
        </w:r>
      </w:ins>
      <w:del w:id="53" w:author="Ha Hong Hanh" w:date="2026-09-24T17:56:00Z" w16du:dateUtc="2026-09-24T10:56:00Z">
        <w:r w:rsidR="000019C6" w:rsidRPr="00756D2A" w:rsidDel="00275213">
          <w:rPr>
            <w:rFonts w:hint="cs"/>
          </w:rPr>
          <w:delText>We obtain high-frequency and daily closing prices from TradingView and HOSE data feeds for the three primary indices alongside the official mid-cap benchmark from February 6, 2014, to December 12, 2025</w:delText>
        </w:r>
      </w:del>
      <w:r w:rsidR="000019C6" w:rsidRPr="00756D2A">
        <w:rPr>
          <w:rFonts w:hint="cs"/>
        </w:rPr>
        <w:t xml:space="preserve">. These series comprise the flagship VN30 index, representing the </w:t>
      </w:r>
      <w:r w:rsidR="00D525CB">
        <w:rPr>
          <w:lang w:val="vi-VN"/>
        </w:rPr>
        <w:t>30</w:t>
      </w:r>
      <w:r w:rsidR="000019C6" w:rsidRPr="00756D2A">
        <w:rPr>
          <w:rFonts w:hint="cs"/>
        </w:rPr>
        <w:t xml:space="preserve"> largest and most liquid equities screened for free-float capitalization; the VN100 index, a free-float benchmark combining VN30 with the </w:t>
      </w:r>
      <w:r w:rsidR="00ED143B">
        <w:rPr>
          <w:lang w:val="vi-VN"/>
        </w:rPr>
        <w:t>70</w:t>
      </w:r>
      <w:r w:rsidR="000019C6" w:rsidRPr="00756D2A">
        <w:rPr>
          <w:rFonts w:hint="cs"/>
        </w:rPr>
        <w:t xml:space="preserve"> largest liquid mid-cap equities; the composite VNINDEX, tracking all common equities listed on the HOSE; and the official VN70 (VNMIDCAP) index, which tracks the non-overlapping </w:t>
      </w:r>
      <w:r w:rsidR="00922242">
        <w:rPr>
          <w:lang w:val="vi-VN"/>
        </w:rPr>
        <w:t>70</w:t>
      </w:r>
      <w:r w:rsidR="000019C6" w:rsidRPr="00756D2A">
        <w:rPr>
          <w:rFonts w:hint="cs"/>
        </w:rPr>
        <w:t xml:space="preserve"> mid-cap constituents and serves as an empirical </w:t>
      </w:r>
      <w:r w:rsidR="00CF7E65">
        <w:t>tradable</w:t>
      </w:r>
      <w:r w:rsidR="000019C6" w:rsidRPr="00756D2A">
        <w:rPr>
          <w:rFonts w:hint="cs"/>
        </w:rPr>
        <w:t xml:space="preserve"> check.</w:t>
      </w:r>
    </w:p>
    <w:p w14:paraId="25536A8D" w14:textId="77777777" w:rsidR="000019C6" w:rsidRPr="00756D2A" w:rsidRDefault="000019C6" w:rsidP="00756D2A">
      <w:pPr>
        <w:jc w:val="both"/>
      </w:pPr>
    </w:p>
    <w:p w14:paraId="0C2B6FBA" w14:textId="2914DDAC" w:rsidR="000019C6" w:rsidRPr="00756D2A" w:rsidRDefault="00275213" w:rsidP="00756D2A">
      <w:pPr>
        <w:jc w:val="both"/>
      </w:pPr>
      <w:ins w:id="54" w:author="Ha Hong Hanh" w:date="2026-09-24T17:57:00Z">
        <w:r w:rsidRPr="00275213">
          <w:t>The analysis evaluates four trading frequencies: 30-minute (M30), 1-hour (H1), 4-hour (H4), and daily (1D)</w:t>
        </w:r>
      </w:ins>
      <w:ins w:id="55" w:author="Ha Hong Hanh" w:date="2026-09-24T17:57:00Z" w16du:dateUtc="2026-09-24T10:57:00Z">
        <w:r>
          <w:t>.</w:t>
        </w:r>
      </w:ins>
      <w:del w:id="56" w:author="Ha Hong Hanh" w:date="2026-09-24T17:57:00Z" w16du:dateUtc="2026-09-24T10:57:00Z">
        <w:r w:rsidR="000019C6" w:rsidRPr="00756D2A" w:rsidDel="00275213">
          <w:rPr>
            <w:rFonts w:hint="cs"/>
          </w:rPr>
          <w:delText xml:space="preserve">We examined four trading frequencies: 30-minute (M30), 1-hour (H1), 4-hour h (H4), and daily (1D). </w:delText>
        </w:r>
      </w:del>
      <w:r w:rsidR="000019C6" w:rsidRPr="00756D2A">
        <w:rPr>
          <w:rFonts w:hint="cs"/>
        </w:rPr>
        <w:t>To guarantee simultaneity and prevent alignment bias, all return series were synchronized using exact inner joins on timestamp identifiers:</w:t>
      </w:r>
    </w:p>
    <w:p w14:paraId="7969F780" w14:textId="2D3A38E2" w:rsidR="000019C6" w:rsidRPr="00D15890" w:rsidRDefault="00000000" w:rsidP="00756D2A">
      <w:pPr>
        <w:spacing w:line="300" w:lineRule="auto"/>
        <w:jc w:val="both"/>
        <w:rPr>
          <w:iCs/>
        </w:rPr>
      </w:pPr>
      <m:oMathPara>
        <m:oMathParaPr>
          <m:jc m:val="center"/>
        </m:oMathParaPr>
        <m:oMath>
          <m:sSub>
            <m:sSubPr>
              <m:ctrlPr>
                <w:rPr>
                  <w:rFonts w:ascii="Cambria Math" w:hAnsi="Cambria Math" w:hint="cs"/>
                  <w:iCs/>
                  <w:lang w:eastAsia="zh-CN"/>
                </w:rPr>
              </m:ctrlPr>
            </m:sSubPr>
            <m:e>
              <m:r>
                <m:rPr>
                  <m:sty m:val="p"/>
                </m:rPr>
                <w:rPr>
                  <w:rFonts w:ascii="Cambria Math" w:hAnsi="Cambria Math" w:hint="cs"/>
                </w:rPr>
                <m:t>R</m:t>
              </m:r>
            </m:e>
            <m:sub>
              <m:r>
                <m:rPr>
                  <m:sty m:val="p"/>
                </m:rPr>
                <w:rPr>
                  <w:rFonts w:ascii="Cambria Math" w:hAnsi="Cambria Math" w:hint="cs"/>
                </w:rPr>
                <m:t>t</m:t>
              </m:r>
            </m:sub>
          </m:sSub>
          <m:r>
            <m:rPr>
              <m:sty m:val="p"/>
            </m:rPr>
            <w:rPr>
              <w:rFonts w:ascii="Cambria Math" w:hAnsi="Cambria Math" w:hint="cs"/>
            </w:rPr>
            <m:t>=ln(</m:t>
          </m:r>
          <m:sSub>
            <m:sSubPr>
              <m:ctrlPr>
                <w:rPr>
                  <w:rFonts w:ascii="Cambria Math" w:hAnsi="Cambria Math" w:hint="cs"/>
                  <w:iCs/>
                  <w:lang w:eastAsia="zh-CN"/>
                </w:rPr>
              </m:ctrlPr>
            </m:sSubPr>
            <m:e>
              <m:r>
                <m:rPr>
                  <m:sty m:val="p"/>
                </m:rPr>
                <w:rPr>
                  <w:rFonts w:ascii="Cambria Math" w:hAnsi="Cambria Math" w:hint="cs"/>
                </w:rPr>
                <m:t>P</m:t>
              </m:r>
            </m:e>
            <m:sub>
              <m:r>
                <m:rPr>
                  <m:sty m:val="p"/>
                </m:rPr>
                <w:rPr>
                  <w:rFonts w:ascii="Cambria Math" w:hAnsi="Cambria Math" w:hint="cs"/>
                </w:rPr>
                <m:t>t</m:t>
              </m:r>
            </m:sub>
          </m:sSub>
          <m:r>
            <m:rPr>
              <m:sty m:val="p"/>
            </m:rPr>
            <w:rPr>
              <w:rFonts w:ascii="Cambria Math" w:hAnsi="Cambria Math" w:hint="cs"/>
            </w:rPr>
            <m:t>)-ln(</m:t>
          </m:r>
          <m:sSub>
            <m:sSubPr>
              <m:ctrlPr>
                <w:rPr>
                  <w:rFonts w:ascii="Cambria Math" w:hAnsi="Cambria Math" w:hint="cs"/>
                  <w:iCs/>
                  <w:lang w:eastAsia="zh-CN"/>
                </w:rPr>
              </m:ctrlPr>
            </m:sSubPr>
            <m:e>
              <m:r>
                <m:rPr>
                  <m:sty m:val="p"/>
                </m:rPr>
                <w:rPr>
                  <w:rFonts w:ascii="Cambria Math" w:hAnsi="Cambria Math" w:hint="cs"/>
                </w:rPr>
                <m:t>P</m:t>
              </m:r>
            </m:e>
            <m:sub>
              <m:r>
                <m:rPr>
                  <m:sty m:val="p"/>
                </m:rPr>
                <w:rPr>
                  <w:rFonts w:ascii="Cambria Math" w:hAnsi="Cambria Math" w:hint="cs"/>
                </w:rPr>
                <m:t>t-1</m:t>
              </m:r>
            </m:sub>
          </m:sSub>
          <m:r>
            <m:rPr>
              <m:sty m:val="p"/>
            </m:rPr>
            <w:rPr>
              <w:rFonts w:ascii="Cambria Math" w:hAnsi="Cambria Math" w:hint="cs"/>
            </w:rPr>
            <m:t>).</m:t>
          </m:r>
        </m:oMath>
      </m:oMathPara>
    </w:p>
    <w:p w14:paraId="7148EDE5" w14:textId="04C33ABD" w:rsidR="000019C6" w:rsidRPr="00756D2A" w:rsidRDefault="000019C6" w:rsidP="00756D2A">
      <w:pPr>
        <w:spacing w:line="300" w:lineRule="auto"/>
        <w:jc w:val="both"/>
      </w:pPr>
      <w:del w:id="57" w:author="Ha Hong Hanh" w:date="2026-09-24T17:57:00Z" w16du:dateUtc="2026-09-24T10:57:00Z">
        <w:r w:rsidRPr="00756D2A" w:rsidDel="00EE4F44">
          <w:rPr>
            <w:rFonts w:hint="cs"/>
          </w:rPr>
          <w:delText xml:space="preserve">Our </w:delText>
        </w:r>
      </w:del>
      <w:ins w:id="58" w:author="Ha Hong Hanh" w:date="2026-09-24T17:57:00Z" w16du:dateUtc="2026-09-24T10:57:00Z">
        <w:r w:rsidR="00EE4F44">
          <w:t>The</w:t>
        </w:r>
        <w:r w:rsidR="00EE4F44" w:rsidRPr="00756D2A">
          <w:rPr>
            <w:rFonts w:hint="cs"/>
          </w:rPr>
          <w:t xml:space="preserve"> </w:t>
        </w:r>
      </w:ins>
      <w:r w:rsidRPr="00756D2A">
        <w:rPr>
          <w:rFonts w:hint="cs"/>
        </w:rPr>
        <w:t>empirical research design operates across two complementary sample tiers:</w:t>
      </w:r>
    </w:p>
    <w:p w14:paraId="15DB68E6" w14:textId="463445B8" w:rsidR="000019C6" w:rsidRPr="00756D2A" w:rsidRDefault="000019C6" w:rsidP="00756D2A">
      <w:pPr>
        <w:jc w:val="both"/>
      </w:pPr>
      <w:r w:rsidRPr="00756D2A">
        <w:rPr>
          <w:rFonts w:hint="cs"/>
        </w:rPr>
        <w:t xml:space="preserve">The first tier is the Multi-Frequency Synchronized Overlap Window (January 3, 2017 to December 9, 2024), establishing a strictly synchronized common calendar window where all four frequencies (M30, H1, H4, 1D) overlap simultaneously without calendar attrition (1D: N=1,983; M30: N=19,463; H1: N=9,879; H4: N=3,953). This sample </w:t>
      </w:r>
      <w:r w:rsidR="0088098F">
        <w:t>formed</w:t>
      </w:r>
      <w:r w:rsidRPr="00756D2A">
        <w:rPr>
          <w:rFonts w:hint="cs"/>
        </w:rPr>
        <w:t xml:space="preserve"> the primary benchmark for cross-frequency comparisons.</w:t>
      </w:r>
    </w:p>
    <w:p w14:paraId="1D53F907" w14:textId="77777777" w:rsidR="000019C6" w:rsidRPr="00756D2A" w:rsidRDefault="000019C6" w:rsidP="00756D2A">
      <w:pPr>
        <w:jc w:val="both"/>
      </w:pPr>
    </w:p>
    <w:p w14:paraId="3985413C" w14:textId="28803CEC" w:rsidR="000019C6" w:rsidRPr="00756D2A" w:rsidRDefault="000019C6" w:rsidP="00756D2A">
      <w:pPr>
        <w:jc w:val="both"/>
      </w:pPr>
      <w:r w:rsidRPr="00756D2A">
        <w:rPr>
          <w:rFonts w:hint="cs"/>
        </w:rPr>
        <w:t xml:space="preserve">The second tier is the Extended Historical Depth Sample (2014 to 2025), deployed to maximize data depth for asymptotic scaling, regime tests, and Monte Carlo reliability thresholds (1D: 2014–2025, N=2,963; M30:2017–2025, N=21,942; H1:2014–2024, N=13,523; and H4:2014–2024, N=5,410). The 1-hour (H1) and 4-hour (H4) historical bars were sourced directly from the </w:t>
      </w:r>
      <w:proofErr w:type="spellStart"/>
      <w:r w:rsidRPr="00756D2A">
        <w:rPr>
          <w:rFonts w:hint="cs"/>
        </w:rPr>
        <w:t>TradingView</w:t>
      </w:r>
      <w:proofErr w:type="spellEnd"/>
      <w:r w:rsidRPr="00756D2A">
        <w:rPr>
          <w:rFonts w:hint="cs"/>
        </w:rPr>
        <w:t xml:space="preserve"> broker historical archive, which concluded its multi-year intraday aggregations at the year-end on December 9, 2024. In contrast, daily (1D) and 30-minute (M30) series were streamed continuously through direct HOSE terminal feeds until December 12, 2025. All four frequencies overlapped without any calendar gap over the Synchronized Common Baseline (Panel A), ensuring that the cross-frequency comparisons were </w:t>
      </w:r>
      <w:r w:rsidR="009F4861">
        <w:t>completely</w:t>
      </w:r>
      <w:r w:rsidRPr="00756D2A">
        <w:rPr>
          <w:rFonts w:hint="cs"/>
        </w:rPr>
        <w:t xml:space="preserve"> synchronized.</w:t>
      </w:r>
    </w:p>
    <w:p w14:paraId="48245D68" w14:textId="03AE8B12" w:rsidR="000019C6" w:rsidRPr="00756D2A" w:rsidRDefault="000019C6" w:rsidP="00756D2A">
      <w:pPr>
        <w:jc w:val="both"/>
      </w:pPr>
      <w:bookmarkStart w:id="59" w:name="OLE_LINK3"/>
      <w:r w:rsidRPr="00756D2A">
        <w:rPr>
          <w:rFonts w:hint="cs"/>
        </w:rPr>
        <w:t xml:space="preserve">To ensure data integrity and eliminate survivorship bias, our empirical analysis relies strictly on official, point-in-time exchange-calculated index price levels published continuously by the HOSE and streamed through </w:t>
      </w:r>
      <w:proofErr w:type="spellStart"/>
      <w:r w:rsidRPr="00756D2A">
        <w:rPr>
          <w:rFonts w:hint="cs"/>
        </w:rPr>
        <w:t>TradingView</w:t>
      </w:r>
      <w:proofErr w:type="spellEnd"/>
      <w:r w:rsidRPr="00756D2A">
        <w:rPr>
          <w:rFonts w:hint="cs"/>
        </w:rPr>
        <w:t xml:space="preserve"> data feed. We </w:t>
      </w:r>
      <w:r w:rsidR="00ED10EA">
        <w:t>did</w:t>
      </w:r>
      <w:r w:rsidRPr="00756D2A">
        <w:rPr>
          <w:rFonts w:hint="cs"/>
        </w:rPr>
        <w:t xml:space="preserve"> not construct back-calculated indices using static current constituent lists. The HOSE conducts formal semi-annual constituent reviews in </w:t>
      </w:r>
      <w:r w:rsidRPr="00756D2A">
        <w:rPr>
          <w:rFonts w:hint="cs"/>
        </w:rPr>
        <w:lastRenderedPageBreak/>
        <w:t xml:space="preserve">January and July of each calendar year, dynamically updating the constituent memberships and free-float weight caps for VN30, VN100, and VN70 based on liquidity, market capitalization, and foreign ownership limits. </w:t>
      </w:r>
      <w:ins w:id="60" w:author="Ha Hong Hanh" w:date="2026-09-24T12:49:00Z">
        <w:r w:rsidR="00CC7402" w:rsidRPr="00CC7402">
          <w:t>Because the price series utilize real-time index levels computed directly by the exchange, all historical constituent changes, corporate actions, and rebalancing adjustments are inherently captured within the return paths</w:t>
        </w:r>
      </w:ins>
      <w:del w:id="61" w:author="Ha Hong Hanh" w:date="2026-09-24T12:49:00Z" w16du:dateUtc="2026-09-24T05:49:00Z">
        <w:r w:rsidRPr="00756D2A" w:rsidDel="00CC7402">
          <w:rPr>
            <w:rFonts w:hint="cs"/>
          </w:rPr>
          <w:delText>Because our price series reflect the actual index levels calculated in real time by the exchange, all historical constituent additions, exclusions, corporate actions, and rebalancing adjustments are organically embedded in historical return paths.</w:delText>
        </w:r>
      </w:del>
      <w:r w:rsidRPr="00756D2A">
        <w:rPr>
          <w:rFonts w:hint="cs"/>
        </w:rPr>
        <w:t xml:space="preserve"> Consequently, the dataset </w:t>
      </w:r>
      <w:r w:rsidR="00007EAE">
        <w:t>was</w:t>
      </w:r>
      <w:r w:rsidRPr="00756D2A">
        <w:rPr>
          <w:rFonts w:hint="cs"/>
        </w:rPr>
        <w:t xml:space="preserve"> entirely free from survivorship bias, selection hindsight, </w:t>
      </w:r>
      <w:r w:rsidR="00536964">
        <w:t>and</w:t>
      </w:r>
      <w:r w:rsidRPr="00756D2A">
        <w:rPr>
          <w:rFonts w:hint="cs"/>
        </w:rPr>
        <w:t xml:space="preserve"> look-ahead artifacts.</w:t>
      </w:r>
    </w:p>
    <w:p w14:paraId="36204AFB" w14:textId="77777777" w:rsidR="000019C6" w:rsidRPr="00756D2A" w:rsidRDefault="000019C6" w:rsidP="00756D2A">
      <w:pPr>
        <w:jc w:val="both"/>
      </w:pPr>
    </w:p>
    <w:p w14:paraId="0FE93DC1" w14:textId="051D678F" w:rsidR="000019C6" w:rsidRPr="00756D2A" w:rsidRDefault="000019C6" w:rsidP="00756D2A">
      <w:pPr>
        <w:jc w:val="both"/>
      </w:pPr>
      <w:r w:rsidRPr="00756D2A">
        <w:rPr>
          <w:rFonts w:hint="cs"/>
        </w:rPr>
        <w:t xml:space="preserve">To investigate regime dependence, </w:t>
      </w:r>
      <w:ins w:id="62" w:author="Ha Hong Hanh" w:date="2026-09-24T17:58:00Z" w16du:dateUtc="2026-09-24T10:58:00Z">
        <w:r w:rsidR="00EE4F44">
          <w:t>t</w:t>
        </w:r>
      </w:ins>
      <w:ins w:id="63" w:author="Ha Hong Hanh" w:date="2026-09-24T17:58:00Z">
        <w:r w:rsidR="00EE4F44" w:rsidRPr="00EE4F44">
          <w:t>he correlation dynamics across macroeconomically identified crisis episodes are evaluated using 20-day annualized standard deviations of VNINDEX returns, as illustrated in Figure 1.</w:t>
        </w:r>
      </w:ins>
      <w:del w:id="64" w:author="Ha Hong Hanh" w:date="2026-09-24T17:58:00Z" w16du:dateUtc="2026-09-24T10:58:00Z">
        <w:r w:rsidRPr="00756D2A" w:rsidDel="00EE4F44">
          <w:rPr>
            <w:rFonts w:hint="cs"/>
          </w:rPr>
          <w:delText>we evaluate the correlation dynamics across macroeconomically identified continuous crisis episodes based on the 20-day annualized standard deviations of VNINDEX returns, as illustrated in Figure 1</w:delText>
        </w:r>
      </w:del>
      <w:r w:rsidRPr="00756D2A">
        <w:rPr>
          <w:rFonts w:hint="cs"/>
        </w:rPr>
        <w:t>.</w:t>
      </w:r>
    </w:p>
    <w:p w14:paraId="01F2BBEE" w14:textId="77777777" w:rsidR="000019C6" w:rsidRPr="00756D2A" w:rsidRDefault="000019C6" w:rsidP="00756D2A">
      <w:pPr>
        <w:jc w:val="both"/>
      </w:pPr>
    </w:p>
    <w:p w14:paraId="58205062" w14:textId="58F11A66" w:rsidR="000019C6" w:rsidRPr="00756D2A" w:rsidRDefault="000019C6" w:rsidP="00756D2A">
      <w:pPr>
        <w:jc w:val="both"/>
      </w:pPr>
      <w:r w:rsidRPr="00756D2A">
        <w:rPr>
          <w:rFonts w:hint="cs"/>
        </w:rPr>
        <w:t>For continuous chronological crisis episodes, we prevent arbitrary cherry-picking by adhering to a formal three-part economic identification rule: (</w:t>
      </w:r>
      <w:proofErr w:type="spellStart"/>
      <w:r w:rsidRPr="00756D2A">
        <w:rPr>
          <w:rFonts w:hint="cs"/>
        </w:rPr>
        <w:t>i</w:t>
      </w:r>
      <w:proofErr w:type="spellEnd"/>
      <w:r w:rsidRPr="00756D2A">
        <w:rPr>
          <w:rFonts w:hint="cs"/>
        </w:rPr>
        <w:t xml:space="preserve">) </w:t>
      </w:r>
      <w:r w:rsidR="005E4D57">
        <w:rPr>
          <w:lang w:val="vi-VN"/>
        </w:rPr>
        <w:t xml:space="preserve">a </w:t>
      </w:r>
      <w:r w:rsidRPr="00756D2A">
        <w:rPr>
          <w:rFonts w:hint="cs"/>
        </w:rPr>
        <w:t>market-wide peak-to-trough index drawdown exceeding 30%, (ii) widespread floor-limit (-7%) trading freezes across multiple consecutive sessions, and (iii) documented broker margin call cascades or regulatory interventions. This rule identifies three systemic episodes: the 2018 Margin Contraction, spanning January to December 2018; the 2020 COVID-19 Shock, spanning January to June 2020; and the 2022 Corporate Bond Liquidity Freeze, spanning April to November 2022, totaling 539 crisis</w:t>
      </w:r>
      <w:r w:rsidR="00367683">
        <w:rPr>
          <w:lang w:val="vi-VN"/>
        </w:rPr>
        <w:t>-</w:t>
      </w:r>
      <w:r w:rsidRPr="00756D2A">
        <w:rPr>
          <w:rFonts w:hint="cs"/>
        </w:rPr>
        <w:t>trading days. The corresponding calm periods are designated as 2016–2017 and 2023–2024, comprising 1,000 trading days. Transient single-week volatility spikes, such as the May 2014 South China Sea maritime standoff or the late-2021 speculative blow-off top, are excluded from the crisis panel because they lack sustained multi-month liquidity freezes.</w:t>
      </w:r>
    </w:p>
    <w:p w14:paraId="6AB89EE9" w14:textId="77777777" w:rsidR="000019C6" w:rsidRPr="00756D2A" w:rsidRDefault="000019C6" w:rsidP="00756D2A">
      <w:pPr>
        <w:jc w:val="both"/>
      </w:pPr>
    </w:p>
    <w:p w14:paraId="47B54349" w14:textId="77777777" w:rsidR="000019C6" w:rsidRPr="00756D2A" w:rsidRDefault="000019C6" w:rsidP="00756D2A">
      <w:pPr>
        <w:jc w:val="both"/>
      </w:pPr>
      <w:r w:rsidRPr="00756D2A">
        <w:rPr>
          <w:rFonts w:hint="cs"/>
        </w:rPr>
        <w:t>To contextualize the market regimes, Figure 1 maps the rolling annualized volatility of the VNINDEX alongside major crisis episodes.</w:t>
      </w:r>
    </w:p>
    <w:p w14:paraId="0FE31DEA" w14:textId="1F8BD0FD" w:rsidR="000019C6" w:rsidRPr="00756D2A" w:rsidRDefault="000019C6" w:rsidP="00756D2A">
      <w:pPr>
        <w:pStyle w:val="image"/>
        <w:spacing w:line="300" w:lineRule="auto"/>
        <w:jc w:val="both"/>
        <w:rPr>
          <w:sz w:val="24"/>
          <w:szCs w:val="24"/>
          <w:lang w:val="vi-VN"/>
        </w:rPr>
      </w:pPr>
      <w:r w:rsidRPr="00756D2A">
        <w:rPr>
          <w:rFonts w:hint="cs"/>
          <w:noProof/>
          <w:sz w:val="24"/>
          <w:szCs w:val="24"/>
        </w:rPr>
        <w:lastRenderedPageBreak/>
        <w:drawing>
          <wp:inline distT="0" distB="0" distL="0" distR="0" wp14:anchorId="1357064D" wp14:editId="7338E1FD">
            <wp:extent cx="5957047" cy="3688080"/>
            <wp:effectExtent l="0" t="0" r="12065" b="7620"/>
            <wp:docPr id="1479064871" name="Chart 3">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bookmarkEnd w:id="59"/>
    <w:p w14:paraId="16FF5E0C" w14:textId="2CDE9BB6" w:rsidR="000019C6" w:rsidRPr="00756D2A" w:rsidRDefault="000019C6" w:rsidP="00756D2A">
      <w:pPr>
        <w:pStyle w:val="figurecaption"/>
        <w:jc w:val="both"/>
        <w:rPr>
          <w:sz w:val="24"/>
          <w:szCs w:val="24"/>
        </w:rPr>
      </w:pPr>
      <w:r w:rsidRPr="00756D2A">
        <w:rPr>
          <w:rFonts w:hint="cs"/>
          <w:i/>
          <w:sz w:val="24"/>
          <w:szCs w:val="24"/>
        </w:rPr>
        <w:t xml:space="preserve">Fig. 1 </w:t>
      </w:r>
      <w:r w:rsidRPr="00756D2A">
        <w:rPr>
          <w:rFonts w:hint="cs"/>
          <w:sz w:val="24"/>
          <w:szCs w:val="24"/>
        </w:rPr>
        <w:t>VNINDEX Rolling Volatility and Market Regimes (2014–</w:t>
      </w:r>
      <w:commentRangeStart w:id="65"/>
      <w:r w:rsidRPr="00756D2A">
        <w:rPr>
          <w:rFonts w:hint="cs"/>
          <w:sz w:val="24"/>
          <w:szCs w:val="24"/>
        </w:rPr>
        <w:t>2025</w:t>
      </w:r>
      <w:commentRangeEnd w:id="65"/>
      <w:r w:rsidR="00EE4F44">
        <w:rPr>
          <w:rStyle w:val="CommentReference"/>
          <w:lang w:eastAsia="en-US"/>
        </w:rPr>
        <w:commentReference w:id="65"/>
      </w:r>
      <w:r w:rsidRPr="00756D2A">
        <w:rPr>
          <w:rFonts w:hint="cs"/>
          <w:sz w:val="24"/>
          <w:szCs w:val="24"/>
        </w:rPr>
        <w:t>)</w:t>
      </w:r>
      <w:ins w:id="66" w:author="Ha Hong Hanh" w:date="2026-09-24T17:58:00Z" w16du:dateUtc="2026-09-24T10:58:00Z">
        <w:r w:rsidR="00EE4F44">
          <w:rPr>
            <w:sz w:val="24"/>
            <w:szCs w:val="24"/>
          </w:rPr>
          <w:t xml:space="preserve"> </w:t>
        </w:r>
      </w:ins>
    </w:p>
    <w:bookmarkEnd w:id="50"/>
    <w:p w14:paraId="5DC7A323" w14:textId="77777777" w:rsidR="000019C6" w:rsidRPr="00756D2A" w:rsidRDefault="000019C6" w:rsidP="00756D2A">
      <w:pPr>
        <w:pStyle w:val="heading20"/>
        <w:tabs>
          <w:tab w:val="clear" w:pos="567"/>
          <w:tab w:val="left" w:pos="720"/>
        </w:tabs>
        <w:spacing w:line="300" w:lineRule="auto"/>
        <w:ind w:left="0" w:firstLine="0"/>
        <w:rPr>
          <w:sz w:val="24"/>
          <w:szCs w:val="24"/>
        </w:rPr>
      </w:pPr>
      <w:r w:rsidRPr="00756D2A">
        <w:rPr>
          <w:rFonts w:hint="cs"/>
          <w:sz w:val="24"/>
          <w:szCs w:val="24"/>
        </w:rPr>
        <w:t>2.3 The DCCA Cross-Correlation Coefficient</w:t>
      </w:r>
    </w:p>
    <w:p w14:paraId="4ECA5912" w14:textId="0F8A2ED9" w:rsidR="000019C6" w:rsidRPr="00756D2A" w:rsidRDefault="000019C6" w:rsidP="00756D2A">
      <w:pPr>
        <w:jc w:val="both"/>
      </w:pPr>
      <w:r w:rsidRPr="00756D2A">
        <w:rPr>
          <w:rFonts w:hint="cs"/>
        </w:rPr>
        <w:t xml:space="preserve">Following Podobnik and Stanley (2008) and </w:t>
      </w:r>
      <w:proofErr w:type="spellStart"/>
      <w:r w:rsidRPr="00756D2A">
        <w:rPr>
          <w:rFonts w:hint="cs"/>
        </w:rPr>
        <w:t>Zebende</w:t>
      </w:r>
      <w:proofErr w:type="spellEnd"/>
      <w:r w:rsidRPr="00756D2A">
        <w:rPr>
          <w:rFonts w:hint="cs"/>
        </w:rPr>
        <w:t xml:space="preserve"> (2011), the DCCA cross-correlation coefficient evaluates multiscale covariance after filtering out non-stationary local trends</w:t>
      </w:r>
      <w:r w:rsidR="00573941">
        <w:rPr>
          <w:lang w:val="vi-VN"/>
        </w:rPr>
        <w:t xml:space="preserve"> from the data</w:t>
      </w:r>
      <w:r w:rsidRPr="00756D2A">
        <w:rPr>
          <w:rFonts w:hint="cs"/>
        </w:rPr>
        <w:t xml:space="preserve">. To preserve long-range dependence and eliminate high-frequency drift, we map </w:t>
      </w:r>
      <w:r w:rsidR="006320D2">
        <w:t>the</w:t>
      </w:r>
      <w:r w:rsidR="006320D2">
        <w:rPr>
          <w:lang w:val="vi-VN"/>
        </w:rPr>
        <w:t xml:space="preserve"> </w:t>
      </w:r>
      <w:r w:rsidRPr="00756D2A">
        <w:rPr>
          <w:rFonts w:hint="cs"/>
        </w:rPr>
        <w:t xml:space="preserve">raw return series </w:t>
      </w:r>
      <w:proofErr w:type="spellStart"/>
      <w:r w:rsidRPr="00756D2A">
        <w:rPr>
          <w:rFonts w:hint="cs"/>
          <w:i/>
        </w:rPr>
        <w:t>x</w:t>
      </w:r>
      <w:r w:rsidRPr="00756D2A">
        <w:rPr>
          <w:rFonts w:hint="cs"/>
          <w:i/>
          <w:vertAlign w:val="subscript"/>
        </w:rPr>
        <w:t>t</w:t>
      </w:r>
      <w:proofErr w:type="spellEnd"/>
      <w:r w:rsidRPr="00756D2A">
        <w:rPr>
          <w:rFonts w:hint="cs"/>
        </w:rPr>
        <w:t xml:space="preserve"> and </w:t>
      </w:r>
      <w:proofErr w:type="spellStart"/>
      <w:r w:rsidRPr="00756D2A">
        <w:rPr>
          <w:rFonts w:hint="cs"/>
          <w:i/>
        </w:rPr>
        <w:t>y</w:t>
      </w:r>
      <w:r w:rsidRPr="00756D2A">
        <w:rPr>
          <w:rFonts w:hint="cs"/>
          <w:i/>
          <w:vertAlign w:val="subscript"/>
        </w:rPr>
        <w:t>t</w:t>
      </w:r>
      <w:proofErr w:type="spellEnd"/>
      <w:r w:rsidRPr="00756D2A">
        <w:rPr>
          <w:rFonts w:hint="cs"/>
        </w:rPr>
        <w:t xml:space="preserve"> into cumulative deviation profiles:</w:t>
      </w:r>
    </w:p>
    <w:p w14:paraId="43C7DBD5" w14:textId="77777777" w:rsidR="000019C6" w:rsidRPr="00756D2A" w:rsidRDefault="00000000" w:rsidP="00756D2A">
      <w:pPr>
        <w:spacing w:line="300" w:lineRule="auto"/>
        <w:jc w:val="both"/>
      </w:pPr>
      <m:oMathPara>
        <m:oMathParaPr>
          <m:jc m:val="center"/>
        </m:oMathParaPr>
        <m:oMath>
          <m:sSub>
            <m:sSubPr>
              <m:ctrlPr>
                <w:rPr>
                  <w:rFonts w:ascii="Cambria Math" w:hAnsi="Cambria Math" w:hint="cs"/>
                  <w:lang w:eastAsia="zh-CN"/>
                </w:rPr>
              </m:ctrlPr>
            </m:sSubPr>
            <m:e>
              <m:r>
                <w:rPr>
                  <w:rFonts w:ascii="Cambria Math" w:hAnsi="Cambria Math" w:hint="cs"/>
                </w:rPr>
                <m:t>X</m:t>
              </m:r>
            </m:e>
            <m:sub>
              <m:r>
                <w:rPr>
                  <w:rFonts w:ascii="Cambria Math" w:hAnsi="Cambria Math" w:hint="cs"/>
                </w:rPr>
                <m:t>k</m:t>
              </m:r>
            </m:sub>
          </m:sSub>
          <m:r>
            <m:rPr>
              <m:sty m:val="p"/>
            </m:rPr>
            <w:rPr>
              <w:rFonts w:ascii="Cambria Math" w:hAnsi="Cambria Math" w:hint="cs"/>
            </w:rPr>
            <m:t>=</m:t>
          </m:r>
          <m:nary>
            <m:naryPr>
              <m:chr m:val="∑"/>
              <m:limLoc m:val="undOvr"/>
              <m:ctrlPr>
                <w:rPr>
                  <w:rFonts w:ascii="Cambria Math" w:hAnsi="Cambria Math" w:hint="cs"/>
                  <w:lang w:eastAsia="zh-CN"/>
                </w:rPr>
              </m:ctrlPr>
            </m:naryPr>
            <m:sub>
              <m:r>
                <w:rPr>
                  <w:rFonts w:ascii="Cambria Math" w:hAnsi="Cambria Math" w:hint="cs"/>
                </w:rPr>
                <m:t>t</m:t>
              </m:r>
              <m:r>
                <m:rPr>
                  <m:sty m:val="p"/>
                </m:rPr>
                <w:rPr>
                  <w:rFonts w:ascii="Cambria Math" w:hAnsi="Cambria Math" w:hint="cs"/>
                </w:rPr>
                <m:t>=</m:t>
              </m:r>
              <m:r>
                <w:rPr>
                  <w:rFonts w:ascii="Cambria Math" w:hAnsi="Cambria Math" w:hint="cs"/>
                </w:rPr>
                <m:t>1</m:t>
              </m:r>
            </m:sub>
            <m:sup>
              <m:r>
                <w:rPr>
                  <w:rFonts w:ascii="Cambria Math" w:hAnsi="Cambria Math" w:hint="cs"/>
                </w:rPr>
                <m:t>k</m:t>
              </m:r>
            </m:sup>
            <m:e>
              <m:r>
                <m:rPr>
                  <m:sty m:val="p"/>
                </m:rPr>
                <w:rPr>
                  <w:rFonts w:ascii="Cambria Math" w:hAnsi="Cambria Math" w:hint="cs"/>
                </w:rPr>
                <m:t>(</m:t>
              </m:r>
            </m:e>
          </m:nary>
          <m:sSub>
            <m:sSubPr>
              <m:ctrlPr>
                <w:rPr>
                  <w:rFonts w:ascii="Cambria Math" w:hAnsi="Cambria Math" w:hint="cs"/>
                  <w:lang w:eastAsia="zh-CN"/>
                </w:rPr>
              </m:ctrlPr>
            </m:sSubPr>
            <m:e>
              <m:r>
                <w:rPr>
                  <w:rFonts w:ascii="Cambria Math" w:hAnsi="Cambria Math" w:hint="cs"/>
                </w:rPr>
                <m:t>x</m:t>
              </m:r>
            </m:e>
            <m:sub>
              <m:r>
                <w:rPr>
                  <w:rFonts w:ascii="Cambria Math" w:hAnsi="Cambria Math" w:hint="cs"/>
                </w:rPr>
                <m:t>t</m:t>
              </m:r>
            </m:sub>
          </m:sSub>
          <m:r>
            <m:rPr>
              <m:sty m:val="p"/>
            </m:rPr>
            <w:rPr>
              <w:rFonts w:ascii="Cambria Math" w:hAnsi="Cambria Math" w:hint="cs"/>
            </w:rPr>
            <m:t>-</m:t>
          </m:r>
          <m:acc>
            <m:accPr>
              <m:chr m:val="‾"/>
              <m:ctrlPr>
                <w:rPr>
                  <w:rFonts w:ascii="Cambria Math" w:hAnsi="Cambria Math" w:hint="cs"/>
                  <w:lang w:eastAsia="zh-CN"/>
                </w:rPr>
              </m:ctrlPr>
            </m:accPr>
            <m:e>
              <m:r>
                <w:rPr>
                  <w:rFonts w:ascii="Cambria Math" w:hAnsi="Cambria Math" w:hint="cs"/>
                </w:rPr>
                <m:t>x</m:t>
              </m:r>
            </m:e>
          </m:acc>
          <m:r>
            <m:rPr>
              <m:sty m:val="p"/>
            </m:rPr>
            <w:rPr>
              <w:rFonts w:ascii="Cambria Math" w:hAnsi="Cambria Math" w:hint="cs"/>
            </w:rPr>
            <m:t>),</m:t>
          </m:r>
          <m:r>
            <w:rPr>
              <w:rFonts w:ascii="Cambria Math" w:hAnsi="Cambria Math" w:hint="cs"/>
            </w:rPr>
            <m:t> </m:t>
          </m:r>
          <m:sSub>
            <m:sSubPr>
              <m:ctrlPr>
                <w:rPr>
                  <w:rFonts w:ascii="Cambria Math" w:hAnsi="Cambria Math" w:hint="cs"/>
                  <w:lang w:eastAsia="zh-CN"/>
                </w:rPr>
              </m:ctrlPr>
            </m:sSubPr>
            <m:e>
              <m:r>
                <w:rPr>
                  <w:rFonts w:ascii="Cambria Math" w:hAnsi="Cambria Math" w:hint="cs"/>
                </w:rPr>
                <m:t>Y</m:t>
              </m:r>
            </m:e>
            <m:sub>
              <m:r>
                <w:rPr>
                  <w:rFonts w:ascii="Cambria Math" w:hAnsi="Cambria Math" w:hint="cs"/>
                </w:rPr>
                <m:t>k</m:t>
              </m:r>
            </m:sub>
          </m:sSub>
          <m:r>
            <m:rPr>
              <m:sty m:val="p"/>
            </m:rPr>
            <w:rPr>
              <w:rFonts w:ascii="Cambria Math" w:hAnsi="Cambria Math" w:hint="cs"/>
            </w:rPr>
            <m:t>=</m:t>
          </m:r>
          <m:nary>
            <m:naryPr>
              <m:chr m:val="∑"/>
              <m:limLoc m:val="undOvr"/>
              <m:ctrlPr>
                <w:rPr>
                  <w:rFonts w:ascii="Cambria Math" w:hAnsi="Cambria Math" w:hint="cs"/>
                  <w:lang w:eastAsia="zh-CN"/>
                </w:rPr>
              </m:ctrlPr>
            </m:naryPr>
            <m:sub>
              <m:r>
                <w:rPr>
                  <w:rFonts w:ascii="Cambria Math" w:hAnsi="Cambria Math" w:hint="cs"/>
                </w:rPr>
                <m:t>t</m:t>
              </m:r>
              <m:r>
                <m:rPr>
                  <m:sty m:val="p"/>
                </m:rPr>
                <w:rPr>
                  <w:rFonts w:ascii="Cambria Math" w:hAnsi="Cambria Math" w:hint="cs"/>
                </w:rPr>
                <m:t>=</m:t>
              </m:r>
              <m:r>
                <w:rPr>
                  <w:rFonts w:ascii="Cambria Math" w:hAnsi="Cambria Math" w:hint="cs"/>
                </w:rPr>
                <m:t>1</m:t>
              </m:r>
            </m:sub>
            <m:sup>
              <m:r>
                <w:rPr>
                  <w:rFonts w:ascii="Cambria Math" w:hAnsi="Cambria Math" w:hint="cs"/>
                </w:rPr>
                <m:t>k</m:t>
              </m:r>
            </m:sup>
            <m:e>
              <m:r>
                <m:rPr>
                  <m:sty m:val="p"/>
                </m:rPr>
                <w:rPr>
                  <w:rFonts w:ascii="Cambria Math" w:hAnsi="Cambria Math" w:hint="cs"/>
                </w:rPr>
                <m:t>(</m:t>
              </m:r>
            </m:e>
          </m:nary>
          <m:sSub>
            <m:sSubPr>
              <m:ctrlPr>
                <w:rPr>
                  <w:rFonts w:ascii="Cambria Math" w:hAnsi="Cambria Math" w:hint="cs"/>
                  <w:lang w:eastAsia="zh-CN"/>
                </w:rPr>
              </m:ctrlPr>
            </m:sSubPr>
            <m:e>
              <m:r>
                <w:rPr>
                  <w:rFonts w:ascii="Cambria Math" w:hAnsi="Cambria Math" w:hint="cs"/>
                </w:rPr>
                <m:t>y</m:t>
              </m:r>
            </m:e>
            <m:sub>
              <m:r>
                <w:rPr>
                  <w:rFonts w:ascii="Cambria Math" w:hAnsi="Cambria Math" w:hint="cs"/>
                </w:rPr>
                <m:t>t</m:t>
              </m:r>
            </m:sub>
          </m:sSub>
          <m:r>
            <m:rPr>
              <m:sty m:val="p"/>
            </m:rPr>
            <w:rPr>
              <w:rFonts w:ascii="Cambria Math" w:hAnsi="Cambria Math" w:hint="cs"/>
            </w:rPr>
            <m:t>-</m:t>
          </m:r>
          <m:acc>
            <m:accPr>
              <m:chr m:val="‾"/>
              <m:ctrlPr>
                <w:rPr>
                  <w:rFonts w:ascii="Cambria Math" w:hAnsi="Cambria Math" w:hint="cs"/>
                  <w:lang w:eastAsia="zh-CN"/>
                </w:rPr>
              </m:ctrlPr>
            </m:accPr>
            <m:e>
              <m:r>
                <w:rPr>
                  <w:rFonts w:ascii="Cambria Math" w:hAnsi="Cambria Math" w:hint="cs"/>
                </w:rPr>
                <m:t>y</m:t>
              </m:r>
            </m:e>
          </m:acc>
          <m:r>
            <m:rPr>
              <m:sty m:val="p"/>
            </m:rPr>
            <w:rPr>
              <w:rFonts w:ascii="Cambria Math" w:hAnsi="Cambria Math" w:hint="cs"/>
            </w:rPr>
            <m:t>),</m:t>
          </m:r>
          <m:r>
            <w:rPr>
              <w:rFonts w:ascii="Cambria Math" w:hAnsi="Cambria Math" w:hint="cs"/>
            </w:rPr>
            <m:t> k</m:t>
          </m:r>
          <m:r>
            <m:rPr>
              <m:sty m:val="p"/>
            </m:rPr>
            <w:rPr>
              <w:rFonts w:ascii="Cambria Math" w:hAnsi="Cambria Math" w:hint="cs"/>
            </w:rPr>
            <m:t>=</m:t>
          </m:r>
          <m:r>
            <w:rPr>
              <w:rFonts w:ascii="Cambria Math" w:hAnsi="Cambria Math" w:hint="cs"/>
            </w:rPr>
            <m:t>1</m:t>
          </m:r>
          <m:r>
            <m:rPr>
              <m:sty m:val="p"/>
            </m:rPr>
            <w:rPr>
              <w:rFonts w:ascii="Cambria Math" w:hAnsi="Cambria Math" w:hint="cs"/>
            </w:rPr>
            <m:t>,</m:t>
          </m:r>
          <m:r>
            <w:rPr>
              <w:rFonts w:ascii="Cambria Math" w:hAnsi="Cambria Math" w:hint="cs"/>
            </w:rPr>
            <m:t>2</m:t>
          </m:r>
          <m:r>
            <m:rPr>
              <m:sty m:val="p"/>
            </m:rPr>
            <w:rPr>
              <w:rFonts w:ascii="Cambria Math" w:hAnsi="Cambria Math" w:hint="cs"/>
            </w:rPr>
            <m:t>,…,</m:t>
          </m:r>
          <m:r>
            <w:rPr>
              <w:rFonts w:ascii="Cambria Math" w:hAnsi="Cambria Math" w:hint="cs"/>
            </w:rPr>
            <m:t>N</m:t>
          </m:r>
          <m:r>
            <m:rPr>
              <m:sty m:val="p"/>
            </m:rPr>
            <w:rPr>
              <w:rFonts w:ascii="Cambria Math" w:hAnsi="Cambria Math" w:hint="cs"/>
            </w:rPr>
            <m:t>,</m:t>
          </m:r>
        </m:oMath>
      </m:oMathPara>
    </w:p>
    <w:p w14:paraId="6549617A" w14:textId="77777777" w:rsidR="000019C6" w:rsidRPr="00756D2A" w:rsidRDefault="000019C6" w:rsidP="00756D2A">
      <w:pPr>
        <w:spacing w:line="300" w:lineRule="auto"/>
        <w:jc w:val="both"/>
      </w:pPr>
      <w:r w:rsidRPr="00756D2A">
        <w:rPr>
          <w:rFonts w:hint="cs"/>
        </w:rPr>
        <w:t xml:space="preserve">where </w:t>
      </w:r>
      <m:oMath>
        <m:acc>
          <m:accPr>
            <m:chr m:val="‾"/>
            <m:ctrlPr>
              <w:rPr>
                <w:rFonts w:ascii="Cambria Math" w:hAnsi="Cambria Math" w:hint="cs"/>
                <w:lang w:eastAsia="zh-CN"/>
              </w:rPr>
            </m:ctrlPr>
          </m:accPr>
          <m:e>
            <m:r>
              <w:rPr>
                <w:rFonts w:ascii="Cambria Math" w:hAnsi="Cambria Math" w:hint="cs"/>
              </w:rPr>
              <m:t>x</m:t>
            </m:r>
          </m:e>
        </m:acc>
        <m:r>
          <m:rPr>
            <m:sty m:val="p"/>
          </m:rPr>
          <w:rPr>
            <w:rFonts w:ascii="Cambria Math" w:hAnsi="Cambria Math" w:hint="cs"/>
          </w:rPr>
          <m:t>=</m:t>
        </m:r>
        <m:f>
          <m:fPr>
            <m:ctrlPr>
              <w:rPr>
                <w:rFonts w:ascii="Cambria Math" w:hAnsi="Cambria Math" w:hint="cs"/>
                <w:lang w:eastAsia="zh-CN"/>
              </w:rPr>
            </m:ctrlPr>
          </m:fPr>
          <m:num>
            <m:r>
              <w:rPr>
                <w:rFonts w:ascii="Cambria Math" w:hAnsi="Cambria Math" w:hint="cs"/>
              </w:rPr>
              <m:t>1</m:t>
            </m:r>
          </m:num>
          <m:den>
            <m:r>
              <w:rPr>
                <w:rFonts w:ascii="Cambria Math" w:hAnsi="Cambria Math" w:hint="cs"/>
              </w:rPr>
              <m:t>N</m:t>
            </m:r>
          </m:den>
        </m:f>
        <m:nary>
          <m:naryPr>
            <m:chr m:val="∑"/>
            <m:limLoc m:val="undOvr"/>
            <m:ctrlPr>
              <w:rPr>
                <w:rFonts w:ascii="Cambria Math" w:hAnsi="Cambria Math" w:hint="cs"/>
                <w:lang w:eastAsia="zh-CN"/>
              </w:rPr>
            </m:ctrlPr>
          </m:naryPr>
          <m:sub>
            <m:r>
              <w:rPr>
                <w:rFonts w:ascii="Cambria Math" w:hAnsi="Cambria Math" w:hint="cs"/>
              </w:rPr>
              <m:t>t</m:t>
            </m:r>
            <m:r>
              <m:rPr>
                <m:sty m:val="p"/>
              </m:rPr>
              <w:rPr>
                <w:rFonts w:ascii="Cambria Math" w:hAnsi="Cambria Math" w:hint="cs"/>
              </w:rPr>
              <m:t>=</m:t>
            </m:r>
            <m:r>
              <w:rPr>
                <w:rFonts w:ascii="Cambria Math" w:hAnsi="Cambria Math" w:hint="cs"/>
              </w:rPr>
              <m:t>1</m:t>
            </m:r>
          </m:sub>
          <m:sup>
            <m:r>
              <w:rPr>
                <w:rFonts w:ascii="Cambria Math" w:hAnsi="Cambria Math" w:hint="cs"/>
              </w:rPr>
              <m:t>N</m:t>
            </m:r>
          </m:sup>
          <m:e>
            <m:sSub>
              <m:sSubPr>
                <m:ctrlPr>
                  <w:rPr>
                    <w:rFonts w:ascii="Cambria Math" w:hAnsi="Cambria Math" w:hint="cs"/>
                    <w:lang w:eastAsia="zh-CN"/>
                  </w:rPr>
                </m:ctrlPr>
              </m:sSubPr>
              <m:e>
                <m:r>
                  <w:rPr>
                    <w:rFonts w:ascii="Cambria Math" w:hAnsi="Cambria Math" w:hint="cs"/>
                  </w:rPr>
                  <m:t>x</m:t>
                </m:r>
              </m:e>
              <m:sub>
                <m:r>
                  <w:rPr>
                    <w:rFonts w:ascii="Cambria Math" w:hAnsi="Cambria Math" w:hint="cs"/>
                  </w:rPr>
                  <m:t>t</m:t>
                </m:r>
              </m:sub>
            </m:sSub>
          </m:e>
        </m:nary>
      </m:oMath>
      <w:r w:rsidRPr="00756D2A">
        <w:rPr>
          <w:rFonts w:hint="cs"/>
        </w:rPr>
        <w:t xml:space="preserve"> and </w:t>
      </w:r>
      <m:oMath>
        <m:acc>
          <m:accPr>
            <m:chr m:val="‾"/>
            <m:ctrlPr>
              <w:rPr>
                <w:rFonts w:ascii="Cambria Math" w:hAnsi="Cambria Math" w:hint="cs"/>
                <w:lang w:eastAsia="zh-CN"/>
              </w:rPr>
            </m:ctrlPr>
          </m:accPr>
          <m:e>
            <m:r>
              <w:rPr>
                <w:rFonts w:ascii="Cambria Math" w:hAnsi="Cambria Math" w:hint="cs"/>
              </w:rPr>
              <m:t>y</m:t>
            </m:r>
          </m:e>
        </m:acc>
        <m:r>
          <m:rPr>
            <m:sty m:val="p"/>
          </m:rPr>
          <w:rPr>
            <w:rFonts w:ascii="Cambria Math" w:hAnsi="Cambria Math" w:hint="cs"/>
          </w:rPr>
          <m:t>=</m:t>
        </m:r>
        <m:f>
          <m:fPr>
            <m:ctrlPr>
              <w:rPr>
                <w:rFonts w:ascii="Cambria Math" w:hAnsi="Cambria Math" w:hint="cs"/>
                <w:lang w:eastAsia="zh-CN"/>
              </w:rPr>
            </m:ctrlPr>
          </m:fPr>
          <m:num>
            <m:r>
              <w:rPr>
                <w:rFonts w:ascii="Cambria Math" w:hAnsi="Cambria Math" w:hint="cs"/>
              </w:rPr>
              <m:t>1</m:t>
            </m:r>
          </m:num>
          <m:den>
            <m:r>
              <w:rPr>
                <w:rFonts w:ascii="Cambria Math" w:hAnsi="Cambria Math" w:hint="cs"/>
              </w:rPr>
              <m:t>N</m:t>
            </m:r>
          </m:den>
        </m:f>
        <m:nary>
          <m:naryPr>
            <m:chr m:val="∑"/>
            <m:limLoc m:val="undOvr"/>
            <m:ctrlPr>
              <w:rPr>
                <w:rFonts w:ascii="Cambria Math" w:hAnsi="Cambria Math" w:hint="cs"/>
                <w:lang w:eastAsia="zh-CN"/>
              </w:rPr>
            </m:ctrlPr>
          </m:naryPr>
          <m:sub>
            <m:r>
              <w:rPr>
                <w:rFonts w:ascii="Cambria Math" w:hAnsi="Cambria Math" w:hint="cs"/>
              </w:rPr>
              <m:t>t</m:t>
            </m:r>
            <m:r>
              <m:rPr>
                <m:sty m:val="p"/>
              </m:rPr>
              <w:rPr>
                <w:rFonts w:ascii="Cambria Math" w:hAnsi="Cambria Math" w:hint="cs"/>
              </w:rPr>
              <m:t>=</m:t>
            </m:r>
            <m:r>
              <w:rPr>
                <w:rFonts w:ascii="Cambria Math" w:hAnsi="Cambria Math" w:hint="cs"/>
              </w:rPr>
              <m:t>1</m:t>
            </m:r>
          </m:sub>
          <m:sup>
            <m:r>
              <w:rPr>
                <w:rFonts w:ascii="Cambria Math" w:hAnsi="Cambria Math" w:hint="cs"/>
              </w:rPr>
              <m:t>N</m:t>
            </m:r>
          </m:sup>
          <m:e>
            <m:sSub>
              <m:sSubPr>
                <m:ctrlPr>
                  <w:rPr>
                    <w:rFonts w:ascii="Cambria Math" w:hAnsi="Cambria Math" w:hint="cs"/>
                    <w:lang w:eastAsia="zh-CN"/>
                  </w:rPr>
                </m:ctrlPr>
              </m:sSubPr>
              <m:e>
                <m:r>
                  <w:rPr>
                    <w:rFonts w:ascii="Cambria Math" w:hAnsi="Cambria Math" w:hint="cs"/>
                  </w:rPr>
                  <m:t>y</m:t>
                </m:r>
              </m:e>
              <m:sub>
                <m:r>
                  <w:rPr>
                    <w:rFonts w:ascii="Cambria Math" w:hAnsi="Cambria Math" w:hint="cs"/>
                  </w:rPr>
                  <m:t>t</m:t>
                </m:r>
              </m:sub>
            </m:sSub>
          </m:e>
        </m:nary>
      </m:oMath>
      <w:r w:rsidRPr="00756D2A">
        <w:rPr>
          <w:rFonts w:hint="cs"/>
        </w:rPr>
        <w:t xml:space="preserve"> denote the respective sample means.</w:t>
      </w:r>
    </w:p>
    <w:p w14:paraId="4B2D8320" w14:textId="77777777" w:rsidR="000019C6" w:rsidRPr="00756D2A" w:rsidRDefault="000019C6" w:rsidP="00756D2A">
      <w:pPr>
        <w:spacing w:line="300" w:lineRule="auto"/>
        <w:jc w:val="both"/>
      </w:pPr>
      <w:r w:rsidRPr="00756D2A">
        <w:rPr>
          <w:rFonts w:hint="cs"/>
        </w:rPr>
        <w:t xml:space="preserve">Both profiles are subsequently partitioned into </w:t>
      </w:r>
      <m:oMath>
        <m:sSub>
          <m:sSubPr>
            <m:ctrlPr>
              <w:rPr>
                <w:rFonts w:ascii="Cambria Math" w:hAnsi="Cambria Math" w:hint="cs"/>
                <w:lang w:eastAsia="zh-CN"/>
              </w:rPr>
            </m:ctrlPr>
          </m:sSubPr>
          <m:e>
            <m:r>
              <m:rPr>
                <m:sty m:val="p"/>
              </m:rPr>
              <w:rPr>
                <w:rFonts w:ascii="Cambria Math" w:hAnsi="Cambria Math" w:hint="cs"/>
              </w:rPr>
              <m:t>N</m:t>
            </m:r>
          </m:e>
          <m:sub>
            <m:r>
              <m:rPr>
                <m:sty m:val="p"/>
              </m:rPr>
              <w:rPr>
                <w:rFonts w:ascii="Cambria Math" w:hAnsi="Cambria Math" w:hint="cs"/>
              </w:rPr>
              <m:t>s</m:t>
            </m:r>
          </m:sub>
        </m:sSub>
        <m:r>
          <m:rPr>
            <m:sty m:val="p"/>
          </m:rPr>
          <w:rPr>
            <w:rFonts w:ascii="Cambria Math" w:hAnsi="Cambria Math" w:hint="cs"/>
          </w:rPr>
          <m:t>=⌊N/s⌋</m:t>
        </m:r>
      </m:oMath>
      <w:r w:rsidRPr="00756D2A">
        <w:rPr>
          <w:rFonts w:hint="cs"/>
        </w:rPr>
        <w:t xml:space="preserve"> non-overlapping segments of equal timescale </w:t>
      </w:r>
      <m:oMath>
        <m:r>
          <m:rPr>
            <m:sty m:val="p"/>
          </m:rPr>
          <w:rPr>
            <w:rFonts w:ascii="Cambria Math" w:hAnsi="Cambria Math" w:hint="cs"/>
          </w:rPr>
          <m:t>s</m:t>
        </m:r>
      </m:oMath>
      <w:r w:rsidRPr="00756D2A">
        <w:rPr>
          <w:rFonts w:hint="cs"/>
        </w:rPr>
        <w:t xml:space="preserve">. To prevent data loss near the boundary when </w:t>
      </w:r>
      <m:oMath>
        <m:r>
          <m:rPr>
            <m:sty m:val="p"/>
          </m:rPr>
          <w:rPr>
            <w:rFonts w:ascii="Cambria Math" w:hAnsi="Cambria Math" w:hint="cs"/>
          </w:rPr>
          <m:t>N</m:t>
        </m:r>
      </m:oMath>
      <w:r w:rsidRPr="00756D2A">
        <w:rPr>
          <w:rFonts w:hint="cs"/>
        </w:rPr>
        <w:t xml:space="preserve"> is not an exact multiple of </w:t>
      </w:r>
      <m:oMath>
        <m:r>
          <m:rPr>
            <m:sty m:val="p"/>
          </m:rPr>
          <w:rPr>
            <w:rFonts w:ascii="Cambria Math" w:hAnsi="Cambria Math" w:hint="cs"/>
          </w:rPr>
          <m:t>s</m:t>
        </m:r>
      </m:oMath>
      <w:r w:rsidRPr="00756D2A">
        <w:rPr>
          <w:rFonts w:hint="cs"/>
        </w:rPr>
        <w:t xml:space="preserve">, the partitioning is repeated from the opposite end of the series, generating </w:t>
      </w:r>
      <m:oMath>
        <m:r>
          <m:rPr>
            <m:sty m:val="p"/>
          </m:rPr>
          <w:rPr>
            <w:rFonts w:ascii="Cambria Math" w:hAnsi="Cambria Math" w:hint="cs"/>
          </w:rPr>
          <m:t>2</m:t>
        </m:r>
        <m:sSub>
          <m:sSubPr>
            <m:ctrlPr>
              <w:rPr>
                <w:rFonts w:ascii="Cambria Math" w:hAnsi="Cambria Math" w:hint="cs"/>
                <w:lang w:eastAsia="zh-CN"/>
              </w:rPr>
            </m:ctrlPr>
          </m:sSubPr>
          <m:e>
            <m:r>
              <m:rPr>
                <m:sty m:val="p"/>
              </m:rPr>
              <w:rPr>
                <w:rFonts w:ascii="Cambria Math" w:hAnsi="Cambria Math" w:hint="cs"/>
              </w:rPr>
              <m:t>N</m:t>
            </m:r>
          </m:e>
          <m:sub>
            <m:r>
              <m:rPr>
                <m:sty m:val="p"/>
              </m:rPr>
              <w:rPr>
                <w:rFonts w:ascii="Cambria Math" w:hAnsi="Cambria Math" w:hint="cs"/>
              </w:rPr>
              <m:t>s</m:t>
            </m:r>
          </m:sub>
        </m:sSub>
      </m:oMath>
      <w:r w:rsidRPr="00756D2A">
        <w:rPr>
          <w:rFonts w:hint="cs"/>
        </w:rPr>
        <w:t xml:space="preserve"> total segments.</w:t>
      </w:r>
    </w:p>
    <w:p w14:paraId="2C0C3B7E" w14:textId="78266A57" w:rsidR="000019C6" w:rsidRPr="00756D2A" w:rsidRDefault="000019C6" w:rsidP="00756D2A">
      <w:pPr>
        <w:jc w:val="both"/>
      </w:pPr>
      <w:r w:rsidRPr="00756D2A">
        <w:rPr>
          <w:rFonts w:hint="cs"/>
        </w:rPr>
        <w:t xml:space="preserve">To remove deterministic intraday patterns and local macroeconomic trends that would otherwise spuriously inflate cross-correlations, we fit local polynomial trends </w:t>
      </w:r>
      <w:r w:rsidRPr="00756D2A">
        <w:rPr>
          <w:rFonts w:hint="cs"/>
          <w:i/>
        </w:rPr>
        <w:t>X̃</w:t>
      </w:r>
      <w:r w:rsidRPr="00756D2A">
        <w:rPr>
          <w:rFonts w:hint="cs"/>
        </w:rPr>
        <w:t xml:space="preserve"> and </w:t>
      </w:r>
      <w:r w:rsidRPr="00756D2A">
        <w:rPr>
          <w:rFonts w:hint="cs"/>
          <w:i/>
        </w:rPr>
        <w:t>Ỹ</w:t>
      </w:r>
      <w:r w:rsidRPr="00756D2A">
        <w:rPr>
          <w:rFonts w:hint="cs"/>
        </w:rPr>
        <w:t xml:space="preserve"> of order </w:t>
      </w:r>
      <w:r w:rsidRPr="00756D2A">
        <w:rPr>
          <w:rFonts w:hint="cs"/>
          <w:i/>
        </w:rPr>
        <w:t>m</w:t>
      </w:r>
      <w:r w:rsidRPr="00756D2A">
        <w:rPr>
          <w:rFonts w:hint="cs"/>
        </w:rPr>
        <w:t xml:space="preserve"> using ordinary least squares (</w:t>
      </w:r>
      <w:r w:rsidRPr="00756D2A">
        <w:rPr>
          <w:rFonts w:hint="cs"/>
          <w:i/>
        </w:rPr>
        <w:t>m</w:t>
      </w:r>
      <w:r w:rsidRPr="00756D2A">
        <w:rPr>
          <w:rFonts w:hint="cs"/>
        </w:rPr>
        <w:t xml:space="preserve"> = 1 representing linear DCCA) and compute</w:t>
      </w:r>
      <w:r w:rsidR="00CE5C46">
        <w:rPr>
          <w:lang w:val="vi-VN"/>
        </w:rPr>
        <w:t xml:space="preserve"> the</w:t>
      </w:r>
      <w:r w:rsidRPr="00756D2A">
        <w:rPr>
          <w:rFonts w:hint="cs"/>
        </w:rPr>
        <w:t xml:space="preserve"> detrended covariance using piecewise boundary indexing:</w:t>
      </w:r>
    </w:p>
    <w:p w14:paraId="6C531495" w14:textId="77777777" w:rsidR="000019C6" w:rsidRPr="00756D2A" w:rsidRDefault="00000000" w:rsidP="00756D2A">
      <w:pPr>
        <w:spacing w:line="300" w:lineRule="auto"/>
        <w:jc w:val="both"/>
        <w:rPr>
          <w:iCs/>
        </w:rPr>
      </w:pPr>
      <m:oMathPara>
        <m:oMathParaPr>
          <m:jc m:val="center"/>
        </m:oMathParaPr>
        <m:oMath>
          <m:sSubSup>
            <m:sSubSupPr>
              <m:ctrlPr>
                <w:rPr>
                  <w:rFonts w:ascii="Cambria Math" w:hAnsi="Cambria Math" w:hint="cs"/>
                  <w:iCs/>
                  <w:lang w:eastAsia="zh-CN"/>
                </w:rPr>
              </m:ctrlPr>
            </m:sSubSupPr>
            <m:e>
              <m:r>
                <m:rPr>
                  <m:sty m:val="p"/>
                </m:rPr>
                <w:rPr>
                  <w:rFonts w:ascii="Cambria Math" w:hAnsi="Cambria Math" w:hint="cs"/>
                </w:rPr>
                <m:t>f</m:t>
              </m:r>
            </m:e>
            <m:sub>
              <m:r>
                <m:rPr>
                  <m:sty m:val="p"/>
                </m:rPr>
                <w:rPr>
                  <w:rFonts w:ascii="Cambria Math" w:hAnsi="Cambria Math" w:hint="cs"/>
                </w:rPr>
                <m:t>DCCA</m:t>
              </m:r>
            </m:sub>
            <m:sup>
              <m:r>
                <m:rPr>
                  <m:sty m:val="p"/>
                </m:rPr>
                <w:rPr>
                  <w:rFonts w:ascii="Cambria Math" w:hAnsi="Cambria Math" w:hint="cs"/>
                </w:rPr>
                <m:t>2</m:t>
              </m:r>
            </m:sup>
          </m:sSubSup>
          <m:r>
            <m:rPr>
              <m:sty m:val="p"/>
            </m:rPr>
            <w:rPr>
              <w:rFonts w:ascii="Cambria Math" w:hAnsi="Cambria Math" w:hint="cs"/>
            </w:rPr>
            <m:t>(s,ν)=</m:t>
          </m:r>
          <m:d>
            <m:dPr>
              <m:begChr m:val="{"/>
              <m:endChr m:val=""/>
              <m:ctrlPr>
                <w:rPr>
                  <w:rFonts w:ascii="Cambria Math" w:hAnsi="Cambria Math" w:hint="cs"/>
                  <w:iCs/>
                  <w:lang w:eastAsia="zh-CN"/>
                </w:rPr>
              </m:ctrlPr>
            </m:dPr>
            <m:e>
              <m:m>
                <m:mPr>
                  <m:plcHide m:val="1"/>
                  <m:mcs>
                    <m:mc>
                      <m:mcPr>
                        <m:count m:val="2"/>
                        <m:mcJc m:val="left"/>
                      </m:mcPr>
                    </m:mc>
                  </m:mcs>
                  <m:ctrlPr>
                    <w:rPr>
                      <w:rFonts w:ascii="Cambria Math" w:hAnsi="Cambria Math" w:hint="cs"/>
                      <w:iCs/>
                      <w:lang w:eastAsia="zh-CN"/>
                    </w:rPr>
                  </m:ctrlPr>
                </m:mPr>
                <m:mr>
                  <m:e>
                    <m:f>
                      <m:fPr>
                        <m:ctrlPr>
                          <w:rPr>
                            <w:rFonts w:ascii="Cambria Math" w:hAnsi="Cambria Math" w:hint="cs"/>
                            <w:iCs/>
                            <w:lang w:eastAsia="zh-CN"/>
                          </w:rPr>
                        </m:ctrlPr>
                      </m:fPr>
                      <m:num>
                        <m:r>
                          <m:rPr>
                            <m:sty m:val="p"/>
                          </m:rPr>
                          <w:rPr>
                            <w:rFonts w:ascii="Cambria Math" w:hAnsi="Cambria Math" w:hint="cs"/>
                          </w:rPr>
                          <m:t>1</m:t>
                        </m:r>
                      </m:num>
                      <m:den>
                        <m:r>
                          <m:rPr>
                            <m:sty m:val="p"/>
                          </m:rPr>
                          <w:rPr>
                            <w:rFonts w:ascii="Cambria Math" w:hAnsi="Cambria Math" w:hint="cs"/>
                          </w:rPr>
                          <m:t>s</m:t>
                        </m:r>
                      </m:den>
                    </m:f>
                    <m:nary>
                      <m:naryPr>
                        <m:chr m:val="∑"/>
                        <m:limLoc m:val="undOvr"/>
                        <m:ctrlPr>
                          <w:rPr>
                            <w:rFonts w:ascii="Cambria Math" w:hAnsi="Cambria Math" w:hint="cs"/>
                            <w:iCs/>
                            <w:lang w:eastAsia="zh-CN"/>
                          </w:rPr>
                        </m:ctrlPr>
                      </m:naryPr>
                      <m:sub>
                        <m:r>
                          <m:rPr>
                            <m:sty m:val="p"/>
                          </m:rPr>
                          <w:rPr>
                            <w:rFonts w:ascii="Cambria Math" w:hAnsi="Cambria Math" w:hint="cs"/>
                          </w:rPr>
                          <m:t>k=1</m:t>
                        </m:r>
                      </m:sub>
                      <m:sup>
                        <m:r>
                          <m:rPr>
                            <m:sty m:val="p"/>
                          </m:rPr>
                          <w:rPr>
                            <w:rFonts w:ascii="Cambria Math" w:hAnsi="Cambria Math" w:hint="cs"/>
                          </w:rPr>
                          <m:t>s</m:t>
                        </m:r>
                      </m:sup>
                      <m:e>
                        <m:d>
                          <m:dPr>
                            <m:ctrlPr>
                              <w:rPr>
                                <w:rFonts w:ascii="Cambria Math" w:hAnsi="Cambria Math" w:hint="cs"/>
                                <w:iCs/>
                                <w:lang w:eastAsia="zh-CN"/>
                              </w:rPr>
                            </m:ctrlPr>
                          </m:dPr>
                          <m:e>
                            <m:sSub>
                              <m:sSubPr>
                                <m:ctrlPr>
                                  <w:rPr>
                                    <w:rFonts w:ascii="Cambria Math" w:hAnsi="Cambria Math" w:hint="cs"/>
                                    <w:iCs/>
                                    <w:lang w:eastAsia="zh-CN"/>
                                  </w:rPr>
                                </m:ctrlPr>
                              </m:sSubPr>
                              <m:e>
                                <m:r>
                                  <m:rPr>
                                    <m:sty m:val="p"/>
                                  </m:rPr>
                                  <w:rPr>
                                    <w:rFonts w:ascii="Cambria Math" w:hAnsi="Cambria Math" w:hint="cs"/>
                                  </w:rPr>
                                  <m:t>X</m:t>
                                </m:r>
                              </m:e>
                              <m:sub>
                                <m:r>
                                  <m:rPr>
                                    <m:sty m:val="p"/>
                                  </m:rPr>
                                  <w:rPr>
                                    <w:rFonts w:ascii="Cambria Math" w:hAnsi="Cambria Math" w:hint="cs"/>
                                  </w:rPr>
                                  <m:t>(ν-1)s+k</m:t>
                                </m:r>
                              </m:sub>
                            </m:sSub>
                            <m:r>
                              <m:rPr>
                                <m:sty m:val="p"/>
                              </m:rPr>
                              <w:rPr>
                                <w:rFonts w:ascii="Cambria Math" w:hAnsi="Cambria Math" w:hint="cs"/>
                              </w:rPr>
                              <m:t>-</m:t>
                            </m:r>
                            <m:sSub>
                              <m:sSubPr>
                                <m:ctrlPr>
                                  <w:rPr>
                                    <w:rFonts w:ascii="Cambria Math" w:hAnsi="Cambria Math" w:hint="cs"/>
                                    <w:iCs/>
                                    <w:lang w:eastAsia="zh-CN"/>
                                  </w:rPr>
                                </m:ctrlPr>
                              </m:sSubPr>
                              <m:e>
                                <m:acc>
                                  <m:accPr>
                                    <m:chr m:val="̃"/>
                                    <m:ctrlPr>
                                      <w:rPr>
                                        <w:rFonts w:ascii="Cambria Math" w:hAnsi="Cambria Math" w:hint="cs"/>
                                        <w:iCs/>
                                        <w:lang w:eastAsia="zh-CN"/>
                                      </w:rPr>
                                    </m:ctrlPr>
                                  </m:accPr>
                                  <m:e>
                                    <m:r>
                                      <m:rPr>
                                        <m:sty m:val="p"/>
                                      </m:rPr>
                                      <w:rPr>
                                        <w:rFonts w:ascii="Cambria Math" w:hAnsi="Cambria Math" w:hint="cs"/>
                                      </w:rPr>
                                      <m:t>X</m:t>
                                    </m:r>
                                  </m:e>
                                </m:acc>
                              </m:e>
                              <m:sub>
                                <m:r>
                                  <m:rPr>
                                    <m:sty m:val="p"/>
                                  </m:rPr>
                                  <w:rPr>
                                    <w:rFonts w:ascii="Cambria Math" w:hAnsi="Cambria Math" w:hint="cs"/>
                                  </w:rPr>
                                  <m:t>k,ν</m:t>
                                </m:r>
                              </m:sub>
                            </m:sSub>
                          </m:e>
                        </m:d>
                      </m:e>
                    </m:nary>
                    <m:d>
                      <m:dPr>
                        <m:ctrlPr>
                          <w:rPr>
                            <w:rFonts w:ascii="Cambria Math" w:hAnsi="Cambria Math" w:hint="cs"/>
                            <w:iCs/>
                            <w:lang w:eastAsia="zh-CN"/>
                          </w:rPr>
                        </m:ctrlPr>
                      </m:dPr>
                      <m:e>
                        <m:sSub>
                          <m:sSubPr>
                            <m:ctrlPr>
                              <w:rPr>
                                <w:rFonts w:ascii="Cambria Math" w:hAnsi="Cambria Math" w:hint="cs"/>
                                <w:iCs/>
                                <w:lang w:eastAsia="zh-CN"/>
                              </w:rPr>
                            </m:ctrlPr>
                          </m:sSubPr>
                          <m:e>
                            <m:r>
                              <m:rPr>
                                <m:sty m:val="p"/>
                              </m:rPr>
                              <w:rPr>
                                <w:rFonts w:ascii="Cambria Math" w:hAnsi="Cambria Math" w:hint="cs"/>
                              </w:rPr>
                              <m:t>Y</m:t>
                            </m:r>
                          </m:e>
                          <m:sub>
                            <m:r>
                              <m:rPr>
                                <m:sty m:val="p"/>
                              </m:rPr>
                              <w:rPr>
                                <w:rFonts w:ascii="Cambria Math" w:hAnsi="Cambria Math" w:hint="cs"/>
                              </w:rPr>
                              <m:t>(ν-1)s+k</m:t>
                            </m:r>
                          </m:sub>
                        </m:sSub>
                        <m:r>
                          <m:rPr>
                            <m:sty m:val="p"/>
                          </m:rPr>
                          <w:rPr>
                            <w:rFonts w:ascii="Cambria Math" w:hAnsi="Cambria Math" w:hint="cs"/>
                          </w:rPr>
                          <m:t>-</m:t>
                        </m:r>
                        <m:sSub>
                          <m:sSubPr>
                            <m:ctrlPr>
                              <w:rPr>
                                <w:rFonts w:ascii="Cambria Math" w:hAnsi="Cambria Math" w:hint="cs"/>
                                <w:iCs/>
                                <w:lang w:eastAsia="zh-CN"/>
                              </w:rPr>
                            </m:ctrlPr>
                          </m:sSubPr>
                          <m:e>
                            <m:acc>
                              <m:accPr>
                                <m:chr m:val="̃"/>
                                <m:ctrlPr>
                                  <w:rPr>
                                    <w:rFonts w:ascii="Cambria Math" w:hAnsi="Cambria Math" w:hint="cs"/>
                                    <w:iCs/>
                                    <w:lang w:eastAsia="zh-CN"/>
                                  </w:rPr>
                                </m:ctrlPr>
                              </m:accPr>
                              <m:e>
                                <m:r>
                                  <m:rPr>
                                    <m:sty m:val="p"/>
                                  </m:rPr>
                                  <w:rPr>
                                    <w:rFonts w:ascii="Cambria Math" w:hAnsi="Cambria Math" w:hint="cs"/>
                                  </w:rPr>
                                  <m:t>Y</m:t>
                                </m:r>
                              </m:e>
                            </m:acc>
                          </m:e>
                          <m:sub>
                            <m:r>
                              <m:rPr>
                                <m:sty m:val="p"/>
                              </m:rPr>
                              <w:rPr>
                                <w:rFonts w:ascii="Cambria Math" w:hAnsi="Cambria Math" w:hint="cs"/>
                              </w:rPr>
                              <m:t>k,ν</m:t>
                            </m:r>
                          </m:sub>
                        </m:sSub>
                      </m:e>
                    </m:d>
                    <m:r>
                      <m:rPr>
                        <m:sty m:val="p"/>
                      </m:rPr>
                      <w:rPr>
                        <w:rFonts w:ascii="Cambria Math" w:hAnsi="Cambria Math" w:hint="cs"/>
                      </w:rPr>
                      <m:t>,</m:t>
                    </m:r>
                  </m:e>
                  <m:e>
                    <m:r>
                      <m:rPr>
                        <m:nor/>
                      </m:rPr>
                      <w:rPr>
                        <w:rFonts w:hint="cs"/>
                        <w:iCs/>
                      </w:rPr>
                      <m:t xml:space="preserve">for </m:t>
                    </m:r>
                    <m:r>
                      <m:rPr>
                        <m:sty m:val="p"/>
                      </m:rPr>
                      <w:rPr>
                        <w:rFonts w:ascii="Cambria Math" w:hAnsi="Cambria Math" w:hint="cs"/>
                      </w:rPr>
                      <m:t>ν=1,…,</m:t>
                    </m:r>
                    <m:sSub>
                      <m:sSubPr>
                        <m:ctrlPr>
                          <w:rPr>
                            <w:rFonts w:ascii="Cambria Math" w:hAnsi="Cambria Math" w:hint="cs"/>
                            <w:iCs/>
                            <w:lang w:eastAsia="zh-CN"/>
                          </w:rPr>
                        </m:ctrlPr>
                      </m:sSubPr>
                      <m:e>
                        <m:r>
                          <m:rPr>
                            <m:sty m:val="p"/>
                          </m:rPr>
                          <w:rPr>
                            <w:rFonts w:ascii="Cambria Math" w:hAnsi="Cambria Math" w:hint="cs"/>
                          </w:rPr>
                          <m:t>N</m:t>
                        </m:r>
                      </m:e>
                      <m:sub>
                        <m:r>
                          <m:rPr>
                            <m:sty m:val="p"/>
                          </m:rPr>
                          <w:rPr>
                            <w:rFonts w:ascii="Cambria Math" w:hAnsi="Cambria Math" w:hint="cs"/>
                          </w:rPr>
                          <m:t>s</m:t>
                        </m:r>
                      </m:sub>
                    </m:sSub>
                  </m:e>
                </m:mr>
                <m:mr>
                  <m:e>
                    <m:f>
                      <m:fPr>
                        <m:ctrlPr>
                          <w:rPr>
                            <w:rFonts w:ascii="Cambria Math" w:hAnsi="Cambria Math" w:hint="cs"/>
                            <w:iCs/>
                            <w:lang w:eastAsia="zh-CN"/>
                          </w:rPr>
                        </m:ctrlPr>
                      </m:fPr>
                      <m:num>
                        <m:r>
                          <m:rPr>
                            <m:sty m:val="p"/>
                          </m:rPr>
                          <w:rPr>
                            <w:rFonts w:ascii="Cambria Math" w:hAnsi="Cambria Math" w:hint="cs"/>
                          </w:rPr>
                          <m:t>1</m:t>
                        </m:r>
                      </m:num>
                      <m:den>
                        <m:r>
                          <m:rPr>
                            <m:sty m:val="p"/>
                          </m:rPr>
                          <w:rPr>
                            <w:rFonts w:ascii="Cambria Math" w:hAnsi="Cambria Math" w:hint="cs"/>
                          </w:rPr>
                          <m:t>s</m:t>
                        </m:r>
                      </m:den>
                    </m:f>
                    <m:nary>
                      <m:naryPr>
                        <m:chr m:val="∑"/>
                        <m:limLoc m:val="undOvr"/>
                        <m:ctrlPr>
                          <w:rPr>
                            <w:rFonts w:ascii="Cambria Math" w:hAnsi="Cambria Math" w:hint="cs"/>
                            <w:iCs/>
                            <w:lang w:eastAsia="zh-CN"/>
                          </w:rPr>
                        </m:ctrlPr>
                      </m:naryPr>
                      <m:sub>
                        <m:r>
                          <m:rPr>
                            <m:sty m:val="p"/>
                          </m:rPr>
                          <w:rPr>
                            <w:rFonts w:ascii="Cambria Math" w:hAnsi="Cambria Math" w:hint="cs"/>
                          </w:rPr>
                          <m:t>k=1</m:t>
                        </m:r>
                      </m:sub>
                      <m:sup>
                        <m:r>
                          <m:rPr>
                            <m:sty m:val="p"/>
                          </m:rPr>
                          <w:rPr>
                            <w:rFonts w:ascii="Cambria Math" w:hAnsi="Cambria Math" w:hint="cs"/>
                          </w:rPr>
                          <m:t>s</m:t>
                        </m:r>
                      </m:sup>
                      <m:e>
                        <m:d>
                          <m:dPr>
                            <m:ctrlPr>
                              <w:rPr>
                                <w:rFonts w:ascii="Cambria Math" w:hAnsi="Cambria Math" w:hint="cs"/>
                                <w:iCs/>
                                <w:lang w:eastAsia="zh-CN"/>
                              </w:rPr>
                            </m:ctrlPr>
                          </m:dPr>
                          <m:e>
                            <m:sSub>
                              <m:sSubPr>
                                <m:ctrlPr>
                                  <w:rPr>
                                    <w:rFonts w:ascii="Cambria Math" w:hAnsi="Cambria Math" w:hint="cs"/>
                                    <w:iCs/>
                                    <w:lang w:eastAsia="zh-CN"/>
                                  </w:rPr>
                                </m:ctrlPr>
                              </m:sSubPr>
                              <m:e>
                                <m:r>
                                  <m:rPr>
                                    <m:sty m:val="p"/>
                                  </m:rPr>
                                  <w:rPr>
                                    <w:rFonts w:ascii="Cambria Math" w:hAnsi="Cambria Math" w:hint="cs"/>
                                  </w:rPr>
                                  <m:t>X</m:t>
                                </m:r>
                              </m:e>
                              <m:sub>
                                <m:r>
                                  <m:rPr>
                                    <m:sty m:val="p"/>
                                  </m:rPr>
                                  <w:rPr>
                                    <w:rFonts w:ascii="Cambria Math" w:hAnsi="Cambria Math" w:hint="cs"/>
                                  </w:rPr>
                                  <m:t>N-(ν-</m:t>
                                </m:r>
                                <m:sSub>
                                  <m:sSubPr>
                                    <m:ctrlPr>
                                      <w:rPr>
                                        <w:rFonts w:ascii="Cambria Math" w:hAnsi="Cambria Math" w:hint="cs"/>
                                        <w:iCs/>
                                        <w:lang w:eastAsia="zh-CN"/>
                                      </w:rPr>
                                    </m:ctrlPr>
                                  </m:sSubPr>
                                  <m:e>
                                    <m:r>
                                      <m:rPr>
                                        <m:sty m:val="p"/>
                                      </m:rPr>
                                      <w:rPr>
                                        <w:rFonts w:ascii="Cambria Math" w:hAnsi="Cambria Math" w:hint="cs"/>
                                      </w:rPr>
                                      <m:t>N</m:t>
                                    </m:r>
                                  </m:e>
                                  <m:sub>
                                    <m:r>
                                      <m:rPr>
                                        <m:sty m:val="p"/>
                                      </m:rPr>
                                      <w:rPr>
                                        <w:rFonts w:ascii="Cambria Math" w:hAnsi="Cambria Math" w:hint="cs"/>
                                      </w:rPr>
                                      <m:t>s</m:t>
                                    </m:r>
                                  </m:sub>
                                </m:sSub>
                                <m:r>
                                  <m:rPr>
                                    <m:sty m:val="p"/>
                                  </m:rPr>
                                  <w:rPr>
                                    <w:rFonts w:ascii="Cambria Math" w:hAnsi="Cambria Math" w:hint="cs"/>
                                  </w:rPr>
                                  <m:t>)s+k</m:t>
                                </m:r>
                              </m:sub>
                            </m:sSub>
                            <m:r>
                              <m:rPr>
                                <m:sty m:val="p"/>
                              </m:rPr>
                              <w:rPr>
                                <w:rFonts w:ascii="Cambria Math" w:hAnsi="Cambria Math" w:hint="cs"/>
                              </w:rPr>
                              <m:t>-</m:t>
                            </m:r>
                            <m:sSub>
                              <m:sSubPr>
                                <m:ctrlPr>
                                  <w:rPr>
                                    <w:rFonts w:ascii="Cambria Math" w:hAnsi="Cambria Math" w:hint="cs"/>
                                    <w:iCs/>
                                    <w:lang w:eastAsia="zh-CN"/>
                                  </w:rPr>
                                </m:ctrlPr>
                              </m:sSubPr>
                              <m:e>
                                <m:acc>
                                  <m:accPr>
                                    <m:chr m:val="̃"/>
                                    <m:ctrlPr>
                                      <w:rPr>
                                        <w:rFonts w:ascii="Cambria Math" w:hAnsi="Cambria Math" w:hint="cs"/>
                                        <w:iCs/>
                                        <w:lang w:eastAsia="zh-CN"/>
                                      </w:rPr>
                                    </m:ctrlPr>
                                  </m:accPr>
                                  <m:e>
                                    <m:r>
                                      <m:rPr>
                                        <m:sty m:val="p"/>
                                      </m:rPr>
                                      <w:rPr>
                                        <w:rFonts w:ascii="Cambria Math" w:hAnsi="Cambria Math" w:hint="cs"/>
                                      </w:rPr>
                                      <m:t>X</m:t>
                                    </m:r>
                                  </m:e>
                                </m:acc>
                              </m:e>
                              <m:sub>
                                <m:r>
                                  <m:rPr>
                                    <m:sty m:val="p"/>
                                  </m:rPr>
                                  <w:rPr>
                                    <w:rFonts w:ascii="Cambria Math" w:hAnsi="Cambria Math" w:hint="cs"/>
                                  </w:rPr>
                                  <m:t>k,ν</m:t>
                                </m:r>
                              </m:sub>
                            </m:sSub>
                          </m:e>
                        </m:d>
                      </m:e>
                    </m:nary>
                    <m:d>
                      <m:dPr>
                        <m:ctrlPr>
                          <w:rPr>
                            <w:rFonts w:ascii="Cambria Math" w:hAnsi="Cambria Math" w:hint="cs"/>
                            <w:iCs/>
                            <w:lang w:eastAsia="zh-CN"/>
                          </w:rPr>
                        </m:ctrlPr>
                      </m:dPr>
                      <m:e>
                        <m:sSub>
                          <m:sSubPr>
                            <m:ctrlPr>
                              <w:rPr>
                                <w:rFonts w:ascii="Cambria Math" w:hAnsi="Cambria Math" w:hint="cs"/>
                                <w:iCs/>
                                <w:lang w:eastAsia="zh-CN"/>
                              </w:rPr>
                            </m:ctrlPr>
                          </m:sSubPr>
                          <m:e>
                            <m:r>
                              <m:rPr>
                                <m:sty m:val="p"/>
                              </m:rPr>
                              <w:rPr>
                                <w:rFonts w:ascii="Cambria Math" w:hAnsi="Cambria Math" w:hint="cs"/>
                              </w:rPr>
                              <m:t>Y</m:t>
                            </m:r>
                          </m:e>
                          <m:sub>
                            <m:r>
                              <m:rPr>
                                <m:sty m:val="p"/>
                              </m:rPr>
                              <w:rPr>
                                <w:rFonts w:ascii="Cambria Math" w:hAnsi="Cambria Math" w:hint="cs"/>
                              </w:rPr>
                              <m:t>N-(ν-</m:t>
                            </m:r>
                            <m:sSub>
                              <m:sSubPr>
                                <m:ctrlPr>
                                  <w:rPr>
                                    <w:rFonts w:ascii="Cambria Math" w:hAnsi="Cambria Math" w:hint="cs"/>
                                    <w:iCs/>
                                    <w:lang w:eastAsia="zh-CN"/>
                                  </w:rPr>
                                </m:ctrlPr>
                              </m:sSubPr>
                              <m:e>
                                <m:r>
                                  <m:rPr>
                                    <m:sty m:val="p"/>
                                  </m:rPr>
                                  <w:rPr>
                                    <w:rFonts w:ascii="Cambria Math" w:hAnsi="Cambria Math" w:hint="cs"/>
                                  </w:rPr>
                                  <m:t>N</m:t>
                                </m:r>
                              </m:e>
                              <m:sub>
                                <m:r>
                                  <m:rPr>
                                    <m:sty m:val="p"/>
                                  </m:rPr>
                                  <w:rPr>
                                    <w:rFonts w:ascii="Cambria Math" w:hAnsi="Cambria Math" w:hint="cs"/>
                                  </w:rPr>
                                  <m:t>s</m:t>
                                </m:r>
                              </m:sub>
                            </m:sSub>
                            <m:r>
                              <m:rPr>
                                <m:sty m:val="p"/>
                              </m:rPr>
                              <w:rPr>
                                <w:rFonts w:ascii="Cambria Math" w:hAnsi="Cambria Math" w:hint="cs"/>
                              </w:rPr>
                              <m:t>)s+k</m:t>
                            </m:r>
                          </m:sub>
                        </m:sSub>
                        <m:r>
                          <m:rPr>
                            <m:sty m:val="p"/>
                          </m:rPr>
                          <w:rPr>
                            <w:rFonts w:ascii="Cambria Math" w:hAnsi="Cambria Math" w:hint="cs"/>
                          </w:rPr>
                          <m:t>-</m:t>
                        </m:r>
                        <m:sSub>
                          <m:sSubPr>
                            <m:ctrlPr>
                              <w:rPr>
                                <w:rFonts w:ascii="Cambria Math" w:hAnsi="Cambria Math" w:hint="cs"/>
                                <w:iCs/>
                                <w:lang w:eastAsia="zh-CN"/>
                              </w:rPr>
                            </m:ctrlPr>
                          </m:sSubPr>
                          <m:e>
                            <m:acc>
                              <m:accPr>
                                <m:chr m:val="̃"/>
                                <m:ctrlPr>
                                  <w:rPr>
                                    <w:rFonts w:ascii="Cambria Math" w:hAnsi="Cambria Math" w:hint="cs"/>
                                    <w:iCs/>
                                    <w:lang w:eastAsia="zh-CN"/>
                                  </w:rPr>
                                </m:ctrlPr>
                              </m:accPr>
                              <m:e>
                                <m:r>
                                  <m:rPr>
                                    <m:sty m:val="p"/>
                                  </m:rPr>
                                  <w:rPr>
                                    <w:rFonts w:ascii="Cambria Math" w:hAnsi="Cambria Math" w:hint="cs"/>
                                  </w:rPr>
                                  <m:t>Y</m:t>
                                </m:r>
                              </m:e>
                            </m:acc>
                          </m:e>
                          <m:sub>
                            <m:r>
                              <m:rPr>
                                <m:sty m:val="p"/>
                              </m:rPr>
                              <w:rPr>
                                <w:rFonts w:ascii="Cambria Math" w:hAnsi="Cambria Math" w:hint="cs"/>
                              </w:rPr>
                              <m:t>k,ν</m:t>
                            </m:r>
                          </m:sub>
                        </m:sSub>
                      </m:e>
                    </m:d>
                    <m:r>
                      <m:rPr>
                        <m:sty m:val="p"/>
                      </m:rPr>
                      <w:rPr>
                        <w:rFonts w:ascii="Cambria Math" w:hAnsi="Cambria Math" w:hint="cs"/>
                      </w:rPr>
                      <m:t>,</m:t>
                    </m:r>
                  </m:e>
                  <m:e>
                    <m:r>
                      <m:rPr>
                        <m:nor/>
                      </m:rPr>
                      <w:rPr>
                        <w:rFonts w:hint="cs"/>
                        <w:iCs/>
                      </w:rPr>
                      <m:t xml:space="preserve">for </m:t>
                    </m:r>
                    <m:r>
                      <m:rPr>
                        <m:sty m:val="p"/>
                      </m:rPr>
                      <w:rPr>
                        <w:rFonts w:ascii="Cambria Math" w:hAnsi="Cambria Math" w:hint="cs"/>
                      </w:rPr>
                      <m:t>ν=</m:t>
                    </m:r>
                    <m:sSub>
                      <m:sSubPr>
                        <m:ctrlPr>
                          <w:rPr>
                            <w:rFonts w:ascii="Cambria Math" w:hAnsi="Cambria Math" w:hint="cs"/>
                            <w:iCs/>
                            <w:lang w:eastAsia="zh-CN"/>
                          </w:rPr>
                        </m:ctrlPr>
                      </m:sSubPr>
                      <m:e>
                        <m:r>
                          <m:rPr>
                            <m:sty m:val="p"/>
                          </m:rPr>
                          <w:rPr>
                            <w:rFonts w:ascii="Cambria Math" w:hAnsi="Cambria Math" w:hint="cs"/>
                          </w:rPr>
                          <m:t>N</m:t>
                        </m:r>
                      </m:e>
                      <m:sub>
                        <m:r>
                          <m:rPr>
                            <m:sty m:val="p"/>
                          </m:rPr>
                          <w:rPr>
                            <w:rFonts w:ascii="Cambria Math" w:hAnsi="Cambria Math" w:hint="cs"/>
                          </w:rPr>
                          <m:t>s</m:t>
                        </m:r>
                      </m:sub>
                    </m:sSub>
                    <m:r>
                      <m:rPr>
                        <m:sty m:val="p"/>
                      </m:rPr>
                      <w:rPr>
                        <w:rFonts w:ascii="Cambria Math" w:hAnsi="Cambria Math" w:hint="cs"/>
                      </w:rPr>
                      <m:t>+1,…,2</m:t>
                    </m:r>
                    <m:sSub>
                      <m:sSubPr>
                        <m:ctrlPr>
                          <w:rPr>
                            <w:rFonts w:ascii="Cambria Math" w:hAnsi="Cambria Math" w:hint="cs"/>
                            <w:iCs/>
                            <w:lang w:eastAsia="zh-CN"/>
                          </w:rPr>
                        </m:ctrlPr>
                      </m:sSubPr>
                      <m:e>
                        <m:r>
                          <m:rPr>
                            <m:sty m:val="p"/>
                          </m:rPr>
                          <w:rPr>
                            <w:rFonts w:ascii="Cambria Math" w:hAnsi="Cambria Math" w:hint="cs"/>
                          </w:rPr>
                          <m:t>N</m:t>
                        </m:r>
                      </m:e>
                      <m:sub>
                        <m:r>
                          <m:rPr>
                            <m:sty m:val="p"/>
                          </m:rPr>
                          <w:rPr>
                            <w:rFonts w:ascii="Cambria Math" w:hAnsi="Cambria Math" w:hint="cs"/>
                          </w:rPr>
                          <m:t>s</m:t>
                        </m:r>
                      </m:sub>
                    </m:sSub>
                  </m:e>
                </m:mr>
              </m:m>
            </m:e>
          </m:d>
          <m:r>
            <m:rPr>
              <m:sty m:val="p"/>
            </m:rPr>
            <w:rPr>
              <w:rFonts w:ascii="Cambria Math" w:hAnsi="Cambria Math" w:hint="cs"/>
            </w:rPr>
            <m:t>.</m:t>
          </m:r>
        </m:oMath>
      </m:oMathPara>
    </w:p>
    <w:p w14:paraId="4A4980BA" w14:textId="77777777" w:rsidR="000019C6" w:rsidRPr="00756D2A" w:rsidRDefault="000019C6" w:rsidP="00756D2A">
      <w:pPr>
        <w:jc w:val="both"/>
      </w:pPr>
      <w:r w:rsidRPr="00756D2A">
        <w:rPr>
          <w:rFonts w:hint="cs"/>
        </w:rPr>
        <w:t>To isolate aggregate co-movement at a specific holding horizon, we average the detrended covariances across all 2</w:t>
      </w:r>
      <w:r w:rsidRPr="00756D2A">
        <w:rPr>
          <w:rFonts w:hint="cs"/>
          <w:i/>
        </w:rPr>
        <w:t>N</w:t>
      </w:r>
      <w:r w:rsidRPr="00756D2A">
        <w:rPr>
          <w:rFonts w:hint="cs"/>
          <w:i/>
          <w:vertAlign w:val="subscript"/>
        </w:rPr>
        <w:t>s</w:t>
      </w:r>
      <w:r w:rsidRPr="00756D2A">
        <w:rPr>
          <w:rFonts w:hint="cs"/>
        </w:rPr>
        <w:t xml:space="preserve"> segments to obtain the bivariate DCCA fluctuation function:</w:t>
      </w:r>
    </w:p>
    <w:p w14:paraId="00DC4F4B" w14:textId="77777777" w:rsidR="000019C6" w:rsidRPr="00756D2A" w:rsidRDefault="00000000" w:rsidP="00756D2A">
      <w:pPr>
        <w:spacing w:line="300" w:lineRule="auto"/>
        <w:jc w:val="both"/>
        <w:rPr>
          <w:iCs/>
        </w:rPr>
      </w:pPr>
      <m:oMathPara>
        <m:oMathParaPr>
          <m:jc m:val="center"/>
        </m:oMathParaPr>
        <m:oMath>
          <m:sSubSup>
            <m:sSubSupPr>
              <m:ctrlPr>
                <w:rPr>
                  <w:rFonts w:ascii="Cambria Math" w:hAnsi="Cambria Math" w:hint="cs"/>
                  <w:iCs/>
                  <w:lang w:eastAsia="zh-CN"/>
                </w:rPr>
              </m:ctrlPr>
            </m:sSubSupPr>
            <m:e>
              <m:r>
                <m:rPr>
                  <m:sty m:val="p"/>
                </m:rPr>
                <w:rPr>
                  <w:rFonts w:ascii="Cambria Math" w:hAnsi="Cambria Math" w:hint="cs"/>
                </w:rPr>
                <m:t>F</m:t>
              </m:r>
            </m:e>
            <m:sub>
              <m:r>
                <m:rPr>
                  <m:sty m:val="p"/>
                </m:rPr>
                <w:rPr>
                  <w:rFonts w:ascii="Cambria Math" w:hAnsi="Cambria Math" w:hint="cs"/>
                </w:rPr>
                <m:t>DCCA</m:t>
              </m:r>
            </m:sub>
            <m:sup>
              <m:r>
                <m:rPr>
                  <m:sty m:val="p"/>
                </m:rPr>
                <w:rPr>
                  <w:rFonts w:ascii="Cambria Math" w:hAnsi="Cambria Math" w:hint="cs"/>
                </w:rPr>
                <m:t>2</m:t>
              </m:r>
            </m:sup>
          </m:sSubSup>
          <m:r>
            <m:rPr>
              <m:sty m:val="p"/>
            </m:rPr>
            <w:rPr>
              <w:rFonts w:ascii="Cambria Math" w:hAnsi="Cambria Math" w:hint="cs"/>
            </w:rPr>
            <m:t>(s)=</m:t>
          </m:r>
          <m:f>
            <m:fPr>
              <m:ctrlPr>
                <w:rPr>
                  <w:rFonts w:ascii="Cambria Math" w:hAnsi="Cambria Math" w:hint="cs"/>
                  <w:iCs/>
                  <w:lang w:eastAsia="zh-CN"/>
                </w:rPr>
              </m:ctrlPr>
            </m:fPr>
            <m:num>
              <m:r>
                <m:rPr>
                  <m:sty m:val="p"/>
                </m:rPr>
                <w:rPr>
                  <w:rFonts w:ascii="Cambria Math" w:hAnsi="Cambria Math" w:hint="cs"/>
                </w:rPr>
                <m:t>1</m:t>
              </m:r>
            </m:num>
            <m:den>
              <m:r>
                <m:rPr>
                  <m:sty m:val="p"/>
                </m:rPr>
                <w:rPr>
                  <w:rFonts w:ascii="Cambria Math" w:hAnsi="Cambria Math" w:hint="cs"/>
                </w:rPr>
                <m:t>2</m:t>
              </m:r>
              <m:sSub>
                <m:sSubPr>
                  <m:ctrlPr>
                    <w:rPr>
                      <w:rFonts w:ascii="Cambria Math" w:hAnsi="Cambria Math" w:hint="cs"/>
                      <w:iCs/>
                      <w:lang w:eastAsia="zh-CN"/>
                    </w:rPr>
                  </m:ctrlPr>
                </m:sSubPr>
                <m:e>
                  <m:r>
                    <m:rPr>
                      <m:sty m:val="p"/>
                    </m:rPr>
                    <w:rPr>
                      <w:rFonts w:ascii="Cambria Math" w:hAnsi="Cambria Math" w:hint="cs"/>
                    </w:rPr>
                    <m:t>N</m:t>
                  </m:r>
                </m:e>
                <m:sub>
                  <m:r>
                    <m:rPr>
                      <m:sty m:val="p"/>
                    </m:rPr>
                    <w:rPr>
                      <w:rFonts w:ascii="Cambria Math" w:hAnsi="Cambria Math" w:hint="cs"/>
                    </w:rPr>
                    <m:t>s</m:t>
                  </m:r>
                </m:sub>
              </m:sSub>
            </m:den>
          </m:f>
          <m:nary>
            <m:naryPr>
              <m:chr m:val="∑"/>
              <m:limLoc m:val="undOvr"/>
              <m:ctrlPr>
                <w:rPr>
                  <w:rFonts w:ascii="Cambria Math" w:hAnsi="Cambria Math" w:hint="cs"/>
                  <w:iCs/>
                  <w:lang w:eastAsia="zh-CN"/>
                </w:rPr>
              </m:ctrlPr>
            </m:naryPr>
            <m:sub>
              <m:r>
                <m:rPr>
                  <m:sty m:val="p"/>
                </m:rPr>
                <w:rPr>
                  <w:rFonts w:ascii="Cambria Math" w:hAnsi="Cambria Math" w:hint="cs"/>
                </w:rPr>
                <m:t>ν=1</m:t>
              </m:r>
            </m:sub>
            <m:sup>
              <m:r>
                <m:rPr>
                  <m:sty m:val="p"/>
                </m:rPr>
                <w:rPr>
                  <w:rFonts w:ascii="Cambria Math" w:hAnsi="Cambria Math" w:hint="cs"/>
                </w:rPr>
                <m:t>2</m:t>
              </m:r>
              <m:sSub>
                <m:sSubPr>
                  <m:ctrlPr>
                    <w:rPr>
                      <w:rFonts w:ascii="Cambria Math" w:hAnsi="Cambria Math" w:hint="cs"/>
                      <w:iCs/>
                      <w:lang w:eastAsia="zh-CN"/>
                    </w:rPr>
                  </m:ctrlPr>
                </m:sSubPr>
                <m:e>
                  <m:r>
                    <m:rPr>
                      <m:sty m:val="p"/>
                    </m:rPr>
                    <w:rPr>
                      <w:rFonts w:ascii="Cambria Math" w:hAnsi="Cambria Math" w:hint="cs"/>
                    </w:rPr>
                    <m:t>N</m:t>
                  </m:r>
                </m:e>
                <m:sub>
                  <m:r>
                    <m:rPr>
                      <m:sty m:val="p"/>
                    </m:rPr>
                    <w:rPr>
                      <w:rFonts w:ascii="Cambria Math" w:hAnsi="Cambria Math" w:hint="cs"/>
                    </w:rPr>
                    <m:t>s</m:t>
                  </m:r>
                </m:sub>
              </m:sSub>
            </m:sup>
            <m:e>
              <m:sSubSup>
                <m:sSubSupPr>
                  <m:ctrlPr>
                    <w:rPr>
                      <w:rFonts w:ascii="Cambria Math" w:hAnsi="Cambria Math" w:hint="cs"/>
                      <w:iCs/>
                      <w:lang w:eastAsia="zh-CN"/>
                    </w:rPr>
                  </m:ctrlPr>
                </m:sSubSupPr>
                <m:e>
                  <m:r>
                    <m:rPr>
                      <m:sty m:val="p"/>
                    </m:rPr>
                    <w:rPr>
                      <w:rFonts w:ascii="Cambria Math" w:hAnsi="Cambria Math" w:hint="cs"/>
                    </w:rPr>
                    <m:t>f</m:t>
                  </m:r>
                </m:e>
                <m:sub>
                  <m:r>
                    <m:rPr>
                      <m:sty m:val="p"/>
                    </m:rPr>
                    <w:rPr>
                      <w:rFonts w:ascii="Cambria Math" w:hAnsi="Cambria Math" w:hint="cs"/>
                    </w:rPr>
                    <m:t>DCCA</m:t>
                  </m:r>
                </m:sub>
                <m:sup>
                  <m:r>
                    <m:rPr>
                      <m:sty m:val="p"/>
                    </m:rPr>
                    <w:rPr>
                      <w:rFonts w:ascii="Cambria Math" w:hAnsi="Cambria Math" w:hint="cs"/>
                    </w:rPr>
                    <m:t>2</m:t>
                  </m:r>
                </m:sup>
              </m:sSubSup>
            </m:e>
          </m:nary>
          <m:r>
            <m:rPr>
              <m:sty m:val="p"/>
            </m:rPr>
            <w:rPr>
              <w:rFonts w:ascii="Cambria Math" w:hAnsi="Cambria Math" w:hint="cs"/>
            </w:rPr>
            <m:t>(s,ν).</m:t>
          </m:r>
        </m:oMath>
      </m:oMathPara>
    </w:p>
    <w:p w14:paraId="1EDA9D0E" w14:textId="3B9EDBE2" w:rsidR="000019C6" w:rsidRPr="00756D2A" w:rsidRDefault="000019C6" w:rsidP="00756D2A">
      <w:pPr>
        <w:jc w:val="both"/>
        <w:rPr>
          <w:lang w:val="vi-VN"/>
        </w:rPr>
      </w:pPr>
      <w:r w:rsidRPr="00756D2A">
        <w:rPr>
          <w:rFonts w:hint="cs"/>
        </w:rPr>
        <w:t>When</w:t>
      </w:r>
      <w:r w:rsidRPr="00756D2A">
        <w:rPr>
          <w:rFonts w:hint="cs"/>
          <w:lang w:val="vi-VN"/>
        </w:rPr>
        <w:t xml:space="preserve"> </w:t>
      </w:r>
      <m:oMath>
        <m:sSub>
          <m:sSubPr>
            <m:ctrlPr>
              <w:rPr>
                <w:rFonts w:ascii="Cambria Math" w:hAnsi="Cambria Math" w:hint="cs"/>
                <w:lang w:eastAsia="zh-CN"/>
              </w:rPr>
            </m:ctrlPr>
          </m:sSubPr>
          <m:e>
            <m:r>
              <m:rPr>
                <m:sty m:val="p"/>
              </m:rPr>
              <w:rPr>
                <w:rFonts w:ascii="Cambria Math" w:hAnsi="Cambria Math" w:hint="cs"/>
              </w:rPr>
              <m:t>x</m:t>
            </m:r>
          </m:e>
          <m:sub>
            <m:r>
              <m:rPr>
                <m:sty m:val="p"/>
              </m:rPr>
              <w:rPr>
                <w:rFonts w:ascii="Cambria Math" w:hAnsi="Cambria Math" w:hint="cs"/>
              </w:rPr>
              <m:t>t</m:t>
            </m:r>
          </m:sub>
        </m:sSub>
        <m:r>
          <m:rPr>
            <m:sty m:val="p"/>
          </m:rPr>
          <w:rPr>
            <w:rFonts w:ascii="Cambria Math" w:hAnsi="Cambria Math" w:hint="cs"/>
          </w:rPr>
          <m:t>=</m:t>
        </m:r>
        <m:sSub>
          <m:sSubPr>
            <m:ctrlPr>
              <w:rPr>
                <w:rFonts w:ascii="Cambria Math" w:hAnsi="Cambria Math" w:hint="cs"/>
                <w:lang w:eastAsia="zh-CN"/>
              </w:rPr>
            </m:ctrlPr>
          </m:sSubPr>
          <m:e>
            <m:r>
              <m:rPr>
                <m:sty m:val="p"/>
              </m:rPr>
              <w:rPr>
                <w:rFonts w:ascii="Cambria Math" w:hAnsi="Cambria Math" w:hint="cs"/>
              </w:rPr>
              <m:t>y</m:t>
            </m:r>
          </m:e>
          <m:sub>
            <m:r>
              <m:rPr>
                <m:sty m:val="p"/>
              </m:rPr>
              <w:rPr>
                <w:rFonts w:ascii="Cambria Math" w:hAnsi="Cambria Math" w:hint="cs"/>
              </w:rPr>
              <m:t>t</m:t>
            </m:r>
          </m:sub>
        </m:sSub>
      </m:oMath>
      <w:r w:rsidRPr="00756D2A">
        <w:rPr>
          <w:rFonts w:hint="cs"/>
        </w:rPr>
        <w:t xml:space="preserve">, Equation (3) collapses to the standard univariate Detrended Fluctuation Analysis (DFA) functions, </w:t>
      </w:r>
      <m:oMath>
        <m:sSubSup>
          <m:sSubSupPr>
            <m:ctrlPr>
              <w:rPr>
                <w:rFonts w:ascii="Cambria Math" w:hAnsi="Cambria Math" w:hint="cs"/>
                <w:lang w:eastAsia="zh-CN"/>
              </w:rPr>
            </m:ctrlPr>
          </m:sSubSupPr>
          <m:e>
            <m:r>
              <m:rPr>
                <m:sty m:val="p"/>
              </m:rPr>
              <w:rPr>
                <w:rFonts w:ascii="Cambria Math" w:hAnsi="Cambria Math" w:hint="cs"/>
              </w:rPr>
              <m:t>F</m:t>
            </m:r>
          </m:e>
          <m:sub>
            <m:r>
              <m:rPr>
                <m:sty m:val="p"/>
              </m:rPr>
              <w:rPr>
                <w:rFonts w:ascii="Cambria Math" w:hAnsi="Cambria Math" w:hint="cs"/>
              </w:rPr>
              <m:t>DFA,1</m:t>
            </m:r>
          </m:sub>
          <m:sup>
            <m:r>
              <m:rPr>
                <m:sty m:val="p"/>
              </m:rPr>
              <w:rPr>
                <w:rFonts w:ascii="Cambria Math" w:hAnsi="Cambria Math" w:hint="cs"/>
              </w:rPr>
              <m:t>2</m:t>
            </m:r>
          </m:sup>
        </m:sSubSup>
        <m:r>
          <m:rPr>
            <m:sty m:val="p"/>
          </m:rPr>
          <w:rPr>
            <w:rFonts w:ascii="Cambria Math" w:hAnsi="Cambria Math" w:hint="cs"/>
          </w:rPr>
          <m:t>(s)</m:t>
        </m:r>
      </m:oMath>
      <w:r w:rsidRPr="00756D2A">
        <w:rPr>
          <w:rFonts w:hint="cs"/>
        </w:rPr>
        <w:t xml:space="preserve"> and </w:t>
      </w:r>
      <m:oMath>
        <m:sSubSup>
          <m:sSubSupPr>
            <m:ctrlPr>
              <w:rPr>
                <w:rFonts w:ascii="Cambria Math" w:hAnsi="Cambria Math" w:hint="cs"/>
                <w:lang w:eastAsia="zh-CN"/>
              </w:rPr>
            </m:ctrlPr>
          </m:sSubSupPr>
          <m:e>
            <m:r>
              <m:rPr>
                <m:sty m:val="p"/>
              </m:rPr>
              <w:rPr>
                <w:rFonts w:ascii="Cambria Math" w:hAnsi="Cambria Math" w:hint="cs"/>
              </w:rPr>
              <m:t>F</m:t>
            </m:r>
          </m:e>
          <m:sub>
            <m:r>
              <m:rPr>
                <m:sty m:val="p"/>
              </m:rPr>
              <w:rPr>
                <w:rFonts w:ascii="Cambria Math" w:hAnsi="Cambria Math" w:hint="cs"/>
              </w:rPr>
              <m:t>DFA,2</m:t>
            </m:r>
          </m:sub>
          <m:sup>
            <m:r>
              <m:rPr>
                <m:sty m:val="p"/>
              </m:rPr>
              <w:rPr>
                <w:rFonts w:ascii="Cambria Math" w:hAnsi="Cambria Math" w:hint="cs"/>
              </w:rPr>
              <m:t>2</m:t>
            </m:r>
          </m:sup>
        </m:sSubSup>
      </m:oMath>
      <w:r w:rsidRPr="00756D2A">
        <w:rPr>
          <w:rFonts w:hint="cs"/>
          <w:lang w:val="vi-VN"/>
        </w:rPr>
        <w:t xml:space="preserve"> </w:t>
      </w:r>
      <w:r w:rsidRPr="00756D2A">
        <w:rPr>
          <w:rFonts w:hint="cs"/>
        </w:rPr>
        <w:fldChar w:fldCharType="begin"/>
      </w:r>
      <w:r w:rsidRPr="00756D2A">
        <w:rPr>
          <w:rFonts w:hint="cs"/>
        </w:rPr>
        <w:instrText xml:space="preserve"> ADDIN PAPERPAL_ITEM CSL_CITATION {"citationItems":[{"itemType":"journalArticle","author":[{"given":"Buldyrev","family":"C.-K."},{"given":"Havlin","family":"S. V."},{"given":"Simons","family":"S."},{"given":"Stanley","family":"M."},{"given":"A. L","family":"Goldberger"}],"container-title":"Physical Review E","id":"0cf649c0-fe73-48e7-a91e-a26f882522a6","formattedCitation":"Peng, C.-K., Buldyrev, S. V., Havlin, S., Simons, M., Stanley, H. E., &amp; Goldberger, A. L. (1994). Mosaic organization of DNA nucleotides. Physical Review E, 49(2), 1685\u20131689. https://doi.org/10.1103/PhysRevE.49.1685","type":"article-journal","issued":{"date-parts":[["1994"]]},"title":"Mosaic organization of DNA nucleotides","DOI":"10.1103/PhysRevE.49.1685"},{"itemType":"journalArticle","author":[{"given":"J. W","family":"Kantelhardt"},{"given":"S. A","family":"Zschiegner"},{"given":"E","family":"Koscielny-Bunde"},{"given":"S","family":"Havlin"},{"given":"A","family":"Bunde"},{"given":"H. E","family":"Stanley"}],"container-title":"Physica A: Statistical Mechanics and its Applications","id":"334df2a1-fa7a-4b00-b307-8fa345b46a21","formattedCitation":"Kantelhardt, J. W., Zschiegner, S. A., Koscielny-Bunde, E., Havlin, S., Bunde, A., &amp; Stanley, H. E. (2002). Multifractal detrended fluctuation analysis of nonstationary time series. Physica A: Statistical Mechanics and its Applications, 316(1\u20134), 87\u2013114. https://doi.org/10.1016/S0378-4371(02)01383-3","type":"article-journal","issued":{"date-parts":[["2002"]]},"title":"Multifractal detrended fluctuation analysis of nonstationary time series","DOI":"10.1016/S0378-4371(02)01383-3"}],"citationID":"0cf649c0-fe73-48e7-a91e-a26f882522a6;334df2a1-fa7a-4b00-b307-8fa345b46a21","properties":{"formattedCitation":"(C.-K. et al., 1994; Kantelhardt et al., 2002)","plainCitation":"(C.-K. et al., 1994; Kantelhardt et al., 2002)","noteIndex":0}}</w:instrText>
      </w:r>
      <w:r w:rsidRPr="00756D2A">
        <w:rPr>
          <w:rFonts w:hint="cs"/>
        </w:rPr>
        <w:fldChar w:fldCharType="separate"/>
      </w:r>
      <w:r w:rsidRPr="00756D2A">
        <w:rPr>
          <w:rFonts w:hint="cs"/>
        </w:rPr>
        <w:t>(</w:t>
      </w:r>
      <w:r w:rsidR="000F579F" w:rsidRPr="000F579F">
        <w:t>Peng et al., 1994; Kantelhardt et al., 2002</w:t>
      </w:r>
      <w:r w:rsidRPr="00756D2A">
        <w:rPr>
          <w:rFonts w:hint="cs"/>
        </w:rPr>
        <w:t>)</w:t>
      </w:r>
      <w:r w:rsidRPr="00756D2A">
        <w:rPr>
          <w:rFonts w:hint="cs"/>
        </w:rPr>
        <w:fldChar w:fldCharType="end"/>
      </w:r>
      <w:r w:rsidRPr="00756D2A">
        <w:rPr>
          <w:rFonts w:hint="cs"/>
        </w:rPr>
        <w:t>.</w:t>
      </w:r>
    </w:p>
    <w:p w14:paraId="43C7ED64" w14:textId="77777777" w:rsidR="000019C6" w:rsidRPr="00756D2A" w:rsidRDefault="000019C6" w:rsidP="00756D2A">
      <w:pPr>
        <w:jc w:val="both"/>
      </w:pPr>
      <w:r w:rsidRPr="00756D2A">
        <w:rPr>
          <w:rFonts w:hint="cs"/>
        </w:rPr>
        <w:t>To bound the dependence metric within</w:t>
      </w:r>
      <w:r w:rsidRPr="00756D2A">
        <w:rPr>
          <w:rFonts w:hint="cs"/>
          <w:lang w:val="vi-VN"/>
        </w:rPr>
        <w:t xml:space="preserve"> </w:t>
      </w:r>
      <m:oMath>
        <m:r>
          <m:rPr>
            <m:sty m:val="p"/>
          </m:rPr>
          <w:rPr>
            <w:rFonts w:ascii="Cambria Math" w:hAnsi="Cambria Math" w:hint="cs"/>
          </w:rPr>
          <m:t>[-</m:t>
        </m:r>
        <m:r>
          <w:rPr>
            <w:rFonts w:ascii="Cambria Math" w:hAnsi="Cambria Math" w:hint="cs"/>
          </w:rPr>
          <m:t>1</m:t>
        </m:r>
        <m:r>
          <m:rPr>
            <m:sty m:val="p"/>
          </m:rPr>
          <w:rPr>
            <w:rFonts w:ascii="Cambria Math" w:hAnsi="Cambria Math" w:hint="cs"/>
          </w:rPr>
          <m:t>,</m:t>
        </m:r>
        <m:r>
          <w:rPr>
            <w:rFonts w:ascii="Cambria Math" w:hAnsi="Cambria Math" w:hint="cs"/>
          </w:rPr>
          <m:t>1</m:t>
        </m:r>
        <m:r>
          <m:rPr>
            <m:sty m:val="p"/>
          </m:rPr>
          <w:rPr>
            <w:rFonts w:ascii="Cambria Math" w:hAnsi="Cambria Math" w:hint="cs"/>
          </w:rPr>
          <m:t>]</m:t>
        </m:r>
      </m:oMath>
      <w:r w:rsidRPr="00756D2A">
        <w:rPr>
          <w:rFonts w:hint="cs"/>
        </w:rPr>
        <w:t xml:space="preserve"> and render cross-scale estimates directly comparable to classical correlation benchmarks, the DCCA cross-correlation coefficient normalizes the bivariate covariance by the product of univariate root mean square fluctuations:</w:t>
      </w:r>
    </w:p>
    <w:p w14:paraId="67EAE95C" w14:textId="77777777" w:rsidR="000019C6" w:rsidRPr="00756D2A" w:rsidRDefault="000019C6" w:rsidP="00756D2A">
      <w:pPr>
        <w:spacing w:line="300" w:lineRule="auto"/>
        <w:jc w:val="both"/>
        <w:rPr>
          <w:lang w:val="vi-VN"/>
        </w:rPr>
      </w:pPr>
    </w:p>
    <w:p w14:paraId="3A07505B" w14:textId="77777777" w:rsidR="000019C6" w:rsidRPr="00756D2A" w:rsidRDefault="00000000" w:rsidP="00756D2A">
      <w:pPr>
        <w:spacing w:line="300" w:lineRule="auto"/>
        <w:jc w:val="both"/>
        <w:rPr>
          <w:iCs/>
        </w:rPr>
      </w:pPr>
      <m:oMathPara>
        <m:oMathParaPr>
          <m:jc m:val="center"/>
        </m:oMathParaPr>
        <m:oMath>
          <m:sSub>
            <m:sSubPr>
              <m:ctrlPr>
                <w:rPr>
                  <w:rFonts w:ascii="Cambria Math" w:hAnsi="Cambria Math" w:hint="cs"/>
                  <w:iCs/>
                  <w:lang w:eastAsia="zh-CN"/>
                </w:rPr>
              </m:ctrlPr>
            </m:sSubPr>
            <m:e>
              <m:r>
                <m:rPr>
                  <m:sty m:val="p"/>
                </m:rPr>
                <w:rPr>
                  <w:rFonts w:ascii="Cambria Math" w:hAnsi="Cambria Math" w:hint="cs"/>
                </w:rPr>
                <m:t>ρ</m:t>
              </m:r>
            </m:e>
            <m:sub>
              <m:r>
                <m:rPr>
                  <m:sty m:val="p"/>
                </m:rPr>
                <w:rPr>
                  <w:rFonts w:ascii="Cambria Math" w:hAnsi="Cambria Math" w:hint="cs"/>
                </w:rPr>
                <m:t>DCCA</m:t>
              </m:r>
            </m:sub>
          </m:sSub>
          <m:r>
            <m:rPr>
              <m:sty m:val="p"/>
            </m:rPr>
            <w:rPr>
              <w:rFonts w:ascii="Cambria Math" w:hAnsi="Cambria Math" w:hint="cs"/>
            </w:rPr>
            <m:t>(s)=</m:t>
          </m:r>
          <m:f>
            <m:fPr>
              <m:ctrlPr>
                <w:rPr>
                  <w:rFonts w:ascii="Cambria Math" w:hAnsi="Cambria Math" w:hint="cs"/>
                  <w:iCs/>
                  <w:lang w:eastAsia="zh-CN"/>
                </w:rPr>
              </m:ctrlPr>
            </m:fPr>
            <m:num>
              <m:sSubSup>
                <m:sSubSupPr>
                  <m:ctrlPr>
                    <w:rPr>
                      <w:rFonts w:ascii="Cambria Math" w:hAnsi="Cambria Math" w:hint="cs"/>
                      <w:iCs/>
                      <w:lang w:eastAsia="zh-CN"/>
                    </w:rPr>
                  </m:ctrlPr>
                </m:sSubSupPr>
                <m:e>
                  <m:r>
                    <m:rPr>
                      <m:sty m:val="p"/>
                    </m:rPr>
                    <w:rPr>
                      <w:rFonts w:ascii="Cambria Math" w:hAnsi="Cambria Math" w:hint="cs"/>
                    </w:rPr>
                    <m:t>F</m:t>
                  </m:r>
                </m:e>
                <m:sub>
                  <m:r>
                    <m:rPr>
                      <m:sty m:val="p"/>
                    </m:rPr>
                    <w:rPr>
                      <w:rFonts w:ascii="Cambria Math" w:hAnsi="Cambria Math" w:hint="cs"/>
                    </w:rPr>
                    <m:t>DCCA</m:t>
                  </m:r>
                </m:sub>
                <m:sup>
                  <m:r>
                    <m:rPr>
                      <m:sty m:val="p"/>
                    </m:rPr>
                    <w:rPr>
                      <w:rFonts w:ascii="Cambria Math" w:hAnsi="Cambria Math" w:hint="cs"/>
                    </w:rPr>
                    <m:t>2</m:t>
                  </m:r>
                </m:sup>
              </m:sSubSup>
              <m:r>
                <m:rPr>
                  <m:sty m:val="p"/>
                </m:rPr>
                <w:rPr>
                  <w:rFonts w:ascii="Cambria Math" w:hAnsi="Cambria Math" w:hint="cs"/>
                </w:rPr>
                <m:t>(s)</m:t>
              </m:r>
            </m:num>
            <m:den>
              <m:sSub>
                <m:sSubPr>
                  <m:ctrlPr>
                    <w:rPr>
                      <w:rFonts w:ascii="Cambria Math" w:hAnsi="Cambria Math" w:hint="cs"/>
                      <w:iCs/>
                      <w:lang w:eastAsia="zh-CN"/>
                    </w:rPr>
                  </m:ctrlPr>
                </m:sSubPr>
                <m:e>
                  <m:r>
                    <m:rPr>
                      <m:sty m:val="p"/>
                    </m:rPr>
                    <w:rPr>
                      <w:rFonts w:ascii="Cambria Math" w:hAnsi="Cambria Math" w:hint="cs"/>
                    </w:rPr>
                    <m:t>F</m:t>
                  </m:r>
                </m:e>
                <m:sub>
                  <m:r>
                    <m:rPr>
                      <m:sty m:val="p"/>
                    </m:rPr>
                    <w:rPr>
                      <w:rFonts w:ascii="Cambria Math" w:hAnsi="Cambria Math" w:hint="cs"/>
                    </w:rPr>
                    <m:t>DFA,1</m:t>
                  </m:r>
                </m:sub>
              </m:sSub>
              <m:r>
                <m:rPr>
                  <m:sty m:val="p"/>
                </m:rPr>
                <w:rPr>
                  <w:rFonts w:ascii="Cambria Math" w:hAnsi="Cambria Math" w:hint="cs"/>
                </w:rPr>
                <m:t>(s)</m:t>
              </m:r>
              <m:sSub>
                <m:sSubPr>
                  <m:ctrlPr>
                    <w:rPr>
                      <w:rFonts w:ascii="Cambria Math" w:hAnsi="Cambria Math" w:hint="cs"/>
                      <w:iCs/>
                      <w:lang w:eastAsia="zh-CN"/>
                    </w:rPr>
                  </m:ctrlPr>
                </m:sSubPr>
                <m:e>
                  <m:r>
                    <m:rPr>
                      <m:sty m:val="p"/>
                    </m:rPr>
                    <w:rPr>
                      <w:rFonts w:ascii="Cambria Math" w:hAnsi="Cambria Math" w:hint="cs"/>
                    </w:rPr>
                    <m:t>F</m:t>
                  </m:r>
                </m:e>
                <m:sub>
                  <m:r>
                    <m:rPr>
                      <m:sty m:val="p"/>
                    </m:rPr>
                    <w:rPr>
                      <w:rFonts w:ascii="Cambria Math" w:hAnsi="Cambria Math" w:hint="cs"/>
                    </w:rPr>
                    <m:t>DFA,2</m:t>
                  </m:r>
                </m:sub>
              </m:sSub>
              <m:r>
                <m:rPr>
                  <m:sty m:val="p"/>
                </m:rPr>
                <w:rPr>
                  <w:rFonts w:ascii="Cambria Math" w:hAnsi="Cambria Math" w:hint="cs"/>
                </w:rPr>
                <m:t>(s)</m:t>
              </m:r>
            </m:den>
          </m:f>
          <m:r>
            <m:rPr>
              <m:sty m:val="p"/>
            </m:rPr>
            <w:rPr>
              <w:rFonts w:ascii="Cambria Math" w:hAnsi="Cambria Math" w:hint="cs"/>
            </w:rPr>
            <m:t>, </m:t>
          </m:r>
          <m:sSub>
            <m:sSubPr>
              <m:ctrlPr>
                <w:rPr>
                  <w:rFonts w:ascii="Cambria Math" w:hAnsi="Cambria Math" w:hint="cs"/>
                  <w:iCs/>
                  <w:lang w:eastAsia="zh-CN"/>
                </w:rPr>
              </m:ctrlPr>
            </m:sSubPr>
            <m:e>
              <m:r>
                <m:rPr>
                  <m:sty m:val="p"/>
                </m:rPr>
                <w:rPr>
                  <w:rFonts w:ascii="Cambria Math" w:hAnsi="Cambria Math" w:hint="cs"/>
                </w:rPr>
                <m:t>ρ</m:t>
              </m:r>
            </m:e>
            <m:sub>
              <m:r>
                <m:rPr>
                  <m:sty m:val="p"/>
                </m:rPr>
                <w:rPr>
                  <w:rFonts w:ascii="Cambria Math" w:hAnsi="Cambria Math" w:hint="cs"/>
                </w:rPr>
                <m:t>DCCA</m:t>
              </m:r>
            </m:sub>
          </m:sSub>
          <m:r>
            <m:rPr>
              <m:sty m:val="p"/>
            </m:rPr>
            <w:rPr>
              <w:rFonts w:ascii="Cambria Math" w:hAnsi="Cambria Math" w:hint="cs"/>
            </w:rPr>
            <m:t>(s)∈[-1,1],</m:t>
          </m:r>
        </m:oMath>
      </m:oMathPara>
    </w:p>
    <w:p w14:paraId="45A2760B" w14:textId="77777777" w:rsidR="000019C6" w:rsidRPr="00756D2A" w:rsidRDefault="000019C6" w:rsidP="00756D2A">
      <w:pPr>
        <w:spacing w:line="300" w:lineRule="auto"/>
        <w:jc w:val="both"/>
      </w:pPr>
      <w:r w:rsidRPr="00756D2A">
        <w:rPr>
          <w:rFonts w:hint="cs"/>
        </w:rPr>
        <w:t xml:space="preserve">where </w:t>
      </w:r>
      <m:oMath>
        <m:sSub>
          <m:sSubPr>
            <m:ctrlPr>
              <w:rPr>
                <w:rFonts w:ascii="Cambria Math" w:hAnsi="Cambria Math" w:hint="cs"/>
                <w:lang w:eastAsia="zh-CN"/>
              </w:rPr>
            </m:ctrlPr>
          </m:sSubPr>
          <m:e>
            <m:r>
              <m:rPr>
                <m:sty m:val="p"/>
              </m:rPr>
              <w:rPr>
                <w:rFonts w:ascii="Cambria Math" w:hAnsi="Cambria Math" w:hint="cs"/>
              </w:rPr>
              <m:t>F</m:t>
            </m:r>
          </m:e>
          <m:sub>
            <m:r>
              <m:rPr>
                <m:sty m:val="p"/>
              </m:rPr>
              <w:rPr>
                <w:rFonts w:ascii="Cambria Math" w:hAnsi="Cambria Math" w:hint="cs"/>
              </w:rPr>
              <m:t>DFA,i</m:t>
            </m:r>
          </m:sub>
        </m:sSub>
        <m:r>
          <m:rPr>
            <m:sty m:val="p"/>
          </m:rPr>
          <w:rPr>
            <w:rFonts w:ascii="Cambria Math" w:hAnsi="Cambria Math" w:hint="cs"/>
          </w:rPr>
          <m:t>(s)=</m:t>
        </m:r>
        <m:rad>
          <m:radPr>
            <m:degHide m:val="1"/>
            <m:ctrlPr>
              <w:rPr>
                <w:rFonts w:ascii="Cambria Math" w:hAnsi="Cambria Math" w:hint="cs"/>
                <w:lang w:eastAsia="zh-CN"/>
              </w:rPr>
            </m:ctrlPr>
          </m:radPr>
          <m:deg/>
          <m:e>
            <m:sSubSup>
              <m:sSubSupPr>
                <m:ctrlPr>
                  <w:rPr>
                    <w:rFonts w:ascii="Cambria Math" w:hAnsi="Cambria Math" w:hint="cs"/>
                    <w:lang w:eastAsia="zh-CN"/>
                  </w:rPr>
                </m:ctrlPr>
              </m:sSubSupPr>
              <m:e>
                <m:r>
                  <m:rPr>
                    <m:sty m:val="p"/>
                  </m:rPr>
                  <w:rPr>
                    <w:rFonts w:ascii="Cambria Math" w:hAnsi="Cambria Math" w:hint="cs"/>
                  </w:rPr>
                  <m:t>F</m:t>
                </m:r>
              </m:e>
              <m:sub>
                <m:r>
                  <m:rPr>
                    <m:sty m:val="p"/>
                  </m:rPr>
                  <w:rPr>
                    <w:rFonts w:ascii="Cambria Math" w:hAnsi="Cambria Math" w:hint="cs"/>
                  </w:rPr>
                  <m:t>DFA,i</m:t>
                </m:r>
              </m:sub>
              <m:sup>
                <m:r>
                  <m:rPr>
                    <m:sty m:val="p"/>
                  </m:rPr>
                  <w:rPr>
                    <w:rFonts w:ascii="Cambria Math" w:hAnsi="Cambria Math" w:hint="cs"/>
                  </w:rPr>
                  <m:t>2</m:t>
                </m:r>
              </m:sup>
            </m:sSubSup>
            <m:r>
              <m:rPr>
                <m:sty m:val="p"/>
              </m:rPr>
              <w:rPr>
                <w:rFonts w:ascii="Cambria Math" w:hAnsi="Cambria Math" w:hint="cs"/>
              </w:rPr>
              <m:t>(s)</m:t>
            </m:r>
          </m:e>
        </m:rad>
      </m:oMath>
      <w:r w:rsidRPr="00756D2A">
        <w:rPr>
          <w:rFonts w:hint="cs"/>
        </w:rPr>
        <w:t xml:space="preserve"> denotes the univariate root-mean-square fluctuation function.</w:t>
      </w:r>
    </w:p>
    <w:p w14:paraId="04976CAD" w14:textId="77777777" w:rsidR="000019C6" w:rsidRPr="00756D2A" w:rsidRDefault="000019C6" w:rsidP="00756D2A">
      <w:pPr>
        <w:jc w:val="both"/>
      </w:pPr>
      <w:r w:rsidRPr="00756D2A">
        <w:rPr>
          <w:rFonts w:hint="cs"/>
        </w:rPr>
        <w:t xml:space="preserve">To verify whether the observed co-movement at timescale </w:t>
      </w:r>
      <w:r w:rsidRPr="00756D2A">
        <w:rPr>
          <w:rFonts w:hint="cs"/>
          <w:i/>
        </w:rPr>
        <w:t>s</w:t>
      </w:r>
      <w:r w:rsidRPr="00756D2A">
        <w:rPr>
          <w:rFonts w:hint="cs"/>
        </w:rPr>
        <w:t xml:space="preserve"> statistically exceeds random cross-sectional noise, we test the null hypothesis of cross-sectional independence (H</w:t>
      </w:r>
      <w:r w:rsidRPr="00756D2A">
        <w:rPr>
          <w:rFonts w:hint="cs"/>
          <w:vertAlign w:val="subscript"/>
        </w:rPr>
        <w:t>0</w:t>
      </w:r>
      <w:r w:rsidRPr="00756D2A">
        <w:rPr>
          <w:rFonts w:hint="cs"/>
        </w:rPr>
        <w:t xml:space="preserve">: </w:t>
      </w:r>
      <w:proofErr w:type="spellStart"/>
      <w:r w:rsidRPr="00756D2A">
        <w:rPr>
          <w:rFonts w:hint="cs"/>
          <w:i/>
        </w:rPr>
        <w:t>ρ</w:t>
      </w:r>
      <w:r w:rsidRPr="00756D2A">
        <w:rPr>
          <w:rFonts w:hint="cs"/>
          <w:vertAlign w:val="subscript"/>
        </w:rPr>
        <w:t>DCCA</w:t>
      </w:r>
      <w:proofErr w:type="spellEnd"/>
      <w:r w:rsidRPr="00756D2A">
        <w:rPr>
          <w:rFonts w:hint="cs"/>
        </w:rPr>
        <w:t>(</w:t>
      </w:r>
      <w:r w:rsidRPr="00756D2A">
        <w:rPr>
          <w:rFonts w:hint="cs"/>
          <w:i/>
        </w:rPr>
        <w:t>s</w:t>
      </w:r>
      <w:r w:rsidRPr="00756D2A">
        <w:rPr>
          <w:rFonts w:hint="cs"/>
        </w:rPr>
        <w:t>) = 0) using the Podobnik et al. (2011) test statistic:</w:t>
      </w:r>
    </w:p>
    <w:p w14:paraId="4030D2CF" w14:textId="77777777" w:rsidR="000019C6" w:rsidRPr="00756D2A" w:rsidRDefault="000019C6" w:rsidP="00756D2A">
      <w:pPr>
        <w:spacing w:line="300" w:lineRule="auto"/>
        <w:jc w:val="both"/>
        <w:rPr>
          <w:i/>
        </w:rPr>
      </w:pPr>
      <m:oMathPara>
        <m:oMathParaPr>
          <m:jc m:val="center"/>
        </m:oMathParaPr>
        <m:oMath>
          <m:r>
            <w:rPr>
              <w:rFonts w:ascii="Cambria Math" w:hAnsi="Cambria Math" w:hint="cs"/>
            </w:rPr>
            <m:t>t(s)=</m:t>
          </m:r>
          <m:f>
            <m:fPr>
              <m:ctrlPr>
                <w:rPr>
                  <w:rFonts w:ascii="Cambria Math" w:hAnsi="Cambria Math" w:hint="cs"/>
                  <w:i/>
                  <w:lang w:eastAsia="zh-CN"/>
                </w:rPr>
              </m:ctrlPr>
            </m:fPr>
            <m:num>
              <m:sSub>
                <m:sSubPr>
                  <m:ctrlPr>
                    <w:rPr>
                      <w:rFonts w:ascii="Cambria Math" w:hAnsi="Cambria Math" w:hint="cs"/>
                      <w:i/>
                      <w:lang w:eastAsia="zh-CN"/>
                    </w:rPr>
                  </m:ctrlPr>
                </m:sSubPr>
                <m:e>
                  <m:r>
                    <w:rPr>
                      <w:rFonts w:ascii="Cambria Math" w:hAnsi="Cambria Math" w:hint="cs"/>
                    </w:rPr>
                    <m:t>ρ</m:t>
                  </m:r>
                </m:e>
                <m:sub>
                  <m:r>
                    <w:rPr>
                      <w:rFonts w:ascii="Cambria Math" w:hAnsi="Cambria Math" w:hint="cs"/>
                    </w:rPr>
                    <m:t>DCCA</m:t>
                  </m:r>
                </m:sub>
              </m:sSub>
              <m:r>
                <w:rPr>
                  <w:rFonts w:ascii="Cambria Math" w:hAnsi="Cambria Math" w:hint="cs"/>
                </w:rPr>
                <m:t>(s)</m:t>
              </m:r>
              <m:rad>
                <m:radPr>
                  <m:degHide m:val="1"/>
                  <m:ctrlPr>
                    <w:rPr>
                      <w:rFonts w:ascii="Cambria Math" w:hAnsi="Cambria Math" w:hint="cs"/>
                      <w:i/>
                      <w:lang w:eastAsia="zh-CN"/>
                    </w:rPr>
                  </m:ctrlPr>
                </m:radPr>
                <m:deg/>
                <m:e>
                  <m:r>
                    <w:rPr>
                      <w:rFonts w:ascii="Cambria Math" w:hAnsi="Cambria Math" w:hint="cs"/>
                    </w:rPr>
                    <m:t>N-s-2</m:t>
                  </m:r>
                </m:e>
              </m:rad>
            </m:num>
            <m:den>
              <m:rad>
                <m:radPr>
                  <m:degHide m:val="1"/>
                  <m:ctrlPr>
                    <w:rPr>
                      <w:rFonts w:ascii="Cambria Math" w:hAnsi="Cambria Math" w:hint="cs"/>
                      <w:i/>
                      <w:lang w:eastAsia="zh-CN"/>
                    </w:rPr>
                  </m:ctrlPr>
                </m:radPr>
                <m:deg/>
                <m:e>
                  <m:r>
                    <w:rPr>
                      <w:rFonts w:ascii="Cambria Math" w:hAnsi="Cambria Math" w:hint="cs"/>
                    </w:rPr>
                    <m:t>1-</m:t>
                  </m:r>
                  <m:sSubSup>
                    <m:sSubSupPr>
                      <m:ctrlPr>
                        <w:rPr>
                          <w:rFonts w:ascii="Cambria Math" w:hAnsi="Cambria Math" w:hint="cs"/>
                          <w:i/>
                          <w:lang w:eastAsia="zh-CN"/>
                        </w:rPr>
                      </m:ctrlPr>
                    </m:sSubSupPr>
                    <m:e>
                      <m:r>
                        <w:rPr>
                          <w:rFonts w:ascii="Cambria Math" w:hAnsi="Cambria Math" w:hint="cs"/>
                        </w:rPr>
                        <m:t>ρ</m:t>
                      </m:r>
                    </m:e>
                    <m:sub>
                      <m:r>
                        <w:rPr>
                          <w:rFonts w:ascii="Cambria Math" w:hAnsi="Cambria Math" w:hint="cs"/>
                        </w:rPr>
                        <m:t>DCCA</m:t>
                      </m:r>
                    </m:sub>
                    <m:sup>
                      <m:r>
                        <w:rPr>
                          <w:rFonts w:ascii="Cambria Math" w:hAnsi="Cambria Math" w:hint="cs"/>
                        </w:rPr>
                        <m:t>2</m:t>
                      </m:r>
                    </m:sup>
                  </m:sSubSup>
                  <m:r>
                    <w:rPr>
                      <w:rFonts w:ascii="Cambria Math" w:hAnsi="Cambria Math" w:hint="cs"/>
                    </w:rPr>
                    <m:t>(s)</m:t>
                  </m:r>
                </m:e>
              </m:rad>
            </m:den>
          </m:f>
          <m:r>
            <w:rPr>
              <w:rFonts w:ascii="Cambria Math" w:hAnsi="Cambria Math" w:hint="cs"/>
            </w:rPr>
            <m:t>,</m:t>
          </m:r>
        </m:oMath>
      </m:oMathPara>
    </w:p>
    <w:p w14:paraId="2C141E40" w14:textId="77777777" w:rsidR="000019C6" w:rsidRPr="00756D2A" w:rsidRDefault="000019C6" w:rsidP="00756D2A">
      <w:pPr>
        <w:spacing w:line="300" w:lineRule="auto"/>
        <w:jc w:val="both"/>
        <w:rPr>
          <w:lang w:val="vi-VN"/>
        </w:rPr>
      </w:pPr>
      <w:r w:rsidRPr="00756D2A">
        <w:rPr>
          <w:rFonts w:hint="cs"/>
        </w:rPr>
        <w:t xml:space="preserve">which follows a </w:t>
      </w:r>
      <w:proofErr w:type="gramStart"/>
      <w:r w:rsidRPr="00756D2A">
        <w:rPr>
          <w:rFonts w:hint="cs"/>
        </w:rPr>
        <w:t>Student</w:t>
      </w:r>
      <w:proofErr w:type="gramEnd"/>
      <w:r w:rsidRPr="00756D2A">
        <w:rPr>
          <w:rFonts w:hint="cs"/>
        </w:rPr>
        <w:t>-</w:t>
      </w:r>
      <m:oMath>
        <m:r>
          <m:rPr>
            <m:sty m:val="p"/>
          </m:rPr>
          <w:rPr>
            <w:rFonts w:ascii="Cambria Math" w:hAnsi="Cambria Math" w:hint="cs"/>
          </w:rPr>
          <m:t>t</m:t>
        </m:r>
      </m:oMath>
      <w:r w:rsidRPr="00756D2A">
        <w:rPr>
          <w:rFonts w:hint="cs"/>
        </w:rPr>
        <w:t xml:space="preserve"> distribution with </w:t>
      </w:r>
      <m:oMath>
        <m:r>
          <m:rPr>
            <m:sty m:val="p"/>
          </m:rPr>
          <w:rPr>
            <w:rFonts w:ascii="Cambria Math" w:hAnsi="Cambria Math" w:hint="cs"/>
          </w:rPr>
          <m:t>N-s-2</m:t>
        </m:r>
      </m:oMath>
      <w:r w:rsidRPr="00756D2A">
        <w:rPr>
          <w:rFonts w:hint="cs"/>
        </w:rPr>
        <w:t xml:space="preserve"> degrees of freedom under the null hypothesis (Podobnik et al., 2011).</w:t>
      </w:r>
    </w:p>
    <w:p w14:paraId="1AD948EE" w14:textId="77777777" w:rsidR="000019C6" w:rsidRPr="00756D2A" w:rsidRDefault="000019C6" w:rsidP="00756D2A">
      <w:pPr>
        <w:jc w:val="both"/>
        <w:rPr>
          <w:lang w:val="vi-VN"/>
        </w:rPr>
      </w:pPr>
    </w:p>
    <w:p w14:paraId="1CCF9779" w14:textId="77777777" w:rsidR="000019C6" w:rsidRPr="00756D2A" w:rsidRDefault="000019C6" w:rsidP="00756D2A">
      <w:pPr>
        <w:jc w:val="both"/>
      </w:pPr>
      <w:r w:rsidRPr="00756D2A">
        <w:rPr>
          <w:rFonts w:hint="cs"/>
        </w:rPr>
        <w:t xml:space="preserve">Because VN30 is embedded within VN100, an auxiliary regression of VN100 returns on VN30 returns produces an </w:t>
      </w:r>
      <w:r w:rsidRPr="00756D2A">
        <w:rPr>
          <w:rFonts w:hint="cs"/>
          <w:i/>
        </w:rPr>
        <w:t>R</w:t>
      </w:r>
      <w:r w:rsidRPr="00756D2A">
        <w:rPr>
          <w:rFonts w:hint="cs"/>
          <w:vertAlign w:val="superscript"/>
        </w:rPr>
        <w:t>2</w:t>
      </w:r>
      <w:r w:rsidRPr="00756D2A">
        <w:rPr>
          <w:rFonts w:hint="cs"/>
        </w:rPr>
        <w:t xml:space="preserve"> of 0.973–0.977 across all trading frequencies:</w:t>
      </w:r>
    </w:p>
    <w:p w14:paraId="62F2BB98" w14:textId="77777777" w:rsidR="000019C6" w:rsidRPr="00756D2A" w:rsidRDefault="00000000" w:rsidP="00756D2A">
      <w:pPr>
        <w:spacing w:line="300" w:lineRule="auto"/>
        <w:jc w:val="both"/>
        <w:rPr>
          <w:iCs/>
        </w:rPr>
      </w:pPr>
      <m:oMathPara>
        <m:oMathParaPr>
          <m:jc m:val="center"/>
        </m:oMathParaPr>
        <m:oMath>
          <m:sSub>
            <m:sSubPr>
              <m:ctrlPr>
                <w:rPr>
                  <w:rFonts w:ascii="Cambria Math" w:hAnsi="Cambria Math" w:hint="cs"/>
                  <w:iCs/>
                  <w:lang w:eastAsia="zh-CN"/>
                </w:rPr>
              </m:ctrlPr>
            </m:sSubPr>
            <m:e>
              <m:r>
                <m:rPr>
                  <m:sty m:val="p"/>
                </m:rPr>
                <w:rPr>
                  <w:rFonts w:ascii="Cambria Math" w:hAnsi="Cambria Math" w:hint="cs"/>
                </w:rPr>
                <m:t>R</m:t>
              </m:r>
            </m:e>
            <m:sub>
              <m:r>
                <m:rPr>
                  <m:sty m:val="p"/>
                </m:rPr>
                <w:rPr>
                  <w:rFonts w:ascii="Cambria Math" w:hAnsi="Cambria Math" w:hint="cs"/>
                </w:rPr>
                <m:t>100,t</m:t>
              </m:r>
            </m:sub>
          </m:sSub>
          <m:r>
            <m:rPr>
              <m:sty m:val="p"/>
            </m:rPr>
            <w:rPr>
              <w:rFonts w:ascii="Cambria Math" w:hAnsi="Cambria Math" w:hint="cs"/>
            </w:rPr>
            <m:t>=</m:t>
          </m:r>
          <m:sSub>
            <m:sSubPr>
              <m:ctrlPr>
                <w:rPr>
                  <w:rFonts w:ascii="Cambria Math" w:hAnsi="Cambria Math" w:hint="cs"/>
                  <w:iCs/>
                  <w:lang w:eastAsia="zh-CN"/>
                </w:rPr>
              </m:ctrlPr>
            </m:sSubPr>
            <m:e>
              <m:r>
                <m:rPr>
                  <m:sty m:val="p"/>
                </m:rPr>
                <w:rPr>
                  <w:rFonts w:ascii="Cambria Math" w:hAnsi="Cambria Math" w:hint="cs"/>
                </w:rPr>
                <m:t>α</m:t>
              </m:r>
            </m:e>
            <m:sub>
              <m:r>
                <m:rPr>
                  <m:sty m:val="p"/>
                </m:rPr>
                <w:rPr>
                  <w:rFonts w:ascii="Cambria Math" w:hAnsi="Cambria Math" w:hint="cs"/>
                </w:rPr>
                <m:t>OLS</m:t>
              </m:r>
            </m:sub>
          </m:sSub>
          <m:r>
            <m:rPr>
              <m:sty m:val="p"/>
            </m:rPr>
            <w:rPr>
              <w:rFonts w:ascii="Cambria Math" w:hAnsi="Cambria Math" w:hint="cs"/>
            </w:rPr>
            <m:t>+</m:t>
          </m:r>
          <m:sSub>
            <m:sSubPr>
              <m:ctrlPr>
                <w:rPr>
                  <w:rFonts w:ascii="Cambria Math" w:hAnsi="Cambria Math" w:hint="cs"/>
                  <w:iCs/>
                  <w:lang w:eastAsia="zh-CN"/>
                </w:rPr>
              </m:ctrlPr>
            </m:sSubPr>
            <m:e>
              <m:r>
                <m:rPr>
                  <m:sty m:val="p"/>
                </m:rPr>
                <w:rPr>
                  <w:rFonts w:ascii="Cambria Math" w:hAnsi="Cambria Math" w:hint="cs"/>
                </w:rPr>
                <m:t>β</m:t>
              </m:r>
            </m:e>
            <m:sub>
              <m:r>
                <m:rPr>
                  <m:sty m:val="p"/>
                </m:rPr>
                <w:rPr>
                  <w:rFonts w:ascii="Cambria Math" w:hAnsi="Cambria Math" w:hint="cs"/>
                </w:rPr>
                <m:t>OLS</m:t>
              </m:r>
            </m:sub>
          </m:sSub>
          <m:sSub>
            <m:sSubPr>
              <m:ctrlPr>
                <w:rPr>
                  <w:rFonts w:ascii="Cambria Math" w:hAnsi="Cambria Math" w:hint="cs"/>
                  <w:iCs/>
                  <w:lang w:eastAsia="zh-CN"/>
                </w:rPr>
              </m:ctrlPr>
            </m:sSubPr>
            <m:e>
              <m:r>
                <m:rPr>
                  <m:sty m:val="p"/>
                </m:rPr>
                <w:rPr>
                  <w:rFonts w:ascii="Cambria Math" w:hAnsi="Cambria Math" w:hint="cs"/>
                </w:rPr>
                <m:t>R</m:t>
              </m:r>
            </m:e>
            <m:sub>
              <m:r>
                <m:rPr>
                  <m:sty m:val="p"/>
                </m:rPr>
                <w:rPr>
                  <w:rFonts w:ascii="Cambria Math" w:hAnsi="Cambria Math" w:hint="cs"/>
                </w:rPr>
                <m:t>30,t</m:t>
              </m:r>
            </m:sub>
          </m:sSub>
          <m:r>
            <m:rPr>
              <m:sty m:val="p"/>
            </m:rPr>
            <w:rPr>
              <w:rFonts w:ascii="Cambria Math" w:hAnsi="Cambria Math" w:hint="cs"/>
            </w:rPr>
            <m:t>+</m:t>
          </m:r>
          <m:sSub>
            <m:sSubPr>
              <m:ctrlPr>
                <w:rPr>
                  <w:rFonts w:ascii="Cambria Math" w:hAnsi="Cambria Math" w:hint="cs"/>
                  <w:iCs/>
                  <w:lang w:eastAsia="zh-CN"/>
                </w:rPr>
              </m:ctrlPr>
            </m:sSubPr>
            <m:e>
              <m:r>
                <m:rPr>
                  <m:sty m:val="p"/>
                </m:rPr>
                <w:rPr>
                  <w:rFonts w:ascii="Cambria Math" w:hAnsi="Cambria Math" w:hint="cs"/>
                </w:rPr>
                <m:t>ε</m:t>
              </m:r>
            </m:e>
            <m:sub>
              <m:r>
                <m:rPr>
                  <m:sty m:val="p"/>
                </m:rPr>
                <w:rPr>
                  <w:rFonts w:ascii="Cambria Math" w:hAnsi="Cambria Math" w:hint="cs"/>
                </w:rPr>
                <m:t>t</m:t>
              </m:r>
            </m:sub>
          </m:sSub>
          <m:r>
            <m:rPr>
              <m:sty m:val="p"/>
            </m:rPr>
            <w:rPr>
              <w:rFonts w:ascii="Cambria Math" w:hAnsi="Cambria Math" w:hint="cs"/>
            </w:rPr>
            <m:t>, </m:t>
          </m:r>
          <m:sSub>
            <m:sSubPr>
              <m:ctrlPr>
                <w:rPr>
                  <w:rFonts w:ascii="Cambria Math" w:hAnsi="Cambria Math" w:hint="cs"/>
                  <w:iCs/>
                  <w:lang w:eastAsia="zh-CN"/>
                </w:rPr>
              </m:ctrlPr>
            </m:sSubPr>
            <m:e>
              <m:r>
                <m:rPr>
                  <m:sty m:val="p"/>
                </m:rPr>
                <w:rPr>
                  <w:rFonts w:ascii="Cambria Math" w:hAnsi="Cambria Math" w:hint="cs"/>
                </w:rPr>
                <m:t>β</m:t>
              </m:r>
            </m:e>
            <m:sub>
              <m:r>
                <m:rPr>
                  <m:sty m:val="p"/>
                </m:rPr>
                <w:rPr>
                  <w:rFonts w:ascii="Cambria Math" w:hAnsi="Cambria Math" w:hint="cs"/>
                </w:rPr>
                <m:t>OLS</m:t>
              </m:r>
            </m:sub>
          </m:sSub>
          <m:r>
            <m:rPr>
              <m:sty m:val="p"/>
            </m:rPr>
            <w:rPr>
              <w:rFonts w:ascii="Cambria Math" w:hAnsi="Cambria Math" w:hint="cs"/>
            </w:rPr>
            <m:t>=0.987, </m:t>
          </m:r>
          <m:sSub>
            <m:sSubPr>
              <m:ctrlPr>
                <w:rPr>
                  <w:rFonts w:ascii="Cambria Math" w:hAnsi="Cambria Math" w:hint="cs"/>
                  <w:iCs/>
                  <w:lang w:eastAsia="zh-CN"/>
                </w:rPr>
              </m:ctrlPr>
            </m:sSubPr>
            <m:e>
              <m:r>
                <m:rPr>
                  <m:sty m:val="p"/>
                </m:rPr>
                <w:rPr>
                  <w:rFonts w:ascii="Cambria Math" w:hAnsi="Cambria Math" w:hint="cs"/>
                </w:rPr>
                <m:t>α</m:t>
              </m:r>
            </m:e>
            <m:sub>
              <m:r>
                <m:rPr>
                  <m:sty m:val="p"/>
                </m:rPr>
                <w:rPr>
                  <w:rFonts w:ascii="Cambria Math" w:hAnsi="Cambria Math" w:hint="cs"/>
                </w:rPr>
                <m:t>OLS</m:t>
              </m:r>
            </m:sub>
          </m:sSub>
          <m:r>
            <m:rPr>
              <m:sty m:val="p"/>
            </m:rPr>
            <w:rPr>
              <w:rFonts w:ascii="Cambria Math" w:hAnsi="Cambria Math" w:hint="cs"/>
            </w:rPr>
            <m:t>=0.000.</m:t>
          </m:r>
        </m:oMath>
      </m:oMathPara>
    </w:p>
    <w:p w14:paraId="1513B0BB" w14:textId="73D24286" w:rsidR="000019C6" w:rsidRPr="00756D2A" w:rsidRDefault="000019C6" w:rsidP="00756D2A">
      <w:pPr>
        <w:jc w:val="both"/>
      </w:pPr>
      <w:r w:rsidRPr="00756D2A">
        <w:rPr>
          <w:rFonts w:hint="cs"/>
        </w:rPr>
        <w:t>To isolate the non-overlapping mid-cap return component, we evaluate four candidate proxy formulations.</w:t>
      </w:r>
    </w:p>
    <w:p w14:paraId="2F6FA8BC" w14:textId="75B35CAF" w:rsidR="000019C6" w:rsidRPr="00756D2A" w:rsidRDefault="000019C6" w:rsidP="00756D2A">
      <w:pPr>
        <w:spacing w:line="300" w:lineRule="auto"/>
        <w:jc w:val="both"/>
        <w:rPr>
          <w:lang w:val="vi-VN"/>
        </w:rPr>
      </w:pPr>
      <w:r w:rsidRPr="00756D2A">
        <w:rPr>
          <w:rFonts w:hint="cs"/>
        </w:rPr>
        <w:t>First, we define a fundamental capitalization-weighted proxy (</w:t>
      </w:r>
      <m:oMath>
        <m:sSub>
          <m:sSubPr>
            <m:ctrlPr>
              <w:rPr>
                <w:rFonts w:ascii="Cambria Math" w:hAnsi="Cambria Math" w:hint="cs"/>
                <w:lang w:eastAsia="zh-CN"/>
              </w:rPr>
            </m:ctrlPr>
          </m:sSubPr>
          <m:e>
            <m:r>
              <w:rPr>
                <w:rFonts w:ascii="Cambria Math" w:hAnsi="Cambria Math" w:hint="cs"/>
              </w:rPr>
              <m:t>P</m:t>
            </m:r>
          </m:e>
          <m:sub>
            <m:r>
              <w:rPr>
                <w:rFonts w:ascii="Cambria Math" w:hAnsi="Cambria Math" w:hint="cs"/>
              </w:rPr>
              <m:t>cap</m:t>
            </m:r>
          </m:sub>
        </m:sSub>
      </m:oMath>
      <w:r w:rsidRPr="00756D2A">
        <w:rPr>
          <w:rFonts w:hint="cs"/>
        </w:rPr>
        <w:t xml:space="preserve">) based on </w:t>
      </w:r>
      <w:r w:rsidR="00EE4387">
        <w:t>the</w:t>
      </w:r>
      <w:r w:rsidR="00EE4387">
        <w:rPr>
          <w:lang w:val="vi-VN"/>
        </w:rPr>
        <w:t xml:space="preserve"> </w:t>
      </w:r>
      <w:r w:rsidRPr="00756D2A">
        <w:rPr>
          <w:rFonts w:hint="cs"/>
        </w:rPr>
        <w:t>constituent free-float market capitalization:</w:t>
      </w:r>
    </w:p>
    <w:p w14:paraId="69A913FA" w14:textId="77777777" w:rsidR="000019C6" w:rsidRPr="00756D2A" w:rsidRDefault="00000000" w:rsidP="00756D2A">
      <w:pPr>
        <w:spacing w:line="300" w:lineRule="auto"/>
        <w:jc w:val="both"/>
        <w:rPr>
          <w:iCs/>
        </w:rPr>
      </w:pPr>
      <m:oMathPara>
        <m:oMathParaPr>
          <m:jc m:val="center"/>
        </m:oMathParaPr>
        <m:oMath>
          <m:sSub>
            <m:sSubPr>
              <m:ctrlPr>
                <w:rPr>
                  <w:rFonts w:ascii="Cambria Math" w:hAnsi="Cambria Math" w:hint="cs"/>
                  <w:iCs/>
                  <w:lang w:eastAsia="zh-CN"/>
                </w:rPr>
              </m:ctrlPr>
            </m:sSubPr>
            <m:e>
              <m:r>
                <m:rPr>
                  <m:sty m:val="p"/>
                </m:rPr>
                <w:rPr>
                  <w:rFonts w:ascii="Cambria Math" w:hAnsi="Cambria Math" w:hint="cs"/>
                </w:rPr>
                <m:t>P</m:t>
              </m:r>
            </m:e>
            <m:sub>
              <m:r>
                <m:rPr>
                  <m:sty m:val="p"/>
                </m:rPr>
                <w:rPr>
                  <w:rFonts w:ascii="Cambria Math" w:hAnsi="Cambria Math" w:hint="cs"/>
                </w:rPr>
                <m:t>cap,t</m:t>
              </m:r>
            </m:sub>
          </m:sSub>
          <m:r>
            <m:rPr>
              <m:sty m:val="p"/>
            </m:rPr>
            <w:rPr>
              <w:rFonts w:ascii="Cambria Math" w:hAnsi="Cambria Math" w:hint="cs"/>
            </w:rPr>
            <m:t>=</m:t>
          </m:r>
          <m:f>
            <m:fPr>
              <m:ctrlPr>
                <w:rPr>
                  <w:rFonts w:ascii="Cambria Math" w:hAnsi="Cambria Math" w:hint="cs"/>
                  <w:iCs/>
                  <w:lang w:eastAsia="zh-CN"/>
                </w:rPr>
              </m:ctrlPr>
            </m:fPr>
            <m:num>
              <m:sSub>
                <m:sSubPr>
                  <m:ctrlPr>
                    <w:rPr>
                      <w:rFonts w:ascii="Cambria Math" w:hAnsi="Cambria Math" w:hint="cs"/>
                      <w:iCs/>
                      <w:lang w:eastAsia="zh-CN"/>
                    </w:rPr>
                  </m:ctrlPr>
                </m:sSubPr>
                <m:e>
                  <m:r>
                    <m:rPr>
                      <m:sty m:val="p"/>
                    </m:rPr>
                    <w:rPr>
                      <w:rFonts w:ascii="Cambria Math" w:hAnsi="Cambria Math" w:hint="cs"/>
                    </w:rPr>
                    <m:t>R</m:t>
                  </m:r>
                </m:e>
                <m:sub>
                  <m:r>
                    <m:rPr>
                      <m:sty m:val="p"/>
                    </m:rPr>
                    <w:rPr>
                      <w:rFonts w:ascii="Cambria Math" w:hAnsi="Cambria Math" w:hint="cs"/>
                    </w:rPr>
                    <m:t>100,t</m:t>
                  </m:r>
                </m:sub>
              </m:sSub>
              <m:r>
                <m:rPr>
                  <m:sty m:val="p"/>
                </m:rPr>
                <w:rPr>
                  <w:rFonts w:ascii="Cambria Math" w:hAnsi="Cambria Math" w:hint="cs"/>
                </w:rPr>
                <m:t>-</m:t>
              </m:r>
              <m:sSub>
                <m:sSubPr>
                  <m:ctrlPr>
                    <w:rPr>
                      <w:rFonts w:ascii="Cambria Math" w:hAnsi="Cambria Math" w:hint="cs"/>
                      <w:iCs/>
                      <w:lang w:eastAsia="zh-CN"/>
                    </w:rPr>
                  </m:ctrlPr>
                </m:sSubPr>
                <m:e>
                  <m:r>
                    <m:rPr>
                      <m:sty m:val="p"/>
                    </m:rPr>
                    <w:rPr>
                      <w:rFonts w:ascii="Cambria Math" w:hAnsi="Cambria Math" w:hint="cs"/>
                    </w:rPr>
                    <m:t>w</m:t>
                  </m:r>
                </m:e>
                <m:sub>
                  <m:r>
                    <m:rPr>
                      <m:sty m:val="p"/>
                    </m:rPr>
                    <w:rPr>
                      <w:rFonts w:ascii="Cambria Math" w:hAnsi="Cambria Math" w:hint="cs"/>
                    </w:rPr>
                    <m:t>30</m:t>
                  </m:r>
                </m:sub>
              </m:sSub>
              <m:sSub>
                <m:sSubPr>
                  <m:ctrlPr>
                    <w:rPr>
                      <w:rFonts w:ascii="Cambria Math" w:hAnsi="Cambria Math" w:hint="cs"/>
                      <w:iCs/>
                      <w:lang w:eastAsia="zh-CN"/>
                    </w:rPr>
                  </m:ctrlPr>
                </m:sSubPr>
                <m:e>
                  <m:r>
                    <m:rPr>
                      <m:sty m:val="p"/>
                    </m:rPr>
                    <w:rPr>
                      <w:rFonts w:ascii="Cambria Math" w:hAnsi="Cambria Math" w:hint="cs"/>
                    </w:rPr>
                    <m:t>R</m:t>
                  </m:r>
                </m:e>
                <m:sub>
                  <m:r>
                    <m:rPr>
                      <m:sty m:val="p"/>
                    </m:rPr>
                    <w:rPr>
                      <w:rFonts w:ascii="Cambria Math" w:hAnsi="Cambria Math" w:hint="cs"/>
                    </w:rPr>
                    <m:t>30,t</m:t>
                  </m:r>
                </m:sub>
              </m:sSub>
            </m:num>
            <m:den>
              <m:r>
                <m:rPr>
                  <m:sty m:val="p"/>
                </m:rPr>
                <w:rPr>
                  <w:rFonts w:ascii="Cambria Math" w:hAnsi="Cambria Math" w:hint="cs"/>
                </w:rPr>
                <m:t>1-</m:t>
              </m:r>
              <m:sSub>
                <m:sSubPr>
                  <m:ctrlPr>
                    <w:rPr>
                      <w:rFonts w:ascii="Cambria Math" w:hAnsi="Cambria Math" w:hint="cs"/>
                      <w:iCs/>
                      <w:lang w:eastAsia="zh-CN"/>
                    </w:rPr>
                  </m:ctrlPr>
                </m:sSubPr>
                <m:e>
                  <m:r>
                    <m:rPr>
                      <m:sty m:val="p"/>
                    </m:rPr>
                    <w:rPr>
                      <w:rFonts w:ascii="Cambria Math" w:hAnsi="Cambria Math" w:hint="cs"/>
                    </w:rPr>
                    <m:t>w</m:t>
                  </m:r>
                </m:e>
                <m:sub>
                  <m:r>
                    <m:rPr>
                      <m:sty m:val="p"/>
                    </m:rPr>
                    <w:rPr>
                      <w:rFonts w:ascii="Cambria Math" w:hAnsi="Cambria Math" w:hint="cs"/>
                    </w:rPr>
                    <m:t>30</m:t>
                  </m:r>
                </m:sub>
              </m:sSub>
            </m:den>
          </m:f>
          <m:r>
            <m:rPr>
              <m:sty m:val="p"/>
            </m:rPr>
            <w:rPr>
              <w:rFonts w:ascii="Cambria Math" w:hAnsi="Cambria Math" w:hint="cs"/>
            </w:rPr>
            <m:t>,</m:t>
          </m:r>
        </m:oMath>
      </m:oMathPara>
    </w:p>
    <w:p w14:paraId="16705C4D" w14:textId="77777777" w:rsidR="000019C6" w:rsidRPr="00756D2A" w:rsidRDefault="000019C6" w:rsidP="00756D2A">
      <w:pPr>
        <w:spacing w:line="300" w:lineRule="auto"/>
        <w:jc w:val="both"/>
      </w:pPr>
      <w:r w:rsidRPr="00756D2A">
        <w:rPr>
          <w:rFonts w:hint="cs"/>
        </w:rPr>
        <w:t xml:space="preserve">where </w:t>
      </w:r>
      <m:oMath>
        <m:sSub>
          <m:sSubPr>
            <m:ctrlPr>
              <w:rPr>
                <w:rFonts w:ascii="Cambria Math" w:hAnsi="Cambria Math" w:hint="cs"/>
                <w:lang w:eastAsia="zh-CN"/>
              </w:rPr>
            </m:ctrlPr>
          </m:sSubPr>
          <m:e>
            <m:r>
              <m:rPr>
                <m:sty m:val="p"/>
              </m:rPr>
              <w:rPr>
                <w:rFonts w:ascii="Cambria Math" w:hAnsi="Cambria Math" w:hint="cs"/>
              </w:rPr>
              <m:t>w</m:t>
            </m:r>
          </m:e>
          <m:sub>
            <m:r>
              <m:rPr>
                <m:sty m:val="p"/>
              </m:rPr>
              <w:rPr>
                <w:rFonts w:ascii="Cambria Math" w:hAnsi="Cambria Math" w:hint="cs"/>
              </w:rPr>
              <m:t>30</m:t>
            </m:r>
          </m:sub>
        </m:sSub>
        <m:r>
          <m:rPr>
            <m:sty m:val="p"/>
          </m:rPr>
          <w:rPr>
            <w:rFonts w:ascii="Cambria Math" w:hAnsi="Cambria Math" w:hint="cs"/>
          </w:rPr>
          <m:t>=0.6825</m:t>
        </m:r>
      </m:oMath>
      <w:r w:rsidRPr="00756D2A">
        <w:rPr>
          <w:rFonts w:hint="cs"/>
        </w:rPr>
        <w:t xml:space="preserve"> represents the baseline free-float market-capitalization weight of VN30 within VN100 derived from official exchange factsheets, resulting in a scaling amplification factor of </w:t>
      </w:r>
      <m:oMath>
        <m:f>
          <m:fPr>
            <m:ctrlPr>
              <w:rPr>
                <w:rFonts w:ascii="Cambria Math" w:hAnsi="Cambria Math" w:hint="cs"/>
                <w:lang w:eastAsia="zh-CN"/>
              </w:rPr>
            </m:ctrlPr>
          </m:fPr>
          <m:num>
            <m:r>
              <m:rPr>
                <m:sty m:val="p"/>
              </m:rPr>
              <w:rPr>
                <w:rFonts w:ascii="Cambria Math" w:hAnsi="Cambria Math" w:hint="cs"/>
              </w:rPr>
              <m:t>1</m:t>
            </m:r>
          </m:num>
          <m:den>
            <m:r>
              <m:rPr>
                <m:sty m:val="p"/>
              </m:rPr>
              <w:rPr>
                <w:rFonts w:ascii="Cambria Math" w:hAnsi="Cambria Math" w:hint="cs"/>
              </w:rPr>
              <m:t>1-0.6825</m:t>
            </m:r>
          </m:den>
        </m:f>
        <m:r>
          <m:rPr>
            <m:sty m:val="p"/>
          </m:rPr>
          <w:rPr>
            <w:rFonts w:ascii="Cambria Math" w:hAnsi="Cambria Math" w:hint="cs"/>
          </w:rPr>
          <m:t>=3.1496</m:t>
        </m:r>
      </m:oMath>
      <w:r w:rsidRPr="00756D2A">
        <w:rPr>
          <w:rFonts w:hint="cs"/>
        </w:rPr>
        <w:t xml:space="preserve">. Although logarithmic returns introduce a single-period Jensen’s inequality </w:t>
      </w:r>
      <w:r w:rsidRPr="00756D2A">
        <w:rPr>
          <w:rFonts w:hint="cs"/>
        </w:rPr>
        <w:lastRenderedPageBreak/>
        <w:t xml:space="preserve">difference </w:t>
      </w:r>
      <m:oMath>
        <m:sSub>
          <m:sSubPr>
            <m:ctrlPr>
              <w:rPr>
                <w:rFonts w:ascii="Cambria Math" w:hAnsi="Cambria Math" w:hint="cs"/>
                <w:lang w:eastAsia="zh-CN"/>
              </w:rPr>
            </m:ctrlPr>
          </m:sSubPr>
          <m:e>
            <m:r>
              <m:rPr>
                <m:sty m:val="p"/>
              </m:rPr>
              <w:rPr>
                <w:rFonts w:ascii="Cambria Math" w:hAnsi="Cambria Math" w:hint="cs"/>
              </w:rPr>
              <m:t>Δ</m:t>
            </m:r>
          </m:e>
          <m:sub>
            <m:r>
              <m:rPr>
                <m:sty m:val="p"/>
              </m:rPr>
              <w:rPr>
                <w:rFonts w:ascii="Cambria Math" w:hAnsi="Cambria Math" w:hint="cs"/>
              </w:rPr>
              <m:t>t</m:t>
            </m:r>
          </m:sub>
        </m:sSub>
        <m:r>
          <m:rPr>
            <m:sty m:val="p"/>
          </m:rPr>
          <w:rPr>
            <w:rFonts w:ascii="Cambria Math" w:hAnsi="Cambria Math" w:hint="cs"/>
          </w:rPr>
          <m:t>=</m:t>
        </m:r>
        <m:f>
          <m:fPr>
            <m:ctrlPr>
              <w:rPr>
                <w:rFonts w:ascii="Cambria Math" w:hAnsi="Cambria Math" w:hint="cs"/>
                <w:lang w:eastAsia="zh-CN"/>
              </w:rPr>
            </m:ctrlPr>
          </m:fPr>
          <m:num>
            <m:r>
              <m:rPr>
                <m:sty m:val="p"/>
              </m:rPr>
              <w:rPr>
                <w:rFonts w:ascii="Cambria Math" w:hAnsi="Cambria Math" w:hint="cs"/>
              </w:rPr>
              <m:t>1</m:t>
            </m:r>
          </m:num>
          <m:den>
            <m:r>
              <m:rPr>
                <m:sty m:val="p"/>
              </m:rPr>
              <w:rPr>
                <w:rFonts w:ascii="Cambria Math" w:hAnsi="Cambria Math" w:hint="cs"/>
              </w:rPr>
              <m:t>2</m:t>
            </m:r>
          </m:den>
        </m:f>
        <m:r>
          <m:rPr>
            <m:sty m:val="p"/>
          </m:rPr>
          <w:rPr>
            <w:rFonts w:ascii="Cambria Math" w:hAnsi="Cambria Math" w:hint="cs"/>
          </w:rPr>
          <m:t>[</m:t>
        </m:r>
        <m:sSub>
          <m:sSubPr>
            <m:ctrlPr>
              <w:rPr>
                <w:rFonts w:ascii="Cambria Math" w:hAnsi="Cambria Math" w:hint="cs"/>
                <w:lang w:eastAsia="zh-CN"/>
              </w:rPr>
            </m:ctrlPr>
          </m:sSubPr>
          <m:e>
            <m:r>
              <m:rPr>
                <m:sty m:val="p"/>
              </m:rPr>
              <w:rPr>
                <w:rFonts w:ascii="Cambria Math" w:hAnsi="Cambria Math" w:hint="cs"/>
              </w:rPr>
              <m:t>w</m:t>
            </m:r>
          </m:e>
          <m:sub>
            <m:r>
              <m:rPr>
                <m:sty m:val="p"/>
              </m:rPr>
              <w:rPr>
                <w:rFonts w:ascii="Cambria Math" w:hAnsi="Cambria Math" w:hint="cs"/>
              </w:rPr>
              <m:t>30</m:t>
            </m:r>
          </m:sub>
        </m:sSub>
        <m:sSubSup>
          <m:sSubSupPr>
            <m:ctrlPr>
              <w:rPr>
                <w:rFonts w:ascii="Cambria Math" w:hAnsi="Cambria Math" w:hint="cs"/>
                <w:lang w:eastAsia="zh-CN"/>
              </w:rPr>
            </m:ctrlPr>
          </m:sSubSupPr>
          <m:e>
            <m:r>
              <m:rPr>
                <m:sty m:val="p"/>
              </m:rPr>
              <w:rPr>
                <w:rFonts w:ascii="Cambria Math" w:hAnsi="Cambria Math" w:hint="cs"/>
              </w:rPr>
              <m:t>σ</m:t>
            </m:r>
          </m:e>
          <m:sub>
            <m:r>
              <m:rPr>
                <m:sty m:val="p"/>
              </m:rPr>
              <w:rPr>
                <w:rFonts w:ascii="Cambria Math" w:hAnsi="Cambria Math" w:hint="cs"/>
              </w:rPr>
              <m:t>30</m:t>
            </m:r>
          </m:sub>
          <m:sup>
            <m:r>
              <m:rPr>
                <m:sty m:val="p"/>
              </m:rPr>
              <w:rPr>
                <w:rFonts w:ascii="Cambria Math" w:hAnsi="Cambria Math" w:hint="cs"/>
              </w:rPr>
              <m:t>2</m:t>
            </m:r>
          </m:sup>
        </m:sSubSup>
        <m:r>
          <m:rPr>
            <m:sty m:val="p"/>
          </m:rPr>
          <w:rPr>
            <w:rFonts w:ascii="Cambria Math" w:hAnsi="Cambria Math" w:hint="cs"/>
          </w:rPr>
          <m:t>+(1-</m:t>
        </m:r>
        <m:sSub>
          <m:sSubPr>
            <m:ctrlPr>
              <w:rPr>
                <w:rFonts w:ascii="Cambria Math" w:hAnsi="Cambria Math" w:hint="cs"/>
                <w:lang w:eastAsia="zh-CN"/>
              </w:rPr>
            </m:ctrlPr>
          </m:sSubPr>
          <m:e>
            <m:r>
              <m:rPr>
                <m:sty m:val="p"/>
              </m:rPr>
              <w:rPr>
                <w:rFonts w:ascii="Cambria Math" w:hAnsi="Cambria Math" w:hint="cs"/>
              </w:rPr>
              <m:t>w</m:t>
            </m:r>
          </m:e>
          <m:sub>
            <m:r>
              <m:rPr>
                <m:sty m:val="p"/>
              </m:rPr>
              <w:rPr>
                <w:rFonts w:ascii="Cambria Math" w:hAnsi="Cambria Math" w:hint="cs"/>
              </w:rPr>
              <m:t>30</m:t>
            </m:r>
          </m:sub>
        </m:sSub>
        <m:r>
          <m:rPr>
            <m:sty m:val="p"/>
          </m:rPr>
          <w:rPr>
            <w:rFonts w:ascii="Cambria Math" w:hAnsi="Cambria Math" w:hint="cs"/>
          </w:rPr>
          <m:t>)</m:t>
        </m:r>
        <m:sSubSup>
          <m:sSubSupPr>
            <m:ctrlPr>
              <w:rPr>
                <w:rFonts w:ascii="Cambria Math" w:hAnsi="Cambria Math" w:hint="cs"/>
                <w:lang w:eastAsia="zh-CN"/>
              </w:rPr>
            </m:ctrlPr>
          </m:sSubSupPr>
          <m:e>
            <m:r>
              <m:rPr>
                <m:sty m:val="p"/>
              </m:rPr>
              <w:rPr>
                <w:rFonts w:ascii="Cambria Math" w:hAnsi="Cambria Math" w:hint="cs"/>
              </w:rPr>
              <m:t>σ</m:t>
            </m:r>
          </m:e>
          <m:sub>
            <m:r>
              <m:rPr>
                <m:sty m:val="p"/>
              </m:rPr>
              <w:rPr>
                <w:rFonts w:ascii="Cambria Math" w:hAnsi="Cambria Math" w:hint="cs"/>
              </w:rPr>
              <m:t>mid</m:t>
            </m:r>
          </m:sub>
          <m:sup>
            <m:r>
              <m:rPr>
                <m:sty m:val="p"/>
              </m:rPr>
              <w:rPr>
                <w:rFonts w:ascii="Cambria Math" w:hAnsi="Cambria Math" w:hint="cs"/>
              </w:rPr>
              <m:t>2</m:t>
            </m:r>
          </m:sup>
        </m:sSubSup>
        <m:r>
          <m:rPr>
            <m:sty m:val="p"/>
          </m:rPr>
          <w:rPr>
            <w:rFonts w:ascii="Cambria Math" w:hAnsi="Cambria Math" w:hint="cs"/>
          </w:rPr>
          <m:t>-</m:t>
        </m:r>
        <m:sSubSup>
          <m:sSubSupPr>
            <m:ctrlPr>
              <w:rPr>
                <w:rFonts w:ascii="Cambria Math" w:hAnsi="Cambria Math" w:hint="cs"/>
                <w:lang w:eastAsia="zh-CN"/>
              </w:rPr>
            </m:ctrlPr>
          </m:sSubSupPr>
          <m:e>
            <m:r>
              <m:rPr>
                <m:sty m:val="p"/>
              </m:rPr>
              <w:rPr>
                <w:rFonts w:ascii="Cambria Math" w:hAnsi="Cambria Math" w:hint="cs"/>
              </w:rPr>
              <m:t>σ</m:t>
            </m:r>
          </m:e>
          <m:sub>
            <m:r>
              <m:rPr>
                <m:sty m:val="p"/>
              </m:rPr>
              <w:rPr>
                <w:rFonts w:ascii="Cambria Math" w:hAnsi="Cambria Math" w:hint="cs"/>
              </w:rPr>
              <m:t>100</m:t>
            </m:r>
          </m:sub>
          <m:sup>
            <m:r>
              <m:rPr>
                <m:sty m:val="p"/>
              </m:rPr>
              <w:rPr>
                <w:rFonts w:ascii="Cambria Math" w:hAnsi="Cambria Math" w:hint="cs"/>
              </w:rPr>
              <m:t>2</m:t>
            </m:r>
          </m:sup>
        </m:sSubSup>
        <m:r>
          <m:rPr>
            <m:sty m:val="p"/>
          </m:rPr>
          <w:rPr>
            <w:rFonts w:ascii="Cambria Math" w:hAnsi="Cambria Math" w:hint="cs"/>
          </w:rPr>
          <m:t>]</m:t>
        </m:r>
      </m:oMath>
      <w:r w:rsidRPr="00756D2A">
        <w:rPr>
          <w:rFonts w:hint="cs"/>
        </w:rPr>
        <w:t xml:space="preserve">, this term is strictly bounded below </w:t>
      </w:r>
      <m:oMath>
        <m:r>
          <m:rPr>
            <m:sty m:val="p"/>
          </m:rPr>
          <w:rPr>
            <w:rFonts w:ascii="Cambria Math" w:hAnsi="Cambria Math" w:hint="cs"/>
          </w:rPr>
          <m:t>1.2×</m:t>
        </m:r>
        <m:sSup>
          <m:sSupPr>
            <m:ctrlPr>
              <w:rPr>
                <w:rFonts w:ascii="Cambria Math" w:hAnsi="Cambria Math" w:hint="cs"/>
                <w:lang w:eastAsia="zh-CN"/>
              </w:rPr>
            </m:ctrlPr>
          </m:sSupPr>
          <m:e>
            <m:r>
              <m:rPr>
                <m:sty m:val="p"/>
              </m:rPr>
              <w:rPr>
                <w:rFonts w:ascii="Cambria Math" w:hAnsi="Cambria Math" w:hint="cs"/>
              </w:rPr>
              <m:t>10</m:t>
            </m:r>
          </m:e>
          <m:sup>
            <m:r>
              <m:rPr>
                <m:sty m:val="p"/>
              </m:rPr>
              <w:rPr>
                <w:rFonts w:ascii="Cambria Math" w:hAnsi="Cambria Math" w:hint="cs"/>
              </w:rPr>
              <m:t>-5</m:t>
            </m:r>
          </m:sup>
        </m:sSup>
      </m:oMath>
      <w:r w:rsidRPr="00756D2A">
        <w:rPr>
          <w:rFonts w:hint="cs"/>
        </w:rPr>
        <w:t xml:space="preserve"> daily. Because logarithmic returns accumulate additively across temporal horizons </w:t>
      </w:r>
      <m:oMath>
        <m:r>
          <m:rPr>
            <m:sty m:val="p"/>
          </m:rPr>
          <w:rPr>
            <w:rFonts w:ascii="Cambria Math" w:hAnsi="Cambria Math" w:hint="cs"/>
          </w:rPr>
          <m:t>s</m:t>
        </m:r>
      </m:oMath>
      <w:r w:rsidRPr="00756D2A">
        <w:rPr>
          <w:rFonts w:hint="cs"/>
        </w:rPr>
        <w:t xml:space="preserve">, the multi-period cumulative covariance adjustment is bounded by </w:t>
      </w:r>
      <m:oMath>
        <m:r>
          <m:rPr>
            <m:sty m:val="p"/>
          </m:rPr>
          <w:rPr>
            <w:rFonts w:ascii="Cambria Math" w:hAnsi="Cambria Math" w:hint="cs"/>
          </w:rPr>
          <m:t>s</m:t>
        </m:r>
        <m:sSub>
          <m:sSubPr>
            <m:ctrlPr>
              <w:rPr>
                <w:rFonts w:ascii="Cambria Math" w:hAnsi="Cambria Math" w:hint="cs"/>
                <w:lang w:eastAsia="zh-CN"/>
              </w:rPr>
            </m:ctrlPr>
          </m:sSubPr>
          <m:e>
            <m:r>
              <m:rPr>
                <m:sty m:val="p"/>
              </m:rPr>
              <w:rPr>
                <w:rFonts w:ascii="Cambria Math" w:hAnsi="Cambria Math" w:hint="cs"/>
              </w:rPr>
              <m:t>Δ</m:t>
            </m:r>
          </m:e>
          <m:sub>
            <m:r>
              <m:rPr>
                <m:sty m:val="p"/>
              </m:rPr>
              <w:rPr>
                <w:rFonts w:ascii="Cambria Math" w:hAnsi="Cambria Math" w:hint="cs"/>
              </w:rPr>
              <m:t>t</m:t>
            </m:r>
          </m:sub>
        </m:sSub>
        <m:r>
          <m:rPr>
            <m:sty m:val="p"/>
          </m:rPr>
          <w:rPr>
            <w:rFonts w:ascii="Cambria Math" w:hAnsi="Cambria Math" w:hint="cs"/>
          </w:rPr>
          <m:t>≤s×1.2×</m:t>
        </m:r>
        <m:sSup>
          <m:sSupPr>
            <m:ctrlPr>
              <w:rPr>
                <w:rFonts w:ascii="Cambria Math" w:hAnsi="Cambria Math" w:hint="cs"/>
                <w:lang w:eastAsia="zh-CN"/>
              </w:rPr>
            </m:ctrlPr>
          </m:sSupPr>
          <m:e>
            <m:r>
              <m:rPr>
                <m:sty m:val="p"/>
              </m:rPr>
              <w:rPr>
                <w:rFonts w:ascii="Cambria Math" w:hAnsi="Cambria Math" w:hint="cs"/>
              </w:rPr>
              <m:t>10</m:t>
            </m:r>
          </m:e>
          <m:sup>
            <m:r>
              <m:rPr>
                <m:sty m:val="p"/>
              </m:rPr>
              <w:rPr>
                <w:rFonts w:ascii="Cambria Math" w:hAnsi="Cambria Math" w:hint="cs"/>
              </w:rPr>
              <m:t>-5</m:t>
            </m:r>
          </m:sup>
        </m:sSup>
      </m:oMath>
      <w:r w:rsidRPr="00756D2A">
        <w:rPr>
          <w:rFonts w:hint="cs"/>
        </w:rPr>
        <w:t>. Across our maximum reliable timescale (</w:t>
      </w:r>
      <m:oMath>
        <m:r>
          <m:rPr>
            <m:sty m:val="p"/>
          </m:rPr>
          <w:rPr>
            <w:rFonts w:ascii="Cambria Math" w:hAnsi="Cambria Math" w:hint="cs"/>
          </w:rPr>
          <m:t>s=217</m:t>
        </m:r>
      </m:oMath>
      <w:r w:rsidRPr="00756D2A">
        <w:rPr>
          <w:rFonts w:hint="cs"/>
        </w:rPr>
        <w:t xml:space="preserve">), this term remains bounded below </w:t>
      </w:r>
      <m:oMath>
        <m:r>
          <m:rPr>
            <m:sty m:val="p"/>
          </m:rPr>
          <w:rPr>
            <w:rFonts w:ascii="Cambria Math" w:hAnsi="Cambria Math" w:hint="cs"/>
          </w:rPr>
          <m:t>0.0026</m:t>
        </m:r>
      </m:oMath>
      <w:r w:rsidRPr="00756D2A">
        <w:rPr>
          <w:rFonts w:hint="cs"/>
        </w:rPr>
        <w:t xml:space="preserve">, exerting negligible impact on DCCA scaling exponents. Empirically, the estimated multiscale scaling slope for </w:t>
      </w:r>
      <m:oMath>
        <m:sSub>
          <m:sSubPr>
            <m:ctrlPr>
              <w:rPr>
                <w:rFonts w:ascii="Cambria Math" w:hAnsi="Cambria Math" w:hint="cs"/>
                <w:lang w:eastAsia="zh-CN"/>
              </w:rPr>
            </m:ctrlPr>
          </m:sSubPr>
          <m:e>
            <m:r>
              <m:rPr>
                <m:sty m:val="p"/>
              </m:rPr>
              <w:rPr>
                <w:rFonts w:ascii="Cambria Math" w:hAnsi="Cambria Math" w:hint="cs"/>
              </w:rPr>
              <m:t>P</m:t>
            </m:r>
          </m:e>
          <m:sub>
            <m:r>
              <m:rPr>
                <m:sty m:val="p"/>
              </m:rPr>
              <w:rPr>
                <w:rFonts w:ascii="Cambria Math" w:hAnsi="Cambria Math" w:hint="cs"/>
              </w:rPr>
              <m:t>cap</m:t>
            </m:r>
          </m:sub>
        </m:sSub>
      </m:oMath>
      <w:r w:rsidRPr="00756D2A">
        <w:rPr>
          <w:rFonts w:hint="cs"/>
        </w:rPr>
        <w:t xml:space="preserve"> (</w:t>
      </w:r>
      <m:oMath>
        <m:sSub>
          <m:sSubPr>
            <m:ctrlPr>
              <w:rPr>
                <w:rFonts w:ascii="Cambria Math" w:hAnsi="Cambria Math" w:hint="cs"/>
                <w:lang w:eastAsia="zh-CN"/>
              </w:rPr>
            </m:ctrlPr>
          </m:sSubPr>
          <m:e>
            <m:r>
              <m:rPr>
                <m:sty m:val="p"/>
              </m:rPr>
              <w:rPr>
                <w:rFonts w:ascii="Cambria Math" w:hAnsi="Cambria Math" w:hint="cs"/>
              </w:rPr>
              <m:t>β</m:t>
            </m:r>
          </m:e>
          <m:sub>
            <m:r>
              <m:rPr>
                <m:sty m:val="p"/>
              </m:rPr>
              <w:rPr>
                <w:rFonts w:ascii="Cambria Math" w:hAnsi="Cambria Math" w:hint="cs"/>
              </w:rPr>
              <m:t>scale</m:t>
            </m:r>
          </m:sub>
        </m:sSub>
        <m:r>
          <m:rPr>
            <m:sty m:val="p"/>
          </m:rPr>
          <w:rPr>
            <w:rFonts w:ascii="Cambria Math" w:hAnsi="Cambria Math" w:hint="cs"/>
          </w:rPr>
          <m:t>=0.0025</m:t>
        </m:r>
      </m:oMath>
      <w:r w:rsidRPr="00756D2A">
        <w:rPr>
          <w:rFonts w:hint="cs"/>
        </w:rPr>
        <w:t>) matches the slope of the official tradeable arithmetic cash index VN70 (</w:t>
      </w:r>
      <m:oMath>
        <m:sSub>
          <m:sSubPr>
            <m:ctrlPr>
              <w:rPr>
                <w:rFonts w:ascii="Cambria Math" w:hAnsi="Cambria Math" w:hint="cs"/>
                <w:lang w:eastAsia="zh-CN"/>
              </w:rPr>
            </m:ctrlPr>
          </m:sSubPr>
          <m:e>
            <m:r>
              <m:rPr>
                <m:sty m:val="p"/>
              </m:rPr>
              <w:rPr>
                <w:rFonts w:ascii="Cambria Math" w:hAnsi="Cambria Math" w:hint="cs"/>
              </w:rPr>
              <m:t>β</m:t>
            </m:r>
          </m:e>
          <m:sub>
            <m:r>
              <m:rPr>
                <m:sty m:val="p"/>
              </m:rPr>
              <w:rPr>
                <w:rFonts w:ascii="Cambria Math" w:hAnsi="Cambria Math" w:hint="cs"/>
              </w:rPr>
              <m:t>scale</m:t>
            </m:r>
          </m:sub>
        </m:sSub>
        <m:r>
          <m:rPr>
            <m:sty m:val="p"/>
          </m:rPr>
          <w:rPr>
            <w:rFonts w:ascii="Cambria Math" w:hAnsi="Cambria Math" w:hint="cs"/>
          </w:rPr>
          <m:t>=0.0024</m:t>
        </m:r>
      </m:oMath>
      <w:r w:rsidRPr="00756D2A">
        <w:rPr>
          <w:rFonts w:hint="cs"/>
        </w:rPr>
        <w:t xml:space="preserve">) within </w:t>
      </w:r>
      <m:oMath>
        <m:r>
          <m:rPr>
            <m:sty m:val="p"/>
          </m:rPr>
          <w:rPr>
            <w:rFonts w:ascii="Cambria Math" w:hAnsi="Cambria Math" w:hint="cs"/>
          </w:rPr>
          <m:t>0.0001</m:t>
        </m:r>
      </m:oMath>
      <w:r w:rsidRPr="00756D2A">
        <w:rPr>
          <w:rFonts w:hint="cs"/>
        </w:rPr>
        <w:t>, confirming that logarithmic aggregation does not distort multiscale dependence.</w:t>
      </w:r>
    </w:p>
    <w:p w14:paraId="6F91C0D3" w14:textId="3A5D174F" w:rsidR="000019C6" w:rsidRPr="00756D2A" w:rsidRDefault="000019C6" w:rsidP="00756D2A">
      <w:pPr>
        <w:spacing w:line="300" w:lineRule="auto"/>
        <w:jc w:val="both"/>
      </w:pPr>
      <w:r w:rsidRPr="00756D2A">
        <w:rPr>
          <w:rFonts w:hint="cs"/>
        </w:rPr>
        <w:t>For comparison, we examine an alternative statistical correlation-weighted decomposition proxy (</w:t>
      </w:r>
      <m:oMath>
        <m:sSub>
          <m:sSubPr>
            <m:ctrlPr>
              <w:rPr>
                <w:rFonts w:ascii="Cambria Math" w:hAnsi="Cambria Math" w:hint="cs"/>
                <w:lang w:eastAsia="zh-CN"/>
              </w:rPr>
            </m:ctrlPr>
          </m:sSubPr>
          <m:e>
            <m:r>
              <m:rPr>
                <m:sty m:val="p"/>
              </m:rPr>
              <w:rPr>
                <w:rFonts w:ascii="Cambria Math" w:hAnsi="Cambria Math" w:hint="cs"/>
              </w:rPr>
              <m:t>P</m:t>
            </m:r>
          </m:e>
          <m:sub>
            <m:r>
              <m:rPr>
                <m:sty m:val="p"/>
              </m:rPr>
              <w:rPr>
                <w:rFonts w:ascii="Cambria Math" w:hAnsi="Cambria Math" w:hint="cs"/>
              </w:rPr>
              <m:t>heur</m:t>
            </m:r>
          </m:sub>
        </m:sSub>
      </m:oMath>
      <w:r w:rsidRPr="00756D2A">
        <w:rPr>
          <w:rFonts w:hint="cs"/>
        </w:rPr>
        <w:t xml:space="preserve">), which calibrates the large-cap weight directly from the empirical </w:t>
      </w:r>
      <w:r w:rsidR="004B1D62">
        <w:t>ordinary</w:t>
      </w:r>
      <w:r w:rsidR="004B1D62">
        <w:rPr>
          <w:lang w:val="vi-VN"/>
        </w:rPr>
        <w:t xml:space="preserve"> least squares </w:t>
      </w:r>
      <w:r w:rsidR="008522DF">
        <w:rPr>
          <w:lang w:val="vi-VN"/>
        </w:rPr>
        <w:t>(</w:t>
      </w:r>
      <w:r w:rsidRPr="00756D2A">
        <w:rPr>
          <w:rFonts w:hint="cs"/>
        </w:rPr>
        <w:t>OLS</w:t>
      </w:r>
      <w:r w:rsidR="008522DF">
        <w:rPr>
          <w:lang w:val="vi-VN"/>
        </w:rPr>
        <w:t>)</w:t>
      </w:r>
      <w:r w:rsidRPr="00756D2A">
        <w:rPr>
          <w:rFonts w:hint="cs"/>
        </w:rPr>
        <w:t xml:space="preserve"> regression slope:</w:t>
      </w:r>
    </w:p>
    <w:p w14:paraId="459F4A19" w14:textId="77777777" w:rsidR="000019C6" w:rsidRPr="00756D2A" w:rsidRDefault="00000000" w:rsidP="00756D2A">
      <w:pPr>
        <w:spacing w:line="300" w:lineRule="auto"/>
        <w:jc w:val="both"/>
        <w:rPr>
          <w:iCs/>
        </w:rPr>
      </w:pPr>
      <m:oMathPara>
        <m:oMathParaPr>
          <m:jc m:val="center"/>
        </m:oMathParaPr>
        <m:oMath>
          <m:sSub>
            <m:sSubPr>
              <m:ctrlPr>
                <w:rPr>
                  <w:rFonts w:ascii="Cambria Math" w:hAnsi="Cambria Math" w:hint="cs"/>
                  <w:iCs/>
                  <w:lang w:eastAsia="zh-CN"/>
                </w:rPr>
              </m:ctrlPr>
            </m:sSubPr>
            <m:e>
              <m:r>
                <m:rPr>
                  <m:sty m:val="p"/>
                </m:rPr>
                <w:rPr>
                  <w:rFonts w:ascii="Cambria Math" w:hAnsi="Cambria Math" w:hint="cs"/>
                </w:rPr>
                <m:t>P</m:t>
              </m:r>
            </m:e>
            <m:sub>
              <m:r>
                <m:rPr>
                  <m:sty m:val="p"/>
                </m:rPr>
                <w:rPr>
                  <w:rFonts w:ascii="Cambria Math" w:hAnsi="Cambria Math" w:hint="cs"/>
                </w:rPr>
                <m:t>heur,t</m:t>
              </m:r>
            </m:sub>
          </m:sSub>
          <m:r>
            <m:rPr>
              <m:sty m:val="p"/>
            </m:rPr>
            <w:rPr>
              <w:rFonts w:ascii="Cambria Math" w:hAnsi="Cambria Math" w:hint="cs"/>
            </w:rPr>
            <m:t>=</m:t>
          </m:r>
          <m:f>
            <m:fPr>
              <m:ctrlPr>
                <w:rPr>
                  <w:rFonts w:ascii="Cambria Math" w:hAnsi="Cambria Math" w:hint="cs"/>
                  <w:iCs/>
                  <w:lang w:eastAsia="zh-CN"/>
                </w:rPr>
              </m:ctrlPr>
            </m:fPr>
            <m:num>
              <m:sSub>
                <m:sSubPr>
                  <m:ctrlPr>
                    <w:rPr>
                      <w:rFonts w:ascii="Cambria Math" w:hAnsi="Cambria Math" w:hint="cs"/>
                      <w:iCs/>
                      <w:lang w:eastAsia="zh-CN"/>
                    </w:rPr>
                  </m:ctrlPr>
                </m:sSubPr>
                <m:e>
                  <m:r>
                    <m:rPr>
                      <m:sty m:val="p"/>
                    </m:rPr>
                    <w:rPr>
                      <w:rFonts w:ascii="Cambria Math" w:hAnsi="Cambria Math" w:hint="cs"/>
                    </w:rPr>
                    <m:t>R</m:t>
                  </m:r>
                </m:e>
                <m:sub>
                  <m:r>
                    <m:rPr>
                      <m:sty m:val="p"/>
                    </m:rPr>
                    <w:rPr>
                      <w:rFonts w:ascii="Cambria Math" w:hAnsi="Cambria Math" w:hint="cs"/>
                    </w:rPr>
                    <m:t>100,t</m:t>
                  </m:r>
                </m:sub>
              </m:sSub>
              <m:r>
                <m:rPr>
                  <m:sty m:val="p"/>
                </m:rPr>
                <w:rPr>
                  <w:rFonts w:ascii="Cambria Math" w:hAnsi="Cambria Math" w:hint="cs"/>
                </w:rPr>
                <m:t>-</m:t>
              </m:r>
              <m:sSub>
                <m:sSubPr>
                  <m:ctrlPr>
                    <w:rPr>
                      <w:rFonts w:ascii="Cambria Math" w:hAnsi="Cambria Math" w:hint="cs"/>
                      <w:iCs/>
                      <w:lang w:eastAsia="zh-CN"/>
                    </w:rPr>
                  </m:ctrlPr>
                </m:sSubPr>
                <m:e>
                  <m:r>
                    <m:rPr>
                      <m:sty m:val="p"/>
                    </m:rPr>
                    <w:rPr>
                      <w:rFonts w:ascii="Cambria Math" w:hAnsi="Cambria Math" w:hint="cs"/>
                    </w:rPr>
                    <m:t>w</m:t>
                  </m:r>
                </m:e>
                <m:sub>
                  <m:r>
                    <m:rPr>
                      <m:sty m:val="p"/>
                    </m:rPr>
                    <w:rPr>
                      <w:rFonts w:ascii="Cambria Math" w:hAnsi="Cambria Math" w:hint="cs"/>
                    </w:rPr>
                    <m:t>heur</m:t>
                  </m:r>
                </m:sub>
              </m:sSub>
              <m:sSub>
                <m:sSubPr>
                  <m:ctrlPr>
                    <w:rPr>
                      <w:rFonts w:ascii="Cambria Math" w:hAnsi="Cambria Math" w:hint="cs"/>
                      <w:iCs/>
                      <w:lang w:eastAsia="zh-CN"/>
                    </w:rPr>
                  </m:ctrlPr>
                </m:sSubPr>
                <m:e>
                  <m:r>
                    <m:rPr>
                      <m:sty m:val="p"/>
                    </m:rPr>
                    <w:rPr>
                      <w:rFonts w:ascii="Cambria Math" w:hAnsi="Cambria Math" w:hint="cs"/>
                    </w:rPr>
                    <m:t>R</m:t>
                  </m:r>
                </m:e>
                <m:sub>
                  <m:r>
                    <m:rPr>
                      <m:sty m:val="p"/>
                    </m:rPr>
                    <w:rPr>
                      <w:rFonts w:ascii="Cambria Math" w:hAnsi="Cambria Math" w:hint="cs"/>
                    </w:rPr>
                    <m:t>30,t</m:t>
                  </m:r>
                </m:sub>
              </m:sSub>
            </m:num>
            <m:den>
              <m:r>
                <m:rPr>
                  <m:sty m:val="p"/>
                </m:rPr>
                <w:rPr>
                  <w:rFonts w:ascii="Cambria Math" w:hAnsi="Cambria Math" w:hint="cs"/>
                </w:rPr>
                <m:t>1-</m:t>
              </m:r>
              <m:sSub>
                <m:sSubPr>
                  <m:ctrlPr>
                    <w:rPr>
                      <w:rFonts w:ascii="Cambria Math" w:hAnsi="Cambria Math" w:hint="cs"/>
                      <w:iCs/>
                      <w:lang w:eastAsia="zh-CN"/>
                    </w:rPr>
                  </m:ctrlPr>
                </m:sSubPr>
                <m:e>
                  <m:r>
                    <m:rPr>
                      <m:sty m:val="p"/>
                    </m:rPr>
                    <w:rPr>
                      <w:rFonts w:ascii="Cambria Math" w:hAnsi="Cambria Math" w:hint="cs"/>
                    </w:rPr>
                    <m:t>w</m:t>
                  </m:r>
                </m:e>
                <m:sub>
                  <m:r>
                    <m:rPr>
                      <m:sty m:val="p"/>
                    </m:rPr>
                    <w:rPr>
                      <w:rFonts w:ascii="Cambria Math" w:hAnsi="Cambria Math" w:hint="cs"/>
                    </w:rPr>
                    <m:t>heur</m:t>
                  </m:r>
                </m:sub>
              </m:sSub>
            </m:den>
          </m:f>
          <m:r>
            <m:rPr>
              <m:sty m:val="p"/>
            </m:rPr>
            <w:rPr>
              <w:rFonts w:ascii="Cambria Math" w:hAnsi="Cambria Math" w:hint="cs"/>
            </w:rPr>
            <m:t>, </m:t>
          </m:r>
          <m:r>
            <m:rPr>
              <m:nor/>
            </m:rPr>
            <w:rPr>
              <w:rFonts w:hint="cs"/>
              <w:iCs/>
            </w:rPr>
            <m:t xml:space="preserve">where </m:t>
          </m:r>
          <m:sSub>
            <m:sSubPr>
              <m:ctrlPr>
                <w:rPr>
                  <w:rFonts w:ascii="Cambria Math" w:hAnsi="Cambria Math" w:hint="cs"/>
                  <w:iCs/>
                  <w:lang w:eastAsia="zh-CN"/>
                </w:rPr>
              </m:ctrlPr>
            </m:sSubPr>
            <m:e>
              <m:r>
                <m:rPr>
                  <m:sty m:val="p"/>
                </m:rPr>
                <w:rPr>
                  <w:rFonts w:ascii="Cambria Math" w:hAnsi="Cambria Math" w:hint="cs"/>
                </w:rPr>
                <m:t>w</m:t>
              </m:r>
            </m:e>
            <m:sub>
              <m:r>
                <m:rPr>
                  <m:sty m:val="p"/>
                </m:rPr>
                <w:rPr>
                  <w:rFonts w:ascii="Cambria Math" w:hAnsi="Cambria Math" w:hint="cs"/>
                </w:rPr>
                <m:t>heur</m:t>
              </m:r>
            </m:sub>
          </m:sSub>
          <m:r>
            <m:rPr>
              <m:sty m:val="p"/>
            </m:rPr>
            <w:rPr>
              <w:rFonts w:ascii="Cambria Math" w:hAnsi="Cambria Math" w:hint="cs"/>
            </w:rPr>
            <m:t>=</m:t>
          </m:r>
          <m:sSub>
            <m:sSubPr>
              <m:ctrlPr>
                <w:rPr>
                  <w:rFonts w:ascii="Cambria Math" w:hAnsi="Cambria Math" w:hint="cs"/>
                  <w:iCs/>
                  <w:lang w:eastAsia="zh-CN"/>
                </w:rPr>
              </m:ctrlPr>
            </m:sSubPr>
            <m:e>
              <m:acc>
                <m:accPr>
                  <m:ctrlPr>
                    <w:rPr>
                      <w:rFonts w:ascii="Cambria Math" w:hAnsi="Cambria Math" w:hint="cs"/>
                      <w:iCs/>
                      <w:lang w:eastAsia="zh-CN"/>
                    </w:rPr>
                  </m:ctrlPr>
                </m:accPr>
                <m:e>
                  <m:r>
                    <m:rPr>
                      <m:sty m:val="p"/>
                    </m:rPr>
                    <w:rPr>
                      <w:rFonts w:ascii="Cambria Math" w:hAnsi="Cambria Math" w:hint="cs"/>
                    </w:rPr>
                    <m:t>β</m:t>
                  </m:r>
                </m:e>
              </m:acc>
            </m:e>
            <m:sub>
              <m:r>
                <m:rPr>
                  <m:sty m:val="p"/>
                </m:rPr>
                <w:rPr>
                  <w:rFonts w:ascii="Cambria Math" w:hAnsi="Cambria Math" w:hint="cs"/>
                </w:rPr>
                <m:t>OLS</m:t>
              </m:r>
            </m:sub>
          </m:sSub>
          <m:r>
            <m:rPr>
              <m:sty m:val="p"/>
            </m:rPr>
            <w:rPr>
              <w:rFonts w:ascii="Cambria Math" w:hAnsi="Cambria Math" w:hint="cs"/>
            </w:rPr>
            <m:t>=</m:t>
          </m:r>
          <m:r>
            <m:rPr>
              <m:nor/>
            </m:rPr>
            <w:rPr>
              <w:rFonts w:hint="cs"/>
              <w:iCs/>
            </w:rPr>
            <m:t>Corr</m:t>
          </m:r>
          <m:r>
            <m:rPr>
              <m:sty m:val="p"/>
            </m:rPr>
            <w:rPr>
              <w:rFonts w:ascii="Cambria Math" w:hAnsi="Cambria Math" w:hint="cs"/>
            </w:rPr>
            <m:t>(</m:t>
          </m:r>
          <m:sSub>
            <m:sSubPr>
              <m:ctrlPr>
                <w:rPr>
                  <w:rFonts w:ascii="Cambria Math" w:hAnsi="Cambria Math" w:hint="cs"/>
                  <w:iCs/>
                  <w:lang w:eastAsia="zh-CN"/>
                </w:rPr>
              </m:ctrlPr>
            </m:sSubPr>
            <m:e>
              <m:r>
                <m:rPr>
                  <m:sty m:val="p"/>
                </m:rPr>
                <w:rPr>
                  <w:rFonts w:ascii="Cambria Math" w:hAnsi="Cambria Math" w:hint="cs"/>
                </w:rPr>
                <m:t>R</m:t>
              </m:r>
            </m:e>
            <m:sub>
              <m:r>
                <m:rPr>
                  <m:sty m:val="p"/>
                </m:rPr>
                <w:rPr>
                  <w:rFonts w:ascii="Cambria Math" w:hAnsi="Cambria Math" w:hint="cs"/>
                </w:rPr>
                <m:t>30</m:t>
              </m:r>
            </m:sub>
          </m:sSub>
          <m:r>
            <m:rPr>
              <m:sty m:val="p"/>
            </m:rPr>
            <w:rPr>
              <w:rFonts w:ascii="Cambria Math" w:hAnsi="Cambria Math" w:hint="cs"/>
            </w:rPr>
            <m:t>,</m:t>
          </m:r>
          <m:sSub>
            <m:sSubPr>
              <m:ctrlPr>
                <w:rPr>
                  <w:rFonts w:ascii="Cambria Math" w:hAnsi="Cambria Math" w:hint="cs"/>
                  <w:iCs/>
                  <w:lang w:eastAsia="zh-CN"/>
                </w:rPr>
              </m:ctrlPr>
            </m:sSubPr>
            <m:e>
              <m:r>
                <m:rPr>
                  <m:sty m:val="p"/>
                </m:rPr>
                <w:rPr>
                  <w:rFonts w:ascii="Cambria Math" w:hAnsi="Cambria Math" w:hint="cs"/>
                </w:rPr>
                <m:t>R</m:t>
              </m:r>
            </m:e>
            <m:sub>
              <m:r>
                <m:rPr>
                  <m:sty m:val="p"/>
                </m:rPr>
                <w:rPr>
                  <w:rFonts w:ascii="Cambria Math" w:hAnsi="Cambria Math" w:hint="cs"/>
                </w:rPr>
                <m:t>100</m:t>
              </m:r>
            </m:sub>
          </m:sSub>
          <m:r>
            <m:rPr>
              <m:sty m:val="p"/>
            </m:rPr>
            <w:rPr>
              <w:rFonts w:ascii="Cambria Math" w:hAnsi="Cambria Math" w:hint="cs"/>
            </w:rPr>
            <m:t>)</m:t>
          </m:r>
          <m:f>
            <m:fPr>
              <m:ctrlPr>
                <w:rPr>
                  <w:rFonts w:ascii="Cambria Math" w:hAnsi="Cambria Math" w:hint="cs"/>
                  <w:iCs/>
                  <w:lang w:eastAsia="zh-CN"/>
                </w:rPr>
              </m:ctrlPr>
            </m:fPr>
            <m:num>
              <m:sSub>
                <m:sSubPr>
                  <m:ctrlPr>
                    <w:rPr>
                      <w:rFonts w:ascii="Cambria Math" w:hAnsi="Cambria Math" w:hint="cs"/>
                      <w:iCs/>
                      <w:lang w:eastAsia="zh-CN"/>
                    </w:rPr>
                  </m:ctrlPr>
                </m:sSubPr>
                <m:e>
                  <m:r>
                    <m:rPr>
                      <m:sty m:val="p"/>
                    </m:rPr>
                    <w:rPr>
                      <w:rFonts w:ascii="Cambria Math" w:hAnsi="Cambria Math" w:hint="cs"/>
                    </w:rPr>
                    <m:t>σ</m:t>
                  </m:r>
                </m:e>
                <m:sub>
                  <m:r>
                    <m:rPr>
                      <m:sty m:val="p"/>
                    </m:rPr>
                    <w:rPr>
                      <w:rFonts w:ascii="Cambria Math" w:hAnsi="Cambria Math" w:hint="cs"/>
                    </w:rPr>
                    <m:t>100</m:t>
                  </m:r>
                </m:sub>
              </m:sSub>
            </m:num>
            <m:den>
              <m:sSub>
                <m:sSubPr>
                  <m:ctrlPr>
                    <w:rPr>
                      <w:rFonts w:ascii="Cambria Math" w:hAnsi="Cambria Math" w:hint="cs"/>
                      <w:iCs/>
                      <w:lang w:eastAsia="zh-CN"/>
                    </w:rPr>
                  </m:ctrlPr>
                </m:sSubPr>
                <m:e>
                  <m:r>
                    <m:rPr>
                      <m:sty m:val="p"/>
                    </m:rPr>
                    <w:rPr>
                      <w:rFonts w:ascii="Cambria Math" w:hAnsi="Cambria Math" w:hint="cs"/>
                    </w:rPr>
                    <m:t>σ</m:t>
                  </m:r>
                </m:e>
                <m:sub>
                  <m:r>
                    <m:rPr>
                      <m:sty m:val="p"/>
                    </m:rPr>
                    <w:rPr>
                      <w:rFonts w:ascii="Cambria Math" w:hAnsi="Cambria Math" w:hint="cs"/>
                    </w:rPr>
                    <m:t>30</m:t>
                  </m:r>
                </m:sub>
              </m:sSub>
            </m:den>
          </m:f>
          <m:r>
            <m:rPr>
              <m:sty m:val="p"/>
            </m:rPr>
            <w:rPr>
              <w:rFonts w:ascii="Cambria Math" w:hAnsi="Cambria Math" w:hint="cs"/>
            </w:rPr>
            <m:t>=0.9705.</m:t>
          </m:r>
        </m:oMath>
      </m:oMathPara>
    </w:p>
    <w:p w14:paraId="0AEA8D0F" w14:textId="6B515892" w:rsidR="000019C6" w:rsidRPr="00756D2A" w:rsidRDefault="000019C6" w:rsidP="00756D2A">
      <w:pPr>
        <w:jc w:val="both"/>
      </w:pPr>
      <w:r w:rsidRPr="00756D2A">
        <w:rPr>
          <w:rFonts w:hint="cs"/>
        </w:rPr>
        <w:t xml:space="preserve">Because </w:t>
      </w:r>
      <m:oMath>
        <m:sSub>
          <m:sSubPr>
            <m:ctrlPr>
              <w:rPr>
                <w:rFonts w:ascii="Cambria Math" w:hAnsi="Cambria Math" w:hint="cs"/>
                <w:lang w:eastAsia="zh-CN"/>
              </w:rPr>
            </m:ctrlPr>
          </m:sSubPr>
          <m:e>
            <m:acc>
              <m:accPr>
                <m:ctrlPr>
                  <w:rPr>
                    <w:rFonts w:ascii="Cambria Math" w:hAnsi="Cambria Math" w:hint="cs"/>
                    <w:lang w:eastAsia="zh-CN"/>
                  </w:rPr>
                </m:ctrlPr>
              </m:accPr>
              <m:e>
                <m:r>
                  <m:rPr>
                    <m:sty m:val="p"/>
                  </m:rPr>
                  <w:rPr>
                    <w:rFonts w:ascii="Cambria Math" w:hAnsi="Cambria Math" w:hint="cs"/>
                  </w:rPr>
                  <m:t>β</m:t>
                </m:r>
              </m:e>
            </m:acc>
          </m:e>
          <m:sub>
            <m:r>
              <m:rPr>
                <m:sty m:val="p"/>
              </m:rPr>
              <w:rPr>
                <w:rFonts w:ascii="Cambria Math" w:hAnsi="Cambria Math" w:hint="cs"/>
              </w:rPr>
              <m:t>OLS</m:t>
            </m:r>
          </m:sub>
        </m:sSub>
      </m:oMath>
      <w:r w:rsidRPr="00756D2A">
        <w:rPr>
          <w:rFonts w:hint="cs"/>
        </w:rPr>
        <w:t xml:space="preserve"> approaches unity (</w:t>
      </w:r>
      <m:oMath>
        <m:r>
          <m:rPr>
            <m:sty m:val="p"/>
          </m:rPr>
          <w:rPr>
            <w:rFonts w:ascii="Cambria Math" w:hAnsi="Cambria Math" w:hint="cs"/>
          </w:rPr>
          <m:t>0.9705</m:t>
        </m:r>
      </m:oMath>
      <w:r w:rsidRPr="00756D2A">
        <w:rPr>
          <w:rFonts w:hint="cs"/>
        </w:rPr>
        <w:t xml:space="preserve"> at daily frequency and </w:t>
      </w:r>
      <m:oMath>
        <m:r>
          <m:rPr>
            <m:sty m:val="p"/>
          </m:rPr>
          <w:rPr>
            <w:rFonts w:ascii="Cambria Math" w:hAnsi="Cambria Math" w:hint="cs"/>
          </w:rPr>
          <m:t>0.9867</m:t>
        </m:r>
      </m:oMath>
      <w:r w:rsidRPr="00756D2A">
        <w:rPr>
          <w:rFonts w:hint="cs"/>
        </w:rPr>
        <w:t xml:space="preserve"> at 30-minute frequency), setting </w:t>
      </w:r>
      <m:oMath>
        <m:sSub>
          <m:sSubPr>
            <m:ctrlPr>
              <w:rPr>
                <w:rFonts w:ascii="Cambria Math" w:hAnsi="Cambria Math" w:hint="cs"/>
                <w:lang w:eastAsia="zh-CN"/>
              </w:rPr>
            </m:ctrlPr>
          </m:sSubPr>
          <m:e>
            <m:r>
              <m:rPr>
                <m:sty m:val="p"/>
              </m:rPr>
              <w:rPr>
                <w:rFonts w:ascii="Cambria Math" w:hAnsi="Cambria Math" w:hint="cs"/>
              </w:rPr>
              <m:t>w</m:t>
            </m:r>
          </m:e>
          <m:sub>
            <m:r>
              <m:rPr>
                <m:sty m:val="p"/>
              </m:rPr>
              <w:rPr>
                <w:rFonts w:ascii="Cambria Math" w:hAnsi="Cambria Math" w:hint="cs"/>
              </w:rPr>
              <m:t>heur</m:t>
            </m:r>
          </m:sub>
        </m:sSub>
        <m:r>
          <m:rPr>
            <m:sty m:val="p"/>
          </m:rPr>
          <w:rPr>
            <w:rFonts w:ascii="Cambria Math" w:hAnsi="Cambria Math" w:hint="cs"/>
          </w:rPr>
          <m:t>=</m:t>
        </m:r>
        <m:sSub>
          <m:sSubPr>
            <m:ctrlPr>
              <w:rPr>
                <w:rFonts w:ascii="Cambria Math" w:hAnsi="Cambria Math" w:hint="cs"/>
                <w:lang w:eastAsia="zh-CN"/>
              </w:rPr>
            </m:ctrlPr>
          </m:sSubPr>
          <m:e>
            <m:acc>
              <m:accPr>
                <m:ctrlPr>
                  <w:rPr>
                    <w:rFonts w:ascii="Cambria Math" w:hAnsi="Cambria Math" w:hint="cs"/>
                    <w:lang w:eastAsia="zh-CN"/>
                  </w:rPr>
                </m:ctrlPr>
              </m:accPr>
              <m:e>
                <m:r>
                  <m:rPr>
                    <m:sty m:val="p"/>
                  </m:rPr>
                  <w:rPr>
                    <w:rFonts w:ascii="Cambria Math" w:hAnsi="Cambria Math" w:hint="cs"/>
                  </w:rPr>
                  <m:t>β</m:t>
                </m:r>
              </m:e>
            </m:acc>
          </m:e>
          <m:sub>
            <m:r>
              <m:rPr>
                <m:sty m:val="p"/>
              </m:rPr>
              <w:rPr>
                <w:rFonts w:ascii="Cambria Math" w:hAnsi="Cambria Math" w:hint="cs"/>
              </w:rPr>
              <m:t>OLS</m:t>
            </m:r>
          </m:sub>
        </m:sSub>
      </m:oMath>
      <w:r w:rsidRPr="00756D2A">
        <w:rPr>
          <w:rFonts w:hint="cs"/>
        </w:rPr>
        <w:t xml:space="preserve"> equates the numerator to the regression residual </w:t>
      </w:r>
      <m:oMath>
        <m:sSub>
          <m:sSubPr>
            <m:ctrlPr>
              <w:rPr>
                <w:rFonts w:ascii="Cambria Math" w:hAnsi="Cambria Math" w:hint="cs"/>
                <w:lang w:eastAsia="zh-CN"/>
              </w:rPr>
            </m:ctrlPr>
          </m:sSubPr>
          <m:e>
            <m:r>
              <m:rPr>
                <m:sty m:val="p"/>
              </m:rPr>
              <w:rPr>
                <w:rFonts w:ascii="Cambria Math" w:hAnsi="Cambria Math" w:hint="cs"/>
              </w:rPr>
              <m:t>ε</m:t>
            </m:r>
          </m:e>
          <m:sub>
            <m:r>
              <m:rPr>
                <m:sty m:val="p"/>
              </m:rPr>
              <w:rPr>
                <w:rFonts w:ascii="Cambria Math" w:hAnsi="Cambria Math" w:hint="cs"/>
              </w:rPr>
              <m:t>t</m:t>
            </m:r>
          </m:sub>
        </m:sSub>
      </m:oMath>
      <w:r w:rsidRPr="00756D2A">
        <w:rPr>
          <w:rFonts w:hint="cs"/>
        </w:rPr>
        <w:t xml:space="preserve">. The denominator </w:t>
      </w:r>
      <m:oMath>
        <m:r>
          <m:rPr>
            <m:sty m:val="p"/>
          </m:rPr>
          <w:rPr>
            <w:rFonts w:ascii="Cambria Math" w:hAnsi="Cambria Math" w:hint="cs"/>
          </w:rPr>
          <m:t>1-</m:t>
        </m:r>
        <m:sSub>
          <m:sSubPr>
            <m:ctrlPr>
              <w:rPr>
                <w:rFonts w:ascii="Cambria Math" w:hAnsi="Cambria Math" w:hint="cs"/>
                <w:lang w:eastAsia="zh-CN"/>
              </w:rPr>
            </m:ctrlPr>
          </m:sSubPr>
          <m:e>
            <m:r>
              <m:rPr>
                <m:sty m:val="p"/>
              </m:rPr>
              <w:rPr>
                <w:rFonts w:ascii="Cambria Math" w:hAnsi="Cambria Math" w:hint="cs"/>
              </w:rPr>
              <m:t>w</m:t>
            </m:r>
          </m:e>
          <m:sub>
            <m:r>
              <m:rPr>
                <m:sty m:val="p"/>
              </m:rPr>
              <w:rPr>
                <w:rFonts w:ascii="Cambria Math" w:hAnsi="Cambria Math" w:hint="cs"/>
              </w:rPr>
              <m:t>heur</m:t>
            </m:r>
          </m:sub>
        </m:sSub>
      </m:oMath>
      <w:r w:rsidRPr="00756D2A">
        <w:rPr>
          <w:rFonts w:hint="cs"/>
        </w:rPr>
        <w:t xml:space="preserve"> consequently collapses toward zero (</w:t>
      </w:r>
      <m:oMath>
        <m:r>
          <m:rPr>
            <m:sty m:val="p"/>
          </m:rPr>
          <w:rPr>
            <w:rFonts w:ascii="Cambria Math" w:hAnsi="Cambria Math" w:hint="cs"/>
          </w:rPr>
          <m:t>0.013</m:t>
        </m:r>
      </m:oMath>
      <w:r w:rsidRPr="00756D2A">
        <w:rPr>
          <w:rFonts w:hint="cs"/>
        </w:rPr>
        <w:t xml:space="preserve"> to </w:t>
      </w:r>
      <m:oMath>
        <m:r>
          <m:rPr>
            <m:sty m:val="p"/>
          </m:rPr>
          <w:rPr>
            <w:rFonts w:ascii="Cambria Math" w:hAnsi="Cambria Math" w:hint="cs"/>
          </w:rPr>
          <m:t>0.029</m:t>
        </m:r>
      </m:oMath>
      <w:r w:rsidRPr="00756D2A">
        <w:rPr>
          <w:rFonts w:hint="cs"/>
        </w:rPr>
        <w:t xml:space="preserve">), amplifying </w:t>
      </w:r>
      <w:r w:rsidR="00451E50">
        <w:t>the</w:t>
      </w:r>
      <w:r w:rsidR="00451E50">
        <w:rPr>
          <w:lang w:val="vi-VN"/>
        </w:rPr>
        <w:t xml:space="preserve"> </w:t>
      </w:r>
      <w:r w:rsidRPr="00756D2A">
        <w:rPr>
          <w:rFonts w:hint="cs"/>
        </w:rPr>
        <w:t xml:space="preserve">residual variance by 34 to 75 times. </w:t>
      </w:r>
      <m:oMath>
        <m:sSub>
          <m:sSubPr>
            <m:ctrlPr>
              <w:rPr>
                <w:rFonts w:ascii="Cambria Math" w:hAnsi="Cambria Math" w:hint="cs"/>
                <w:lang w:eastAsia="zh-CN"/>
              </w:rPr>
            </m:ctrlPr>
          </m:sSubPr>
          <m:e>
            <m:r>
              <m:rPr>
                <m:sty m:val="p"/>
              </m:rPr>
              <w:rPr>
                <w:rFonts w:ascii="Cambria Math" w:hAnsi="Cambria Math" w:hint="cs"/>
              </w:rPr>
              <m:t>P</m:t>
            </m:r>
          </m:e>
          <m:sub>
            <m:r>
              <m:rPr>
                <m:sty m:val="p"/>
              </m:rPr>
              <w:rPr>
                <w:rFonts w:ascii="Cambria Math" w:hAnsi="Cambria Math" w:hint="cs"/>
              </w:rPr>
              <m:t>heur</m:t>
            </m:r>
          </m:sub>
        </m:sSub>
      </m:oMath>
      <w:r w:rsidRPr="00756D2A">
        <w:rPr>
          <w:rFonts w:hint="cs"/>
        </w:rPr>
        <w:t xml:space="preserve"> behaves as an amplified orthogonal residual rather than an economic asset proxy, generating near-zero correlation with VN30 (</w:t>
      </w:r>
      <m:oMath>
        <m:sSub>
          <m:sSubPr>
            <m:ctrlPr>
              <w:rPr>
                <w:rFonts w:ascii="Cambria Math" w:hAnsi="Cambria Math" w:hint="cs"/>
                <w:lang w:eastAsia="zh-CN"/>
              </w:rPr>
            </m:ctrlPr>
          </m:sSubPr>
          <m:e>
            <m:r>
              <m:rPr>
                <m:sty m:val="p"/>
              </m:rPr>
              <w:rPr>
                <w:rFonts w:ascii="Cambria Math" w:hAnsi="Cambria Math" w:hint="cs"/>
              </w:rPr>
              <m:t>α</m:t>
            </m:r>
          </m:e>
          <m:sub>
            <m:r>
              <m:rPr>
                <m:sty m:val="p"/>
              </m:rPr>
              <w:rPr>
                <w:rFonts w:ascii="Cambria Math" w:hAnsi="Cambria Math" w:hint="cs"/>
              </w:rPr>
              <m:t>scale</m:t>
            </m:r>
          </m:sub>
        </m:sSub>
        <m:r>
          <m:rPr>
            <m:sty m:val="p"/>
          </m:rPr>
          <w:rPr>
            <w:rFonts w:ascii="Cambria Math" w:hAnsi="Cambria Math" w:hint="cs"/>
          </w:rPr>
          <m:t>=-0.0412</m:t>
        </m:r>
      </m:oMath>
      <w:r w:rsidRPr="00756D2A">
        <w:rPr>
          <w:rFonts w:hint="cs"/>
        </w:rPr>
        <w:t>) and exhibiting excessive return volatility (</w:t>
      </w:r>
      <m:oMath>
        <m:r>
          <m:rPr>
            <m:sty m:val="p"/>
          </m:rPr>
          <w:rPr>
            <w:rFonts w:ascii="Cambria Math" w:hAnsi="Cambria Math" w:hint="cs"/>
          </w:rPr>
          <m:t>σ=0.1576</m:t>
        </m:r>
      </m:oMath>
      <w:r w:rsidRPr="00756D2A">
        <w:rPr>
          <w:rFonts w:hint="cs"/>
        </w:rPr>
        <w:t xml:space="preserve"> compared to </w:t>
      </w:r>
      <m:oMath>
        <m:r>
          <m:rPr>
            <m:sty m:val="p"/>
          </m:rPr>
          <w:rPr>
            <w:rFonts w:ascii="Cambria Math" w:hAnsi="Cambria Math" w:hint="cs"/>
          </w:rPr>
          <m:t>0.0124</m:t>
        </m:r>
      </m:oMath>
      <w:r w:rsidRPr="00756D2A">
        <w:rPr>
          <w:rFonts w:hint="cs"/>
        </w:rPr>
        <w:t xml:space="preserve"> for </w:t>
      </w:r>
      <m:oMath>
        <m:sSub>
          <m:sSubPr>
            <m:ctrlPr>
              <w:rPr>
                <w:rFonts w:ascii="Cambria Math" w:hAnsi="Cambria Math" w:hint="cs"/>
                <w:lang w:eastAsia="zh-CN"/>
              </w:rPr>
            </m:ctrlPr>
          </m:sSubPr>
          <m:e>
            <m:r>
              <m:rPr>
                <m:sty m:val="p"/>
              </m:rPr>
              <w:rPr>
                <w:rFonts w:ascii="Cambria Math" w:hAnsi="Cambria Math" w:hint="cs"/>
              </w:rPr>
              <m:t>P</m:t>
            </m:r>
          </m:e>
          <m:sub>
            <m:r>
              <m:rPr>
                <m:sty m:val="p"/>
              </m:rPr>
              <w:rPr>
                <w:rFonts w:ascii="Cambria Math" w:hAnsi="Cambria Math" w:hint="cs"/>
              </w:rPr>
              <m:t>cap</m:t>
            </m:r>
          </m:sub>
        </m:sSub>
      </m:oMath>
      <w:r w:rsidRPr="00756D2A">
        <w:rPr>
          <w:rFonts w:hint="cs"/>
        </w:rPr>
        <w:t>). This econometric failure confirms that statistical regression weights cannot substitute for fundamental capitalization weights in nested index systems.</w:t>
      </w:r>
    </w:p>
    <w:p w14:paraId="6332221C" w14:textId="7CAAA509" w:rsidR="000019C6" w:rsidRPr="00756D2A" w:rsidRDefault="000019C6" w:rsidP="00756D2A">
      <w:pPr>
        <w:spacing w:line="300" w:lineRule="auto"/>
        <w:jc w:val="both"/>
        <w:rPr>
          <w:lang w:val="vi-VN"/>
        </w:rPr>
      </w:pPr>
      <w:r w:rsidRPr="00756D2A">
        <w:rPr>
          <w:rFonts w:hint="cs"/>
        </w:rPr>
        <w:t xml:space="preserve">Finally, we construct two baseline statistical proxies for completeness: the ratio spread proxy, defined as </w:t>
      </w:r>
      <m:oMath>
        <m:sSub>
          <m:sSubPr>
            <m:ctrlPr>
              <w:rPr>
                <w:rFonts w:ascii="Cambria Math" w:hAnsi="Cambria Math" w:hint="cs"/>
                <w:lang w:eastAsia="zh-CN"/>
              </w:rPr>
            </m:ctrlPr>
          </m:sSubPr>
          <m:e>
            <m:r>
              <m:rPr>
                <m:sty m:val="p"/>
              </m:rPr>
              <w:rPr>
                <w:rFonts w:ascii="Cambria Math" w:hAnsi="Cambria Math" w:hint="cs"/>
              </w:rPr>
              <m:t>P</m:t>
            </m:r>
          </m:e>
          <m:sub>
            <m:r>
              <m:rPr>
                <m:sty m:val="p"/>
              </m:rPr>
              <w:rPr>
                <w:rFonts w:ascii="Cambria Math" w:hAnsi="Cambria Math" w:hint="cs"/>
              </w:rPr>
              <m:t>ratio,t</m:t>
            </m:r>
          </m:sub>
        </m:sSub>
        <m:r>
          <m:rPr>
            <m:sty m:val="p"/>
          </m:rPr>
          <w:rPr>
            <w:rFonts w:ascii="Cambria Math" w:hAnsi="Cambria Math" w:hint="cs"/>
          </w:rPr>
          <m:t>=</m:t>
        </m:r>
        <m:sSub>
          <m:sSubPr>
            <m:ctrlPr>
              <w:rPr>
                <w:rFonts w:ascii="Cambria Math" w:hAnsi="Cambria Math" w:hint="cs"/>
                <w:lang w:eastAsia="zh-CN"/>
              </w:rPr>
            </m:ctrlPr>
          </m:sSubPr>
          <m:e>
            <m:r>
              <m:rPr>
                <m:sty m:val="p"/>
              </m:rPr>
              <w:rPr>
                <w:rFonts w:ascii="Cambria Math" w:hAnsi="Cambria Math" w:hint="cs"/>
              </w:rPr>
              <m:t>R</m:t>
            </m:r>
          </m:e>
          <m:sub>
            <m:r>
              <m:rPr>
                <m:sty m:val="p"/>
              </m:rPr>
              <w:rPr>
                <w:rFonts w:ascii="Cambria Math" w:hAnsi="Cambria Math" w:hint="cs"/>
              </w:rPr>
              <m:t>100,t</m:t>
            </m:r>
          </m:sub>
        </m:sSub>
        <m:r>
          <m:rPr>
            <m:sty m:val="p"/>
          </m:rPr>
          <w:rPr>
            <w:rFonts w:ascii="Cambria Math" w:hAnsi="Cambria Math" w:hint="cs"/>
          </w:rPr>
          <m:t>-</m:t>
        </m:r>
        <m:sSub>
          <m:sSubPr>
            <m:ctrlPr>
              <w:rPr>
                <w:rFonts w:ascii="Cambria Math" w:hAnsi="Cambria Math" w:hint="cs"/>
                <w:lang w:eastAsia="zh-CN"/>
              </w:rPr>
            </m:ctrlPr>
          </m:sSubPr>
          <m:e>
            <m:r>
              <m:rPr>
                <m:sty m:val="p"/>
              </m:rPr>
              <w:rPr>
                <w:rFonts w:ascii="Cambria Math" w:hAnsi="Cambria Math" w:hint="cs"/>
              </w:rPr>
              <m:t>β</m:t>
            </m:r>
          </m:e>
          <m:sub>
            <m:r>
              <m:rPr>
                <m:sty m:val="p"/>
              </m:rPr>
              <w:rPr>
                <w:rFonts w:ascii="Cambria Math" w:hAnsi="Cambria Math" w:hint="cs"/>
              </w:rPr>
              <m:t>OLS</m:t>
            </m:r>
          </m:sub>
        </m:sSub>
        <m:sSub>
          <m:sSubPr>
            <m:ctrlPr>
              <w:rPr>
                <w:rFonts w:ascii="Cambria Math" w:hAnsi="Cambria Math" w:hint="cs"/>
                <w:lang w:eastAsia="zh-CN"/>
              </w:rPr>
            </m:ctrlPr>
          </m:sSubPr>
          <m:e>
            <m:r>
              <m:rPr>
                <m:sty m:val="p"/>
              </m:rPr>
              <w:rPr>
                <w:rFonts w:ascii="Cambria Math" w:hAnsi="Cambria Math" w:hint="cs"/>
              </w:rPr>
              <m:t>R</m:t>
            </m:r>
          </m:e>
          <m:sub>
            <m:r>
              <m:rPr>
                <m:sty m:val="p"/>
              </m:rPr>
              <w:rPr>
                <w:rFonts w:ascii="Cambria Math" w:hAnsi="Cambria Math" w:hint="cs"/>
              </w:rPr>
              <m:t>30,t</m:t>
            </m:r>
          </m:sub>
        </m:sSub>
      </m:oMath>
      <w:r w:rsidRPr="00756D2A">
        <w:rPr>
          <w:rFonts w:hint="cs"/>
        </w:rPr>
        <w:t xml:space="preserve">, and the orthogonal residual proxy, defined as </w:t>
      </w:r>
      <m:oMath>
        <m:sSub>
          <m:sSubPr>
            <m:ctrlPr>
              <w:rPr>
                <w:rFonts w:ascii="Cambria Math" w:hAnsi="Cambria Math" w:hint="cs"/>
                <w:lang w:eastAsia="zh-CN"/>
              </w:rPr>
            </m:ctrlPr>
          </m:sSubPr>
          <m:e>
            <m:r>
              <m:rPr>
                <m:sty m:val="p"/>
              </m:rPr>
              <w:rPr>
                <w:rFonts w:ascii="Cambria Math" w:hAnsi="Cambria Math" w:hint="cs"/>
              </w:rPr>
              <m:t>P</m:t>
            </m:r>
          </m:e>
          <m:sub>
            <m:r>
              <m:rPr>
                <m:sty m:val="p"/>
              </m:rPr>
              <w:rPr>
                <w:rFonts w:ascii="Cambria Math" w:hAnsi="Cambria Math" w:hint="cs"/>
              </w:rPr>
              <m:t>res,t</m:t>
            </m:r>
          </m:sub>
        </m:sSub>
        <m:r>
          <m:rPr>
            <m:sty m:val="p"/>
          </m:rPr>
          <w:rPr>
            <w:rFonts w:ascii="Cambria Math" w:hAnsi="Cambria Math" w:hint="cs"/>
          </w:rPr>
          <m:t>=</m:t>
        </m:r>
        <m:sSub>
          <m:sSubPr>
            <m:ctrlPr>
              <w:rPr>
                <w:rFonts w:ascii="Cambria Math" w:hAnsi="Cambria Math" w:hint="cs"/>
                <w:lang w:eastAsia="zh-CN"/>
              </w:rPr>
            </m:ctrlPr>
          </m:sSubPr>
          <m:e>
            <m:r>
              <m:rPr>
                <m:sty m:val="p"/>
              </m:rPr>
              <w:rPr>
                <w:rFonts w:ascii="Cambria Math" w:hAnsi="Cambria Math" w:hint="cs"/>
              </w:rPr>
              <m:t>ε</m:t>
            </m:r>
          </m:e>
          <m:sub>
            <m:r>
              <m:rPr>
                <m:sty m:val="p"/>
              </m:rPr>
              <w:rPr>
                <w:rFonts w:ascii="Cambria Math" w:hAnsi="Cambria Math" w:hint="cs"/>
              </w:rPr>
              <m:t>t</m:t>
            </m:r>
          </m:sub>
        </m:sSub>
        <m:r>
          <m:rPr>
            <m:sty m:val="p"/>
          </m:rPr>
          <w:rPr>
            <w:rFonts w:ascii="Cambria Math" w:hAnsi="Cambria Math" w:hint="cs"/>
          </w:rPr>
          <m:t>=</m:t>
        </m:r>
        <m:sSub>
          <m:sSubPr>
            <m:ctrlPr>
              <w:rPr>
                <w:rFonts w:ascii="Cambria Math" w:hAnsi="Cambria Math" w:hint="cs"/>
                <w:lang w:eastAsia="zh-CN"/>
              </w:rPr>
            </m:ctrlPr>
          </m:sSubPr>
          <m:e>
            <m:r>
              <m:rPr>
                <m:sty m:val="p"/>
              </m:rPr>
              <w:rPr>
                <w:rFonts w:ascii="Cambria Math" w:hAnsi="Cambria Math" w:hint="cs"/>
              </w:rPr>
              <m:t>R</m:t>
            </m:r>
          </m:e>
          <m:sub>
            <m:r>
              <m:rPr>
                <m:sty m:val="p"/>
              </m:rPr>
              <w:rPr>
                <w:rFonts w:ascii="Cambria Math" w:hAnsi="Cambria Math" w:hint="cs"/>
              </w:rPr>
              <m:t>100,t</m:t>
            </m:r>
          </m:sub>
        </m:sSub>
        <m:r>
          <m:rPr>
            <m:sty m:val="p"/>
          </m:rPr>
          <w:rPr>
            <w:rFonts w:ascii="Cambria Math" w:hAnsi="Cambria Math" w:hint="cs"/>
          </w:rPr>
          <m:t>-</m:t>
        </m:r>
        <m:sSub>
          <m:sSubPr>
            <m:ctrlPr>
              <w:rPr>
                <w:rFonts w:ascii="Cambria Math" w:hAnsi="Cambria Math" w:hint="cs"/>
                <w:lang w:eastAsia="zh-CN"/>
              </w:rPr>
            </m:ctrlPr>
          </m:sSubPr>
          <m:e>
            <m:acc>
              <m:accPr>
                <m:ctrlPr>
                  <w:rPr>
                    <w:rFonts w:ascii="Cambria Math" w:hAnsi="Cambria Math" w:hint="cs"/>
                    <w:lang w:eastAsia="zh-CN"/>
                  </w:rPr>
                </m:ctrlPr>
              </m:accPr>
              <m:e>
                <m:r>
                  <m:rPr>
                    <m:sty m:val="p"/>
                  </m:rPr>
                  <w:rPr>
                    <w:rFonts w:ascii="Cambria Math" w:hAnsi="Cambria Math" w:hint="cs"/>
                  </w:rPr>
                  <m:t>α</m:t>
                </m:r>
              </m:e>
            </m:acc>
          </m:e>
          <m:sub>
            <m:r>
              <m:rPr>
                <m:sty m:val="p"/>
              </m:rPr>
              <w:rPr>
                <w:rFonts w:ascii="Cambria Math" w:hAnsi="Cambria Math" w:hint="cs"/>
              </w:rPr>
              <m:t>OLS</m:t>
            </m:r>
          </m:sub>
        </m:sSub>
        <m:r>
          <m:rPr>
            <m:sty m:val="p"/>
          </m:rPr>
          <w:rPr>
            <w:rFonts w:ascii="Cambria Math" w:hAnsi="Cambria Math" w:hint="cs"/>
          </w:rPr>
          <m:t>-</m:t>
        </m:r>
        <m:sSub>
          <m:sSubPr>
            <m:ctrlPr>
              <w:rPr>
                <w:rFonts w:ascii="Cambria Math" w:hAnsi="Cambria Math" w:hint="cs"/>
                <w:lang w:eastAsia="zh-CN"/>
              </w:rPr>
            </m:ctrlPr>
          </m:sSubPr>
          <m:e>
            <m:acc>
              <m:accPr>
                <m:ctrlPr>
                  <w:rPr>
                    <w:rFonts w:ascii="Cambria Math" w:hAnsi="Cambria Math" w:hint="cs"/>
                    <w:lang w:eastAsia="zh-CN"/>
                  </w:rPr>
                </m:ctrlPr>
              </m:accPr>
              <m:e>
                <m:r>
                  <m:rPr>
                    <m:sty m:val="p"/>
                  </m:rPr>
                  <w:rPr>
                    <w:rFonts w:ascii="Cambria Math" w:hAnsi="Cambria Math" w:hint="cs"/>
                  </w:rPr>
                  <m:t>β</m:t>
                </m:r>
              </m:e>
            </m:acc>
          </m:e>
          <m:sub>
            <m:r>
              <m:rPr>
                <m:sty m:val="p"/>
              </m:rPr>
              <w:rPr>
                <w:rFonts w:ascii="Cambria Math" w:hAnsi="Cambria Math" w:hint="cs"/>
              </w:rPr>
              <m:t>OLS</m:t>
            </m:r>
          </m:sub>
        </m:sSub>
        <m:sSub>
          <m:sSubPr>
            <m:ctrlPr>
              <w:rPr>
                <w:rFonts w:ascii="Cambria Math" w:hAnsi="Cambria Math" w:hint="cs"/>
                <w:lang w:eastAsia="zh-CN"/>
              </w:rPr>
            </m:ctrlPr>
          </m:sSubPr>
          <m:e>
            <m:r>
              <m:rPr>
                <m:sty m:val="p"/>
              </m:rPr>
              <w:rPr>
                <w:rFonts w:ascii="Cambria Math" w:hAnsi="Cambria Math" w:hint="cs"/>
              </w:rPr>
              <m:t>R</m:t>
            </m:r>
          </m:e>
          <m:sub>
            <m:r>
              <m:rPr>
                <m:sty m:val="p"/>
              </m:rPr>
              <w:rPr>
                <w:rFonts w:ascii="Cambria Math" w:hAnsi="Cambria Math" w:hint="cs"/>
              </w:rPr>
              <m:t>30,t</m:t>
            </m:r>
          </m:sub>
        </m:sSub>
      </m:oMath>
      <w:r w:rsidRPr="00756D2A">
        <w:rPr>
          <w:rFonts w:hint="cs"/>
        </w:rPr>
        <w:t xml:space="preserve">. Both proxies produce correlation structures virtually identical to </w:t>
      </w:r>
      <m:oMath>
        <m:sSub>
          <m:sSubPr>
            <m:ctrlPr>
              <w:rPr>
                <w:rFonts w:ascii="Cambria Math" w:hAnsi="Cambria Math" w:hint="cs"/>
                <w:lang w:eastAsia="zh-CN"/>
              </w:rPr>
            </m:ctrlPr>
          </m:sSubPr>
          <m:e>
            <m:r>
              <m:rPr>
                <m:sty m:val="p"/>
              </m:rPr>
              <w:rPr>
                <w:rFonts w:ascii="Cambria Math" w:hAnsi="Cambria Math" w:hint="cs"/>
              </w:rPr>
              <m:t>P</m:t>
            </m:r>
          </m:e>
          <m:sub>
            <m:r>
              <m:rPr>
                <m:sty m:val="p"/>
              </m:rPr>
              <w:rPr>
                <w:rFonts w:ascii="Cambria Math" w:hAnsi="Cambria Math" w:hint="cs"/>
              </w:rPr>
              <m:t>heur</m:t>
            </m:r>
          </m:sub>
        </m:sSub>
      </m:oMath>
      <w:r w:rsidRPr="00756D2A">
        <w:rPr>
          <w:rFonts w:hint="cs"/>
        </w:rPr>
        <w:t>, further confirming the necessity of capitalization-based weighting</w:t>
      </w:r>
      <w:r w:rsidR="003A34C7">
        <w:rPr>
          <w:lang w:val="vi-VN"/>
        </w:rPr>
        <w:t xml:space="preserve"> for the portfolio</w:t>
      </w:r>
      <w:r w:rsidRPr="00756D2A">
        <w:rPr>
          <w:rFonts w:hint="cs"/>
        </w:rPr>
        <w:t>.</w:t>
      </w:r>
    </w:p>
    <w:p w14:paraId="155365B7" w14:textId="5102DBDB" w:rsidR="000019C6" w:rsidRPr="00756D2A" w:rsidRDefault="000019C6" w:rsidP="00756D2A">
      <w:pPr>
        <w:spacing w:line="300" w:lineRule="auto"/>
        <w:jc w:val="both"/>
      </w:pPr>
      <w:r w:rsidRPr="00756D2A">
        <w:rPr>
          <w:rFonts w:hint="cs"/>
        </w:rPr>
        <w:t xml:space="preserve">Because synthesizing </w:t>
      </w:r>
      <m:oMath>
        <m:sSub>
          <m:sSubPr>
            <m:ctrlPr>
              <w:rPr>
                <w:rFonts w:ascii="Cambria Math" w:hAnsi="Cambria Math" w:hint="cs"/>
                <w:lang w:eastAsia="zh-CN"/>
              </w:rPr>
            </m:ctrlPr>
          </m:sSubPr>
          <m:e>
            <m:r>
              <m:rPr>
                <m:sty m:val="p"/>
              </m:rPr>
              <w:rPr>
                <w:rFonts w:ascii="Cambria Math" w:hAnsi="Cambria Math" w:hint="cs"/>
              </w:rPr>
              <m:t>P</m:t>
            </m:r>
          </m:e>
          <m:sub>
            <m:r>
              <m:rPr>
                <m:sty m:val="p"/>
              </m:rPr>
              <w:rPr>
                <w:rFonts w:ascii="Cambria Math" w:hAnsi="Cambria Math" w:hint="cs"/>
              </w:rPr>
              <m:t>cap</m:t>
            </m:r>
          </m:sub>
        </m:sSub>
      </m:oMath>
      <w:r w:rsidRPr="00756D2A">
        <w:rPr>
          <w:rFonts w:hint="cs"/>
        </w:rPr>
        <w:t xml:space="preserve"> requires a long position of +315% in VN100 and a leveraged short position of -215% in VN30, this proxy cannot be directly executed in cash portfolios under Decree 155/2020/ND-CP. </w:t>
      </w:r>
      <w:r w:rsidR="00C42FE2">
        <w:rPr>
          <w:lang w:val="vi-VN"/>
        </w:rPr>
        <w:t>T</w:t>
      </w:r>
      <w:proofErr w:type="spellStart"/>
      <w:r w:rsidRPr="00756D2A">
        <w:rPr>
          <w:rFonts w:hint="cs"/>
        </w:rPr>
        <w:t>herefore</w:t>
      </w:r>
      <w:proofErr w:type="spellEnd"/>
      <w:r w:rsidR="00C42FE2">
        <w:rPr>
          <w:lang w:val="vi-VN"/>
        </w:rPr>
        <w:t>, we strictly</w:t>
      </w:r>
      <w:r w:rsidRPr="00756D2A">
        <w:rPr>
          <w:rFonts w:hint="cs"/>
        </w:rPr>
        <w:t xml:space="preserve"> define </w:t>
      </w:r>
      <m:oMath>
        <m:sSub>
          <m:sSubPr>
            <m:ctrlPr>
              <w:rPr>
                <w:rFonts w:ascii="Cambria Math" w:hAnsi="Cambria Math" w:hint="cs"/>
                <w:lang w:eastAsia="zh-CN"/>
              </w:rPr>
            </m:ctrlPr>
          </m:sSubPr>
          <m:e>
            <m:r>
              <m:rPr>
                <m:sty m:val="p"/>
              </m:rPr>
              <w:rPr>
                <w:rFonts w:ascii="Cambria Math" w:hAnsi="Cambria Math" w:hint="cs"/>
              </w:rPr>
              <m:t>P</m:t>
            </m:r>
          </m:e>
          <m:sub>
            <m:r>
              <m:rPr>
                <m:sty m:val="p"/>
              </m:rPr>
              <w:rPr>
                <w:rFonts w:ascii="Cambria Math" w:hAnsi="Cambria Math" w:hint="cs"/>
              </w:rPr>
              <m:t>cap</m:t>
            </m:r>
          </m:sub>
        </m:sSub>
      </m:oMath>
      <w:r w:rsidRPr="00756D2A">
        <w:rPr>
          <w:rFonts w:hint="cs"/>
        </w:rPr>
        <w:t xml:space="preserve"> strictly as an analytical shadow benchmark that isolates genuine inter-tier economic dependence for risk budgeting, comparing its dynamics with the tradeable cash benchmark (the official HOSE VN70 / VNMIDCAP index).</w:t>
      </w:r>
    </w:p>
    <w:p w14:paraId="3B71D348" w14:textId="77777777" w:rsidR="000019C6" w:rsidRPr="00756D2A" w:rsidRDefault="000019C6" w:rsidP="00756D2A">
      <w:pPr>
        <w:pStyle w:val="heading20"/>
        <w:tabs>
          <w:tab w:val="clear" w:pos="567"/>
          <w:tab w:val="left" w:pos="720"/>
        </w:tabs>
        <w:spacing w:line="300" w:lineRule="auto"/>
        <w:ind w:left="0" w:firstLine="0"/>
        <w:rPr>
          <w:sz w:val="24"/>
          <w:szCs w:val="24"/>
          <w:lang w:val="vi-VN"/>
        </w:rPr>
      </w:pPr>
      <w:bookmarkStart w:id="67" w:name="the-dcca-cross-correlation-coefficient"/>
      <w:bookmarkStart w:id="68" w:name="X451758ce949883eaec153350748f13f2d490457"/>
      <w:bookmarkEnd w:id="67"/>
      <w:r w:rsidRPr="00756D2A">
        <w:rPr>
          <w:rFonts w:hint="cs"/>
          <w:sz w:val="24"/>
          <w:szCs w:val="24"/>
        </w:rPr>
        <w:t>2.4 Dynamic Rebalancing and Weight Dynamics</w:t>
      </w:r>
    </w:p>
    <w:p w14:paraId="18C334AB" w14:textId="5F6CC570" w:rsidR="000019C6" w:rsidRPr="00756D2A" w:rsidRDefault="000019C6" w:rsidP="00756D2A">
      <w:pPr>
        <w:jc w:val="both"/>
        <w:rPr>
          <w:lang w:val="vi-VN"/>
        </w:rPr>
      </w:pPr>
      <w:r w:rsidRPr="00756D2A">
        <w:rPr>
          <w:rFonts w:hint="cs"/>
        </w:rPr>
        <w:t xml:space="preserve">A central econometric question in constructing the capitalization-weighted proxy </w:t>
      </w:r>
      <w:proofErr w:type="spellStart"/>
      <w:r w:rsidRPr="00756D2A">
        <w:rPr>
          <w:rFonts w:hint="cs"/>
          <w:i/>
        </w:rPr>
        <w:t>P</w:t>
      </w:r>
      <w:r w:rsidRPr="00756D2A">
        <w:rPr>
          <w:rFonts w:hint="cs"/>
          <w:vertAlign w:val="subscript"/>
        </w:rPr>
        <w:t>cap</w:t>
      </w:r>
      <w:proofErr w:type="spellEnd"/>
      <w:r w:rsidRPr="00756D2A">
        <w:rPr>
          <w:rFonts w:hint="cs"/>
        </w:rPr>
        <w:t xml:space="preserve"> is the stability of the constituent free-float market weight </w:t>
      </w:r>
      <w:r w:rsidRPr="00756D2A">
        <w:rPr>
          <w:rFonts w:hint="cs"/>
          <w:i/>
        </w:rPr>
        <w:t>w</w:t>
      </w:r>
      <w:r w:rsidRPr="00756D2A">
        <w:rPr>
          <w:rFonts w:hint="cs"/>
          <w:vertAlign w:val="subscript"/>
        </w:rPr>
        <w:t>30</w:t>
      </w:r>
      <w:r w:rsidRPr="00756D2A">
        <w:rPr>
          <w:rFonts w:hint="cs"/>
        </w:rPr>
        <w:t xml:space="preserve"> over an 11-year sample. In empirical market index administration, </w:t>
      </w:r>
      <w:r w:rsidR="0061428F">
        <w:t>the</w:t>
      </w:r>
      <w:r w:rsidR="0061428F">
        <w:rPr>
          <w:lang w:val="vi-VN"/>
        </w:rPr>
        <w:t xml:space="preserve"> </w:t>
      </w:r>
      <w:r w:rsidRPr="00756D2A">
        <w:rPr>
          <w:rFonts w:hint="cs"/>
        </w:rPr>
        <w:t>constituent weights are not mathematically static. The HOSE conducts formal semi-annual constituent reviews in January and July of each calendar year. During these reviews, constituent memberships are refreshed, free-float factors (</w:t>
      </w:r>
      <m:oMath>
        <m:r>
          <m:rPr>
            <m:sty m:val="p"/>
          </m:rPr>
          <w:rPr>
            <w:rFonts w:ascii="Cambria Math" w:hAnsi="Cambria Math" w:hint="cs"/>
          </w:rPr>
          <m:t>f</m:t>
        </m:r>
      </m:oMath>
      <w:r w:rsidRPr="00756D2A">
        <w:rPr>
          <w:rFonts w:hint="cs"/>
        </w:rPr>
        <w:t>) are recalibrated, and individual stock weights are adjusted to enforce</w:t>
      </w:r>
      <w:r w:rsidR="005927ED">
        <w:rPr>
          <w:lang w:val="vi-VN"/>
        </w:rPr>
        <w:t xml:space="preserve"> the</w:t>
      </w:r>
      <w:r w:rsidRPr="00756D2A">
        <w:rPr>
          <w:rFonts w:hint="cs"/>
        </w:rPr>
        <w:t xml:space="preserve"> index capping rules. Between these discrete </w:t>
      </w:r>
      <w:r w:rsidRPr="00756D2A">
        <w:rPr>
          <w:rFonts w:hint="cs"/>
        </w:rPr>
        <w:lastRenderedPageBreak/>
        <w:t>semi-annual rebalancing dates, constituent market capitalizations continuously drift in response to daily relative equity price movements.</w:t>
      </w:r>
    </w:p>
    <w:p w14:paraId="13C850DA" w14:textId="77777777" w:rsidR="000019C6" w:rsidRPr="00756D2A" w:rsidRDefault="000019C6" w:rsidP="00756D2A">
      <w:pPr>
        <w:jc w:val="both"/>
        <w:rPr>
          <w:lang w:val="vi-VN"/>
        </w:rPr>
      </w:pPr>
      <w:r w:rsidRPr="00756D2A">
        <w:rPr>
          <w:rFonts w:hint="cs"/>
        </w:rPr>
        <w:t xml:space="preserve">When the true historical large-cap weight </w:t>
      </w:r>
      <m:oMath>
        <m:sSub>
          <m:sSubPr>
            <m:ctrlPr>
              <w:rPr>
                <w:rFonts w:ascii="Cambria Math" w:hAnsi="Cambria Math" w:hint="cs"/>
                <w:lang w:eastAsia="zh-CN"/>
              </w:rPr>
            </m:ctrlPr>
          </m:sSubPr>
          <m:e>
            <m:r>
              <w:rPr>
                <w:rFonts w:ascii="Cambria Math" w:hAnsi="Cambria Math" w:hint="cs"/>
              </w:rPr>
              <m:t>w</m:t>
            </m:r>
          </m:e>
          <m:sub>
            <m:r>
              <w:rPr>
                <w:rFonts w:ascii="Cambria Math" w:hAnsi="Cambria Math" w:hint="cs"/>
              </w:rPr>
              <m:t>30</m:t>
            </m:r>
            <m:r>
              <m:rPr>
                <m:sty m:val="p"/>
              </m:rPr>
              <w:rPr>
                <w:rFonts w:ascii="Cambria Math" w:hAnsi="Cambria Math" w:hint="cs"/>
              </w:rPr>
              <m:t>,</m:t>
            </m:r>
            <m:r>
              <w:rPr>
                <w:rFonts w:ascii="Cambria Math" w:hAnsi="Cambria Math" w:hint="cs"/>
              </w:rPr>
              <m:t>t</m:t>
            </m:r>
          </m:sub>
        </m:sSub>
      </m:oMath>
      <w:r w:rsidRPr="00756D2A">
        <w:rPr>
          <w:rFonts w:hint="cs"/>
        </w:rPr>
        <w:t xml:space="preserve"> drifts from the static baseline benchmark </w:t>
      </w:r>
      <m:oMath>
        <m:sSup>
          <m:sSupPr>
            <m:ctrlPr>
              <w:rPr>
                <w:rFonts w:ascii="Cambria Math" w:hAnsi="Cambria Math" w:hint="cs"/>
                <w:lang w:eastAsia="zh-CN"/>
              </w:rPr>
            </m:ctrlPr>
          </m:sSupPr>
          <m:e>
            <m:r>
              <w:rPr>
                <w:rFonts w:ascii="Cambria Math" w:hAnsi="Cambria Math" w:hint="cs"/>
              </w:rPr>
              <m:t>w</m:t>
            </m:r>
          </m:e>
          <m:sup>
            <m:r>
              <m:rPr>
                <m:sty m:val="p"/>
              </m:rPr>
              <w:rPr>
                <w:rFonts w:ascii="Cambria Math" w:hAnsi="Cambria Math" w:hint="cs"/>
              </w:rPr>
              <m:t>*</m:t>
            </m:r>
          </m:sup>
        </m:sSup>
        <m:r>
          <m:rPr>
            <m:sty m:val="p"/>
          </m:rPr>
          <w:rPr>
            <w:rFonts w:ascii="Cambria Math" w:hAnsi="Cambria Math" w:hint="cs"/>
          </w:rPr>
          <m:t>=</m:t>
        </m:r>
        <m:r>
          <w:rPr>
            <w:rFonts w:ascii="Cambria Math" w:hAnsi="Cambria Math" w:hint="cs"/>
          </w:rPr>
          <m:t>0.6825</m:t>
        </m:r>
      </m:oMath>
      <w:r w:rsidRPr="00756D2A">
        <w:rPr>
          <w:rFonts w:hint="cs"/>
        </w:rPr>
        <w:t>, the return on the proxy extracted using fixed weights satisfies:</w:t>
      </w:r>
    </w:p>
    <w:p w14:paraId="06D26EAD" w14:textId="77777777" w:rsidR="000019C6" w:rsidRPr="00756D2A" w:rsidRDefault="00000000" w:rsidP="00756D2A">
      <w:pPr>
        <w:spacing w:line="300" w:lineRule="auto"/>
        <w:jc w:val="both"/>
      </w:pPr>
      <m:oMathPara>
        <m:oMathParaPr>
          <m:jc m:val="center"/>
        </m:oMathParaPr>
        <m:oMath>
          <m:sSub>
            <m:sSubPr>
              <m:ctrlPr>
                <w:rPr>
                  <w:rFonts w:ascii="Cambria Math" w:hAnsi="Cambria Math" w:hint="cs"/>
                  <w:lang w:eastAsia="zh-CN"/>
                </w:rPr>
              </m:ctrlPr>
            </m:sSubPr>
            <m:e>
              <m:acc>
                <m:accPr>
                  <m:ctrlPr>
                    <w:rPr>
                      <w:rFonts w:ascii="Cambria Math" w:hAnsi="Cambria Math" w:hint="cs"/>
                      <w:lang w:eastAsia="zh-CN"/>
                    </w:rPr>
                  </m:ctrlPr>
                </m:accPr>
                <m:e>
                  <m:r>
                    <m:rPr>
                      <m:sty m:val="p"/>
                    </m:rPr>
                    <w:rPr>
                      <w:rFonts w:ascii="Cambria Math" w:hAnsi="Cambria Math" w:hint="cs"/>
                    </w:rPr>
                    <m:t>R</m:t>
                  </m:r>
                </m:e>
              </m:acc>
            </m:e>
            <m:sub>
              <m:r>
                <m:rPr>
                  <m:sty m:val="p"/>
                </m:rPr>
                <w:rPr>
                  <w:rFonts w:ascii="Cambria Math" w:hAnsi="Cambria Math" w:hint="cs"/>
                </w:rPr>
                <m:t>mid,t</m:t>
              </m:r>
            </m:sub>
          </m:sSub>
          <m:r>
            <m:rPr>
              <m:sty m:val="p"/>
            </m:rPr>
            <w:rPr>
              <w:rFonts w:ascii="Cambria Math" w:hAnsi="Cambria Math" w:hint="cs"/>
            </w:rPr>
            <m:t>=</m:t>
          </m:r>
          <m:d>
            <m:dPr>
              <m:ctrlPr>
                <w:rPr>
                  <w:rFonts w:ascii="Cambria Math" w:hAnsi="Cambria Math" w:hint="cs"/>
                  <w:lang w:eastAsia="zh-CN"/>
                </w:rPr>
              </m:ctrlPr>
            </m:dPr>
            <m:e>
              <m:f>
                <m:fPr>
                  <m:ctrlPr>
                    <w:rPr>
                      <w:rFonts w:ascii="Cambria Math" w:hAnsi="Cambria Math" w:hint="cs"/>
                      <w:lang w:eastAsia="zh-CN"/>
                    </w:rPr>
                  </m:ctrlPr>
                </m:fPr>
                <m:num>
                  <m:r>
                    <m:rPr>
                      <m:sty m:val="p"/>
                    </m:rPr>
                    <w:rPr>
                      <w:rFonts w:ascii="Cambria Math" w:hAnsi="Cambria Math" w:hint="cs"/>
                    </w:rPr>
                    <m:t>1-</m:t>
                  </m:r>
                  <m:sSub>
                    <m:sSubPr>
                      <m:ctrlPr>
                        <w:rPr>
                          <w:rFonts w:ascii="Cambria Math" w:hAnsi="Cambria Math" w:hint="cs"/>
                          <w:lang w:eastAsia="zh-CN"/>
                        </w:rPr>
                      </m:ctrlPr>
                    </m:sSubPr>
                    <m:e>
                      <m:r>
                        <m:rPr>
                          <m:sty m:val="p"/>
                        </m:rPr>
                        <w:rPr>
                          <w:rFonts w:ascii="Cambria Math" w:hAnsi="Cambria Math" w:hint="cs"/>
                        </w:rPr>
                        <m:t>w</m:t>
                      </m:r>
                    </m:e>
                    <m:sub>
                      <m:r>
                        <m:rPr>
                          <m:sty m:val="p"/>
                        </m:rPr>
                        <w:rPr>
                          <w:rFonts w:ascii="Cambria Math" w:hAnsi="Cambria Math" w:hint="cs"/>
                        </w:rPr>
                        <m:t>30,t</m:t>
                      </m:r>
                    </m:sub>
                  </m:sSub>
                </m:num>
                <m:den>
                  <m:r>
                    <m:rPr>
                      <m:sty m:val="p"/>
                    </m:rPr>
                    <w:rPr>
                      <w:rFonts w:ascii="Cambria Math" w:hAnsi="Cambria Math" w:hint="cs"/>
                    </w:rPr>
                    <m:t>1-</m:t>
                  </m:r>
                  <m:sSup>
                    <m:sSupPr>
                      <m:ctrlPr>
                        <w:rPr>
                          <w:rFonts w:ascii="Cambria Math" w:hAnsi="Cambria Math" w:hint="cs"/>
                          <w:lang w:eastAsia="zh-CN"/>
                        </w:rPr>
                      </m:ctrlPr>
                    </m:sSupPr>
                    <m:e>
                      <m:r>
                        <m:rPr>
                          <m:sty m:val="p"/>
                        </m:rPr>
                        <w:rPr>
                          <w:rFonts w:ascii="Cambria Math" w:hAnsi="Cambria Math" w:hint="cs"/>
                        </w:rPr>
                        <m:t>w</m:t>
                      </m:r>
                    </m:e>
                    <m:sup>
                      <m:r>
                        <m:rPr>
                          <m:sty m:val="p"/>
                        </m:rPr>
                        <w:rPr>
                          <w:rFonts w:ascii="Cambria Math" w:hAnsi="Cambria Math" w:hint="cs"/>
                        </w:rPr>
                        <m:t>*</m:t>
                      </m:r>
                    </m:sup>
                  </m:sSup>
                </m:den>
              </m:f>
            </m:e>
          </m:d>
          <m:sSub>
            <m:sSubPr>
              <m:ctrlPr>
                <w:rPr>
                  <w:rFonts w:ascii="Cambria Math" w:hAnsi="Cambria Math" w:hint="cs"/>
                  <w:lang w:eastAsia="zh-CN"/>
                </w:rPr>
              </m:ctrlPr>
            </m:sSubPr>
            <m:e>
              <m:r>
                <m:rPr>
                  <m:sty m:val="p"/>
                </m:rPr>
                <w:rPr>
                  <w:rFonts w:ascii="Cambria Math" w:hAnsi="Cambria Math" w:hint="cs"/>
                </w:rPr>
                <m:t>R</m:t>
              </m:r>
            </m:e>
            <m:sub>
              <m:r>
                <m:rPr>
                  <m:sty m:val="p"/>
                </m:rPr>
                <w:rPr>
                  <w:rFonts w:ascii="Cambria Math" w:hAnsi="Cambria Math" w:hint="cs"/>
                </w:rPr>
                <m:t>mid,t</m:t>
              </m:r>
            </m:sub>
          </m:sSub>
          <m:r>
            <m:rPr>
              <m:sty m:val="p"/>
            </m:rPr>
            <w:rPr>
              <w:rFonts w:ascii="Cambria Math" w:hAnsi="Cambria Math" w:hint="cs"/>
            </w:rPr>
            <m:t>+</m:t>
          </m:r>
          <m:d>
            <m:dPr>
              <m:ctrlPr>
                <w:rPr>
                  <w:rFonts w:ascii="Cambria Math" w:hAnsi="Cambria Math" w:hint="cs"/>
                  <w:lang w:eastAsia="zh-CN"/>
                </w:rPr>
              </m:ctrlPr>
            </m:dPr>
            <m:e>
              <m:f>
                <m:fPr>
                  <m:ctrlPr>
                    <w:rPr>
                      <w:rFonts w:ascii="Cambria Math" w:hAnsi="Cambria Math" w:hint="cs"/>
                      <w:lang w:eastAsia="zh-CN"/>
                    </w:rPr>
                  </m:ctrlPr>
                </m:fPr>
                <m:num>
                  <m:sSub>
                    <m:sSubPr>
                      <m:ctrlPr>
                        <w:rPr>
                          <w:rFonts w:ascii="Cambria Math" w:hAnsi="Cambria Math" w:hint="cs"/>
                          <w:lang w:eastAsia="zh-CN"/>
                        </w:rPr>
                      </m:ctrlPr>
                    </m:sSubPr>
                    <m:e>
                      <m:r>
                        <m:rPr>
                          <m:sty m:val="p"/>
                        </m:rPr>
                        <w:rPr>
                          <w:rFonts w:ascii="Cambria Math" w:hAnsi="Cambria Math" w:hint="cs"/>
                        </w:rPr>
                        <m:t>w</m:t>
                      </m:r>
                    </m:e>
                    <m:sub>
                      <m:r>
                        <m:rPr>
                          <m:sty m:val="p"/>
                        </m:rPr>
                        <w:rPr>
                          <w:rFonts w:ascii="Cambria Math" w:hAnsi="Cambria Math" w:hint="cs"/>
                        </w:rPr>
                        <m:t>30,t</m:t>
                      </m:r>
                    </m:sub>
                  </m:sSub>
                  <m:r>
                    <m:rPr>
                      <m:sty m:val="p"/>
                    </m:rPr>
                    <w:rPr>
                      <w:rFonts w:ascii="Cambria Math" w:hAnsi="Cambria Math" w:hint="cs"/>
                    </w:rPr>
                    <m:t>-</m:t>
                  </m:r>
                  <m:sSup>
                    <m:sSupPr>
                      <m:ctrlPr>
                        <w:rPr>
                          <w:rFonts w:ascii="Cambria Math" w:hAnsi="Cambria Math" w:hint="cs"/>
                          <w:lang w:eastAsia="zh-CN"/>
                        </w:rPr>
                      </m:ctrlPr>
                    </m:sSupPr>
                    <m:e>
                      <m:r>
                        <m:rPr>
                          <m:sty m:val="p"/>
                        </m:rPr>
                        <w:rPr>
                          <w:rFonts w:ascii="Cambria Math" w:hAnsi="Cambria Math" w:hint="cs"/>
                        </w:rPr>
                        <m:t>w</m:t>
                      </m:r>
                    </m:e>
                    <m:sup>
                      <m:r>
                        <m:rPr>
                          <m:sty m:val="p"/>
                        </m:rPr>
                        <w:rPr>
                          <w:rFonts w:ascii="Cambria Math" w:hAnsi="Cambria Math" w:hint="cs"/>
                        </w:rPr>
                        <m:t>*</m:t>
                      </m:r>
                    </m:sup>
                  </m:sSup>
                </m:num>
                <m:den>
                  <m:r>
                    <m:rPr>
                      <m:sty m:val="p"/>
                    </m:rPr>
                    <w:rPr>
                      <w:rFonts w:ascii="Cambria Math" w:hAnsi="Cambria Math" w:hint="cs"/>
                    </w:rPr>
                    <m:t>1-</m:t>
                  </m:r>
                  <m:sSup>
                    <m:sSupPr>
                      <m:ctrlPr>
                        <w:rPr>
                          <w:rFonts w:ascii="Cambria Math" w:hAnsi="Cambria Math" w:hint="cs"/>
                          <w:lang w:eastAsia="zh-CN"/>
                        </w:rPr>
                      </m:ctrlPr>
                    </m:sSupPr>
                    <m:e>
                      <m:r>
                        <m:rPr>
                          <m:sty m:val="p"/>
                        </m:rPr>
                        <w:rPr>
                          <w:rFonts w:ascii="Cambria Math" w:hAnsi="Cambria Math" w:hint="cs"/>
                        </w:rPr>
                        <m:t>w</m:t>
                      </m:r>
                    </m:e>
                    <m:sup>
                      <m:r>
                        <m:rPr>
                          <m:sty m:val="p"/>
                        </m:rPr>
                        <w:rPr>
                          <w:rFonts w:ascii="Cambria Math" w:hAnsi="Cambria Math" w:hint="cs"/>
                        </w:rPr>
                        <m:t>*</m:t>
                      </m:r>
                    </m:sup>
                  </m:sSup>
                </m:den>
              </m:f>
            </m:e>
          </m:d>
          <m:sSub>
            <m:sSubPr>
              <m:ctrlPr>
                <w:rPr>
                  <w:rFonts w:ascii="Cambria Math" w:hAnsi="Cambria Math" w:hint="cs"/>
                  <w:lang w:eastAsia="zh-CN"/>
                </w:rPr>
              </m:ctrlPr>
            </m:sSubPr>
            <m:e>
              <m:r>
                <m:rPr>
                  <m:sty m:val="p"/>
                </m:rPr>
                <w:rPr>
                  <w:rFonts w:ascii="Cambria Math" w:hAnsi="Cambria Math" w:hint="cs"/>
                </w:rPr>
                <m:t>R</m:t>
              </m:r>
            </m:e>
            <m:sub>
              <m:r>
                <m:rPr>
                  <m:sty m:val="p"/>
                </m:rPr>
                <w:rPr>
                  <w:rFonts w:ascii="Cambria Math" w:hAnsi="Cambria Math" w:hint="cs"/>
                </w:rPr>
                <m:t>30,t</m:t>
              </m:r>
            </m:sub>
          </m:sSub>
          <m:r>
            <m:rPr>
              <m:sty m:val="p"/>
            </m:rPr>
            <w:rPr>
              <w:rFonts w:ascii="Cambria Math" w:hAnsi="Cambria Math" w:hint="cs"/>
            </w:rPr>
            <m:t>,</m:t>
          </m:r>
        </m:oMath>
      </m:oMathPara>
    </w:p>
    <w:p w14:paraId="51EC8E28" w14:textId="77777777" w:rsidR="000019C6" w:rsidRPr="00756D2A" w:rsidRDefault="000019C6" w:rsidP="00756D2A">
      <w:pPr>
        <w:jc w:val="both"/>
      </w:pPr>
      <w:r w:rsidRPr="00756D2A">
        <w:rPr>
          <w:rFonts w:hint="cs"/>
        </w:rPr>
        <w:t xml:space="preserve">which introduces a time-varying return leakage term </w:t>
      </w:r>
      <m:oMath>
        <m:f>
          <m:fPr>
            <m:ctrlPr>
              <w:rPr>
                <w:rFonts w:ascii="Cambria Math" w:hAnsi="Cambria Math" w:hint="cs"/>
                <w:lang w:eastAsia="zh-CN"/>
              </w:rPr>
            </m:ctrlPr>
          </m:fPr>
          <m:num>
            <m:sSub>
              <m:sSubPr>
                <m:ctrlPr>
                  <w:rPr>
                    <w:rFonts w:ascii="Cambria Math" w:hAnsi="Cambria Math" w:hint="cs"/>
                    <w:lang w:eastAsia="zh-CN"/>
                  </w:rPr>
                </m:ctrlPr>
              </m:sSubPr>
              <m:e>
                <m:r>
                  <w:rPr>
                    <w:rFonts w:ascii="Cambria Math" w:hAnsi="Cambria Math" w:hint="cs"/>
                  </w:rPr>
                  <m:t>w</m:t>
                </m:r>
              </m:e>
              <m:sub>
                <m:r>
                  <w:rPr>
                    <w:rFonts w:ascii="Cambria Math" w:hAnsi="Cambria Math" w:hint="cs"/>
                  </w:rPr>
                  <m:t>30</m:t>
                </m:r>
                <m:r>
                  <m:rPr>
                    <m:sty m:val="p"/>
                  </m:rPr>
                  <w:rPr>
                    <w:rFonts w:ascii="Cambria Math" w:hAnsi="Cambria Math" w:hint="cs"/>
                  </w:rPr>
                  <m:t>,</m:t>
                </m:r>
                <m:r>
                  <w:rPr>
                    <w:rFonts w:ascii="Cambria Math" w:hAnsi="Cambria Math" w:hint="cs"/>
                  </w:rPr>
                  <m:t>t</m:t>
                </m:r>
              </m:sub>
            </m:sSub>
            <m:r>
              <m:rPr>
                <m:sty m:val="p"/>
              </m:rPr>
              <w:rPr>
                <w:rFonts w:ascii="Cambria Math" w:hAnsi="Cambria Math" w:hint="cs"/>
              </w:rPr>
              <m:t>-</m:t>
            </m:r>
            <m:sSup>
              <m:sSupPr>
                <m:ctrlPr>
                  <w:rPr>
                    <w:rFonts w:ascii="Cambria Math" w:hAnsi="Cambria Math" w:hint="cs"/>
                    <w:lang w:eastAsia="zh-CN"/>
                  </w:rPr>
                </m:ctrlPr>
              </m:sSupPr>
              <m:e>
                <m:r>
                  <w:rPr>
                    <w:rFonts w:ascii="Cambria Math" w:hAnsi="Cambria Math" w:hint="cs"/>
                  </w:rPr>
                  <m:t>w</m:t>
                </m:r>
              </m:e>
              <m:sup>
                <m:r>
                  <m:rPr>
                    <m:sty m:val="p"/>
                  </m:rPr>
                  <w:rPr>
                    <w:rFonts w:ascii="Cambria Math" w:hAnsi="Cambria Math" w:hint="cs"/>
                  </w:rPr>
                  <m:t>*</m:t>
                </m:r>
              </m:sup>
            </m:sSup>
          </m:num>
          <m:den>
            <m:r>
              <w:rPr>
                <w:rFonts w:ascii="Cambria Math" w:hAnsi="Cambria Math" w:hint="cs"/>
              </w:rPr>
              <m:t>1</m:t>
            </m:r>
            <m:r>
              <m:rPr>
                <m:sty m:val="p"/>
              </m:rPr>
              <w:rPr>
                <w:rFonts w:ascii="Cambria Math" w:hAnsi="Cambria Math" w:hint="cs"/>
              </w:rPr>
              <m:t>-</m:t>
            </m:r>
            <m:sSup>
              <m:sSupPr>
                <m:ctrlPr>
                  <w:rPr>
                    <w:rFonts w:ascii="Cambria Math" w:hAnsi="Cambria Math" w:hint="cs"/>
                    <w:lang w:eastAsia="zh-CN"/>
                  </w:rPr>
                </m:ctrlPr>
              </m:sSupPr>
              <m:e>
                <m:r>
                  <w:rPr>
                    <w:rFonts w:ascii="Cambria Math" w:hAnsi="Cambria Math" w:hint="cs"/>
                  </w:rPr>
                  <m:t>w</m:t>
                </m:r>
              </m:e>
              <m:sup>
                <m:r>
                  <m:rPr>
                    <m:sty m:val="p"/>
                  </m:rPr>
                  <w:rPr>
                    <w:rFonts w:ascii="Cambria Math" w:hAnsi="Cambria Math" w:hint="cs"/>
                  </w:rPr>
                  <m:t>*</m:t>
                </m:r>
              </m:sup>
            </m:sSup>
          </m:den>
        </m:f>
        <m:sSub>
          <m:sSubPr>
            <m:ctrlPr>
              <w:rPr>
                <w:rFonts w:ascii="Cambria Math" w:hAnsi="Cambria Math" w:hint="cs"/>
                <w:lang w:eastAsia="zh-CN"/>
              </w:rPr>
            </m:ctrlPr>
          </m:sSubPr>
          <m:e>
            <m:r>
              <w:rPr>
                <w:rFonts w:ascii="Cambria Math" w:hAnsi="Cambria Math" w:hint="cs"/>
              </w:rPr>
              <m:t>R</m:t>
            </m:r>
          </m:e>
          <m:sub>
            <m:r>
              <w:rPr>
                <w:rFonts w:ascii="Cambria Math" w:hAnsi="Cambria Math" w:hint="cs"/>
              </w:rPr>
              <m:t>30</m:t>
            </m:r>
            <m:r>
              <m:rPr>
                <m:sty m:val="p"/>
              </m:rPr>
              <w:rPr>
                <w:rFonts w:ascii="Cambria Math" w:hAnsi="Cambria Math" w:hint="cs"/>
              </w:rPr>
              <m:t>,</m:t>
            </m:r>
            <m:r>
              <w:rPr>
                <w:rFonts w:ascii="Cambria Math" w:hAnsi="Cambria Math" w:hint="cs"/>
              </w:rPr>
              <m:t>t</m:t>
            </m:r>
          </m:sub>
        </m:sSub>
      </m:oMath>
      <w:r w:rsidRPr="00756D2A">
        <w:rPr>
          <w:rFonts w:hint="cs"/>
        </w:rPr>
        <w:t xml:space="preserve"> proportional to the weight discrepancy. Over the 2014–2025 sampling period, historical exchange factsheets indicate that the true free-float market capitalization share of VN30 within VN100 fluctuated within an empirical envelope between 0.64 and 0.72 around the sample median of 0.6825.</w:t>
      </w:r>
    </w:p>
    <w:p w14:paraId="7B166DEB" w14:textId="77777777" w:rsidR="000019C6" w:rsidRPr="00756D2A" w:rsidRDefault="000019C6" w:rsidP="00756D2A">
      <w:pPr>
        <w:jc w:val="both"/>
      </w:pPr>
      <w:r w:rsidRPr="00756D2A">
        <w:rPr>
          <w:rFonts w:hint="cs"/>
        </w:rPr>
        <w:t>To establish whether this temporal weight variation introduces inferential distortion into our multiscale cross-correlation analysis, our empirical research design deploys the official VN70 (VNMIDCAP) cash index as a dynamic benchmark. Unlike the synthetic analytical construct</w:t>
      </w:r>
      <w:r w:rsidRPr="00756D2A">
        <w:rPr>
          <w:rFonts w:hint="cs"/>
          <w:lang w:val="vi-VN"/>
        </w:rPr>
        <w:t xml:space="preserve"> </w:t>
      </w:r>
      <m:oMath>
        <m:sSub>
          <m:sSubPr>
            <m:ctrlPr>
              <w:rPr>
                <w:rFonts w:ascii="Cambria Math" w:hAnsi="Cambria Math" w:hint="cs"/>
                <w:lang w:eastAsia="zh-CN"/>
              </w:rPr>
            </m:ctrlPr>
          </m:sSubPr>
          <m:e>
            <m:r>
              <m:rPr>
                <m:sty m:val="p"/>
              </m:rPr>
              <w:rPr>
                <w:rFonts w:ascii="Cambria Math" w:hAnsi="Cambria Math" w:hint="cs"/>
              </w:rPr>
              <m:t>P</m:t>
            </m:r>
          </m:e>
          <m:sub>
            <m:r>
              <m:rPr>
                <m:sty m:val="p"/>
              </m:rPr>
              <w:rPr>
                <w:rFonts w:ascii="Cambria Math" w:hAnsi="Cambria Math" w:hint="cs"/>
              </w:rPr>
              <m:t>cap</m:t>
            </m:r>
          </m:sub>
        </m:sSub>
      </m:oMath>
      <w:r w:rsidRPr="00756D2A">
        <w:rPr>
          <w:rFonts w:hint="cs"/>
        </w:rPr>
        <w:t>, VN70 is calculated live by HOSE and dynamically incorporates the exact point-in-time constituent lists and free-float market capitalizations rebalanced every six months across the entire 2014–2025 sampling period. Because VN70 embodies the continuous daily drift and discrete semi-annual rebalancing jumps executed by the exchange, comparing empirical estimates between –VN30 and VN70–VN30 provides a direct empirical test of static-weight stylization.</w:t>
      </w:r>
    </w:p>
    <w:p w14:paraId="2683C4F6" w14:textId="455F4D0D" w:rsidR="000019C6" w:rsidRPr="00756D2A" w:rsidRDefault="000019C6" w:rsidP="00756D2A">
      <w:pPr>
        <w:spacing w:line="300" w:lineRule="auto"/>
        <w:jc w:val="both"/>
        <w:rPr>
          <w:lang w:val="vi-VN"/>
        </w:rPr>
      </w:pPr>
      <w:r w:rsidRPr="00756D2A">
        <w:rPr>
          <w:rFonts w:hint="cs"/>
        </w:rPr>
        <w:t xml:space="preserve">As documented </w:t>
      </w:r>
      <w:r w:rsidR="007C3A4A">
        <w:t>in</w:t>
      </w:r>
      <w:r w:rsidRPr="00756D2A">
        <w:rPr>
          <w:rFonts w:hint="cs"/>
        </w:rPr>
        <w:t xml:space="preserve"> subsequent empirical sections, the cross-correlation metrics for </w:t>
      </w:r>
      <m:oMath>
        <m:sSub>
          <m:sSubPr>
            <m:ctrlPr>
              <w:rPr>
                <w:rFonts w:ascii="Cambria Math" w:hAnsi="Cambria Math" w:hint="cs"/>
                <w:lang w:eastAsia="zh-CN"/>
              </w:rPr>
            </m:ctrlPr>
          </m:sSubPr>
          <m:e>
            <m:r>
              <m:rPr>
                <m:sty m:val="p"/>
              </m:rPr>
              <w:rPr>
                <w:rFonts w:ascii="Cambria Math" w:hAnsi="Cambria Math" w:hint="cs"/>
              </w:rPr>
              <m:t>P</m:t>
            </m:r>
          </m:e>
          <m:sub>
            <m:r>
              <m:rPr>
                <m:sty m:val="p"/>
              </m:rPr>
              <w:rPr>
                <w:rFonts w:ascii="Cambria Math" w:hAnsi="Cambria Math" w:hint="cs"/>
              </w:rPr>
              <m:t>cap</m:t>
            </m:r>
          </m:sub>
        </m:sSub>
      </m:oMath>
      <w:r w:rsidRPr="00756D2A">
        <w:rPr>
          <w:rFonts w:hint="cs"/>
        </w:rPr>
        <w:t xml:space="preserve">–VN30 and VN70–VN30 converge within 0.004–0.008 across all trading frequencies, unrounded multiscale scaling slopes differ by less than 0.00007, and Forbes–Rigobon conditioned correlations match within 0.008. In Section 5, we execute an explicit parameter sensitivity audit across </w:t>
      </w:r>
      <m:oMath>
        <m:sSub>
          <m:sSubPr>
            <m:ctrlPr>
              <w:rPr>
                <w:rFonts w:ascii="Cambria Math" w:hAnsi="Cambria Math" w:hint="cs"/>
                <w:lang w:eastAsia="zh-CN"/>
              </w:rPr>
            </m:ctrlPr>
          </m:sSubPr>
          <m:e>
            <m:r>
              <m:rPr>
                <m:sty m:val="p"/>
              </m:rPr>
              <w:rPr>
                <w:rFonts w:ascii="Cambria Math" w:hAnsi="Cambria Math" w:hint="cs"/>
              </w:rPr>
              <m:t>w</m:t>
            </m:r>
          </m:e>
          <m:sub>
            <m:r>
              <m:rPr>
                <m:sty m:val="p"/>
              </m:rPr>
              <w:rPr>
                <w:rFonts w:ascii="Cambria Math" w:hAnsi="Cambria Math" w:hint="cs"/>
              </w:rPr>
              <m:t>30</m:t>
            </m:r>
          </m:sub>
        </m:sSub>
        <m:r>
          <m:rPr>
            <m:sty m:val="p"/>
          </m:rPr>
          <w:rPr>
            <w:rFonts w:ascii="Cambria Math" w:hAnsi="Cambria Math" w:hint="cs"/>
          </w:rPr>
          <m:t>∈[0.60,0.75]</m:t>
        </m:r>
      </m:oMath>
      <w:r w:rsidRPr="00756D2A">
        <w:rPr>
          <w:rFonts w:hint="cs"/>
        </w:rPr>
        <w:t>, proving that while numerical correlation levels shift marginally, the central empirical conclusions (substantially lower baseline correlation, positive multiscale slope, and regime-driven tightening) are fully invariant to historical weight variation.</w:t>
      </w:r>
    </w:p>
    <w:p w14:paraId="2827DD1F" w14:textId="77777777" w:rsidR="000019C6" w:rsidRPr="00756D2A" w:rsidRDefault="000019C6" w:rsidP="00756D2A">
      <w:pPr>
        <w:pStyle w:val="heading20"/>
        <w:tabs>
          <w:tab w:val="clear" w:pos="567"/>
          <w:tab w:val="left" w:pos="720"/>
        </w:tabs>
        <w:spacing w:line="300" w:lineRule="auto"/>
        <w:ind w:left="0" w:firstLine="0"/>
        <w:rPr>
          <w:sz w:val="24"/>
          <w:szCs w:val="24"/>
        </w:rPr>
      </w:pPr>
      <w:bookmarkStart w:id="69" w:name="Xe6c38d5757b23c266bdfdc0f7337fcf249262a3"/>
      <w:bookmarkEnd w:id="68"/>
      <w:r w:rsidRPr="00756D2A">
        <w:rPr>
          <w:rFonts w:hint="cs"/>
          <w:sz w:val="24"/>
          <w:szCs w:val="24"/>
        </w:rPr>
        <w:t>2.5 The Forbes–</w:t>
      </w:r>
      <w:proofErr w:type="spellStart"/>
      <w:r w:rsidRPr="00756D2A">
        <w:rPr>
          <w:rFonts w:hint="cs"/>
          <w:sz w:val="24"/>
          <w:szCs w:val="24"/>
        </w:rPr>
        <w:t>Rigobon</w:t>
      </w:r>
      <w:proofErr w:type="spellEnd"/>
      <w:r w:rsidRPr="00756D2A">
        <w:rPr>
          <w:rFonts w:hint="cs"/>
          <w:sz w:val="24"/>
          <w:szCs w:val="24"/>
        </w:rPr>
        <w:t xml:space="preserve"> Volatility Conditioning Framework</w:t>
      </w:r>
    </w:p>
    <w:p w14:paraId="1C5ABA3E" w14:textId="77777777" w:rsidR="000019C6" w:rsidRPr="00756D2A" w:rsidRDefault="000019C6" w:rsidP="00756D2A">
      <w:pPr>
        <w:jc w:val="both"/>
      </w:pPr>
      <w:r w:rsidRPr="00756D2A">
        <w:rPr>
          <w:rFonts w:hint="cs"/>
        </w:rPr>
        <w:t xml:space="preserve">To verify whether the surge in cross-correlation during turbulent market periods represents structural correlation breakdown or mechanical volatility expansion, we implement the conditioning framework proposed by Forbes and </w:t>
      </w:r>
      <w:proofErr w:type="spellStart"/>
      <w:r w:rsidRPr="00756D2A">
        <w:rPr>
          <w:rFonts w:hint="cs"/>
        </w:rPr>
        <w:t>Rigobon</w:t>
      </w:r>
      <w:proofErr w:type="spellEnd"/>
      <w:r w:rsidRPr="00756D2A">
        <w:rPr>
          <w:rFonts w:hint="cs"/>
        </w:rPr>
        <w:t xml:space="preserve"> (2002).</w:t>
      </w:r>
    </w:p>
    <w:p w14:paraId="5FA7970A" w14:textId="77777777" w:rsidR="000019C6" w:rsidRPr="00756D2A" w:rsidRDefault="000019C6" w:rsidP="00756D2A">
      <w:pPr>
        <w:jc w:val="both"/>
      </w:pPr>
      <w:r w:rsidRPr="00756D2A">
        <w:rPr>
          <w:rFonts w:hint="cs"/>
        </w:rPr>
        <w:t xml:space="preserve">Let asset returns follow </w:t>
      </w:r>
      <m:oMath>
        <m:sSub>
          <m:sSubPr>
            <m:ctrlPr>
              <w:rPr>
                <w:rFonts w:ascii="Cambria Math" w:hAnsi="Cambria Math" w:hint="cs"/>
                <w:lang w:eastAsia="zh-CN"/>
              </w:rPr>
            </m:ctrlPr>
          </m:sSubPr>
          <m:e>
            <m:r>
              <m:rPr>
                <m:sty m:val="p"/>
              </m:rPr>
              <w:rPr>
                <w:rFonts w:ascii="Cambria Math" w:hAnsi="Cambria Math" w:hint="cs"/>
              </w:rPr>
              <m:t>y</m:t>
            </m:r>
          </m:e>
          <m:sub>
            <m:r>
              <m:rPr>
                <m:sty m:val="p"/>
              </m:rPr>
              <w:rPr>
                <w:rFonts w:ascii="Cambria Math" w:hAnsi="Cambria Math" w:hint="cs"/>
              </w:rPr>
              <m:t>t</m:t>
            </m:r>
          </m:sub>
        </m:sSub>
        <m:r>
          <m:rPr>
            <m:sty m:val="p"/>
          </m:rPr>
          <w:rPr>
            <w:rFonts w:ascii="Cambria Math" w:hAnsi="Cambria Math" w:hint="cs"/>
          </w:rPr>
          <m:t>=</m:t>
        </m:r>
        <m:sSub>
          <m:sSubPr>
            <m:ctrlPr>
              <w:rPr>
                <w:rFonts w:ascii="Cambria Math" w:hAnsi="Cambria Math" w:hint="cs"/>
                <w:lang w:eastAsia="zh-CN"/>
              </w:rPr>
            </m:ctrlPr>
          </m:sSubPr>
          <m:e>
            <m:r>
              <m:rPr>
                <m:sty m:val="p"/>
              </m:rPr>
              <w:rPr>
                <w:rFonts w:ascii="Cambria Math" w:hAnsi="Cambria Math" w:hint="cs"/>
              </w:rPr>
              <m:t>α</m:t>
            </m:r>
          </m:e>
          <m:sub>
            <m:r>
              <m:rPr>
                <m:sty m:val="p"/>
              </m:rPr>
              <w:rPr>
                <w:rFonts w:ascii="Cambria Math" w:hAnsi="Cambria Math" w:hint="cs"/>
              </w:rPr>
              <m:t>FR</m:t>
            </m:r>
          </m:sub>
        </m:sSub>
        <m:r>
          <m:rPr>
            <m:sty m:val="p"/>
          </m:rPr>
          <w:rPr>
            <w:rFonts w:ascii="Cambria Math" w:hAnsi="Cambria Math" w:hint="cs"/>
          </w:rPr>
          <m:t>+</m:t>
        </m:r>
        <m:sSub>
          <m:sSubPr>
            <m:ctrlPr>
              <w:rPr>
                <w:rFonts w:ascii="Cambria Math" w:hAnsi="Cambria Math" w:hint="cs"/>
                <w:lang w:eastAsia="zh-CN"/>
              </w:rPr>
            </m:ctrlPr>
          </m:sSubPr>
          <m:e>
            <m:r>
              <m:rPr>
                <m:sty m:val="p"/>
              </m:rPr>
              <w:rPr>
                <w:rFonts w:ascii="Cambria Math" w:hAnsi="Cambria Math" w:hint="cs"/>
              </w:rPr>
              <m:t>β</m:t>
            </m:r>
          </m:e>
          <m:sub>
            <m:r>
              <m:rPr>
                <m:sty m:val="p"/>
              </m:rPr>
              <w:rPr>
                <w:rFonts w:ascii="Cambria Math" w:hAnsi="Cambria Math" w:hint="cs"/>
              </w:rPr>
              <m:t>FR</m:t>
            </m:r>
          </m:sub>
        </m:sSub>
        <m:sSub>
          <m:sSubPr>
            <m:ctrlPr>
              <w:rPr>
                <w:rFonts w:ascii="Cambria Math" w:hAnsi="Cambria Math" w:hint="cs"/>
                <w:lang w:eastAsia="zh-CN"/>
              </w:rPr>
            </m:ctrlPr>
          </m:sSubPr>
          <m:e>
            <m:r>
              <m:rPr>
                <m:sty m:val="p"/>
              </m:rPr>
              <w:rPr>
                <w:rFonts w:ascii="Cambria Math" w:hAnsi="Cambria Math" w:hint="cs"/>
              </w:rPr>
              <m:t>x</m:t>
            </m:r>
          </m:e>
          <m:sub>
            <m:r>
              <m:rPr>
                <m:sty m:val="p"/>
              </m:rPr>
              <w:rPr>
                <w:rFonts w:ascii="Cambria Math" w:hAnsi="Cambria Math" w:hint="cs"/>
              </w:rPr>
              <m:t>t</m:t>
            </m:r>
          </m:sub>
        </m:sSub>
        <m:r>
          <m:rPr>
            <m:sty m:val="p"/>
          </m:rPr>
          <w:rPr>
            <w:rFonts w:ascii="Cambria Math" w:hAnsi="Cambria Math" w:hint="cs"/>
          </w:rPr>
          <m:t>+</m:t>
        </m:r>
        <m:sSub>
          <m:sSubPr>
            <m:ctrlPr>
              <w:rPr>
                <w:rFonts w:ascii="Cambria Math" w:hAnsi="Cambria Math" w:hint="cs"/>
                <w:lang w:eastAsia="zh-CN"/>
              </w:rPr>
            </m:ctrlPr>
          </m:sSubPr>
          <m:e>
            <m:r>
              <m:rPr>
                <m:sty m:val="p"/>
              </m:rPr>
              <w:rPr>
                <w:rFonts w:ascii="Cambria Math" w:hAnsi="Cambria Math" w:hint="cs"/>
              </w:rPr>
              <m:t>ε</m:t>
            </m:r>
          </m:e>
          <m:sub>
            <m:r>
              <m:rPr>
                <m:sty m:val="p"/>
              </m:rPr>
              <w:rPr>
                <w:rFonts w:ascii="Cambria Math" w:hAnsi="Cambria Math" w:hint="cs"/>
              </w:rPr>
              <m:t>t</m:t>
            </m:r>
          </m:sub>
        </m:sSub>
      </m:oMath>
      <w:r w:rsidRPr="00756D2A">
        <w:rPr>
          <w:rFonts w:hint="cs"/>
        </w:rPr>
        <w:t xml:space="preserve">, with </w:t>
      </w:r>
      <m:oMath>
        <m:r>
          <m:rPr>
            <m:nor/>
          </m:rPr>
          <w:rPr>
            <w:rFonts w:hint="cs"/>
          </w:rPr>
          <m:t>Var</m:t>
        </m:r>
        <m:r>
          <m:rPr>
            <m:sty m:val="p"/>
          </m:rPr>
          <w:rPr>
            <w:rFonts w:ascii="Cambria Math" w:hAnsi="Cambria Math" w:hint="cs"/>
          </w:rPr>
          <m:t>(</m:t>
        </m:r>
        <m:sSub>
          <m:sSubPr>
            <m:ctrlPr>
              <w:rPr>
                <w:rFonts w:ascii="Cambria Math" w:hAnsi="Cambria Math" w:hint="cs"/>
                <w:lang w:eastAsia="zh-CN"/>
              </w:rPr>
            </m:ctrlPr>
          </m:sSubPr>
          <m:e>
            <m:r>
              <m:rPr>
                <m:sty m:val="p"/>
              </m:rPr>
              <w:rPr>
                <w:rFonts w:ascii="Cambria Math" w:hAnsi="Cambria Math" w:hint="cs"/>
              </w:rPr>
              <m:t>ε</m:t>
            </m:r>
          </m:e>
          <m:sub>
            <m:r>
              <m:rPr>
                <m:sty m:val="p"/>
              </m:rPr>
              <w:rPr>
                <w:rFonts w:ascii="Cambria Math" w:hAnsi="Cambria Math" w:hint="cs"/>
              </w:rPr>
              <m:t>t</m:t>
            </m:r>
          </m:sub>
        </m:sSub>
        <m:r>
          <m:rPr>
            <m:sty m:val="p"/>
          </m:rPr>
          <w:rPr>
            <w:rFonts w:ascii="Cambria Math" w:hAnsi="Cambria Math" w:hint="cs"/>
          </w:rPr>
          <m:t>)=</m:t>
        </m:r>
        <m:sSubSup>
          <m:sSubSupPr>
            <m:ctrlPr>
              <w:rPr>
                <w:rFonts w:ascii="Cambria Math" w:hAnsi="Cambria Math" w:hint="cs"/>
                <w:lang w:eastAsia="zh-CN"/>
              </w:rPr>
            </m:ctrlPr>
          </m:sSubSupPr>
          <m:e>
            <m:r>
              <m:rPr>
                <m:sty m:val="p"/>
              </m:rPr>
              <w:rPr>
                <w:rFonts w:ascii="Cambria Math" w:hAnsi="Cambria Math" w:hint="cs"/>
              </w:rPr>
              <m:t>σ</m:t>
            </m:r>
          </m:e>
          <m:sub>
            <m:r>
              <m:rPr>
                <m:sty m:val="p"/>
              </m:rPr>
              <w:rPr>
                <w:rFonts w:ascii="Cambria Math" w:hAnsi="Cambria Math" w:hint="cs"/>
              </w:rPr>
              <m:t>ε</m:t>
            </m:r>
          </m:sub>
          <m:sup>
            <m:r>
              <m:rPr>
                <m:sty m:val="p"/>
              </m:rPr>
              <w:rPr>
                <w:rFonts w:ascii="Cambria Math" w:hAnsi="Cambria Math" w:hint="cs"/>
              </w:rPr>
              <m:t>2</m:t>
            </m:r>
          </m:sup>
        </m:sSubSup>
      </m:oMath>
      <w:r w:rsidRPr="00756D2A">
        <w:rPr>
          <w:rFonts w:hint="cs"/>
        </w:rPr>
        <w:t xml:space="preserve"> and cross-market variance </w:t>
      </w:r>
      <m:oMath>
        <m:sSubSup>
          <m:sSubSupPr>
            <m:ctrlPr>
              <w:rPr>
                <w:rFonts w:ascii="Cambria Math" w:hAnsi="Cambria Math" w:hint="cs"/>
                <w:lang w:eastAsia="zh-CN"/>
              </w:rPr>
            </m:ctrlPr>
          </m:sSubSupPr>
          <m:e>
            <m:r>
              <m:rPr>
                <m:sty m:val="p"/>
              </m:rPr>
              <w:rPr>
                <w:rFonts w:ascii="Cambria Math" w:hAnsi="Cambria Math" w:hint="cs"/>
              </w:rPr>
              <m:t>σ</m:t>
            </m:r>
          </m:e>
          <m:sub>
            <m:r>
              <m:rPr>
                <m:sty m:val="p"/>
              </m:rPr>
              <w:rPr>
                <w:rFonts w:ascii="Cambria Math" w:hAnsi="Cambria Math" w:hint="cs"/>
              </w:rPr>
              <m:t>x</m:t>
            </m:r>
          </m:sub>
          <m:sup>
            <m:r>
              <m:rPr>
                <m:sty m:val="p"/>
              </m:rPr>
              <w:rPr>
                <w:rFonts w:ascii="Cambria Math" w:hAnsi="Cambria Math" w:hint="cs"/>
              </w:rPr>
              <m:t>2</m:t>
            </m:r>
          </m:sup>
        </m:sSubSup>
      </m:oMath>
      <w:r w:rsidRPr="00756D2A">
        <w:rPr>
          <w:rFonts w:hint="cs"/>
        </w:rPr>
        <w:t>. The unadjusted sample correlation is:</w:t>
      </w:r>
    </w:p>
    <w:p w14:paraId="3B5A5584" w14:textId="77777777" w:rsidR="000019C6" w:rsidRPr="00756D2A" w:rsidRDefault="000019C6" w:rsidP="00756D2A">
      <w:pPr>
        <w:jc w:val="both"/>
      </w:pPr>
      <m:oMathPara>
        <m:oMathParaPr>
          <m:jc m:val="center"/>
        </m:oMathParaPr>
        <m:oMath>
          <m:r>
            <m:rPr>
              <m:sty m:val="p"/>
            </m:rPr>
            <w:rPr>
              <w:rFonts w:ascii="Cambria Math" w:hAnsi="Cambria Math" w:hint="cs"/>
            </w:rPr>
            <m:t>ρ=</m:t>
          </m:r>
          <m:f>
            <m:fPr>
              <m:ctrlPr>
                <w:rPr>
                  <w:rFonts w:ascii="Cambria Math" w:hAnsi="Cambria Math" w:hint="cs"/>
                  <w:lang w:eastAsia="zh-CN"/>
                </w:rPr>
              </m:ctrlPr>
            </m:fPr>
            <m:num>
              <m:sSub>
                <m:sSubPr>
                  <m:ctrlPr>
                    <w:rPr>
                      <w:rFonts w:ascii="Cambria Math" w:hAnsi="Cambria Math" w:hint="cs"/>
                      <w:lang w:eastAsia="zh-CN"/>
                    </w:rPr>
                  </m:ctrlPr>
                </m:sSubPr>
                <m:e>
                  <m:r>
                    <m:rPr>
                      <m:sty m:val="p"/>
                    </m:rPr>
                    <w:rPr>
                      <w:rFonts w:ascii="Cambria Math" w:hAnsi="Cambria Math" w:hint="cs"/>
                    </w:rPr>
                    <m:t>β</m:t>
                  </m:r>
                </m:e>
                <m:sub>
                  <m:r>
                    <m:rPr>
                      <m:sty m:val="p"/>
                    </m:rPr>
                    <w:rPr>
                      <w:rFonts w:ascii="Cambria Math" w:hAnsi="Cambria Math" w:hint="cs"/>
                    </w:rPr>
                    <m:t>FR</m:t>
                  </m:r>
                </m:sub>
              </m:sSub>
              <m:sSub>
                <m:sSubPr>
                  <m:ctrlPr>
                    <w:rPr>
                      <w:rFonts w:ascii="Cambria Math" w:hAnsi="Cambria Math" w:hint="cs"/>
                      <w:lang w:eastAsia="zh-CN"/>
                    </w:rPr>
                  </m:ctrlPr>
                </m:sSubPr>
                <m:e>
                  <m:r>
                    <m:rPr>
                      <m:sty m:val="p"/>
                    </m:rPr>
                    <w:rPr>
                      <w:rFonts w:ascii="Cambria Math" w:hAnsi="Cambria Math" w:hint="cs"/>
                    </w:rPr>
                    <m:t>σ</m:t>
                  </m:r>
                </m:e>
                <m:sub>
                  <m:r>
                    <m:rPr>
                      <m:sty m:val="p"/>
                    </m:rPr>
                    <w:rPr>
                      <w:rFonts w:ascii="Cambria Math" w:hAnsi="Cambria Math" w:hint="cs"/>
                    </w:rPr>
                    <m:t>x</m:t>
                  </m:r>
                </m:sub>
              </m:sSub>
            </m:num>
            <m:den>
              <m:sSub>
                <m:sSubPr>
                  <m:ctrlPr>
                    <w:rPr>
                      <w:rFonts w:ascii="Cambria Math" w:hAnsi="Cambria Math" w:hint="cs"/>
                      <w:lang w:eastAsia="zh-CN"/>
                    </w:rPr>
                  </m:ctrlPr>
                </m:sSubPr>
                <m:e>
                  <m:r>
                    <m:rPr>
                      <m:sty m:val="p"/>
                    </m:rPr>
                    <w:rPr>
                      <w:rFonts w:ascii="Cambria Math" w:hAnsi="Cambria Math" w:hint="cs"/>
                    </w:rPr>
                    <m:t>σ</m:t>
                  </m:r>
                </m:e>
                <m:sub>
                  <m:r>
                    <m:rPr>
                      <m:sty m:val="p"/>
                    </m:rPr>
                    <w:rPr>
                      <w:rFonts w:ascii="Cambria Math" w:hAnsi="Cambria Math" w:hint="cs"/>
                    </w:rPr>
                    <m:t>y</m:t>
                  </m:r>
                </m:sub>
              </m:sSub>
            </m:den>
          </m:f>
          <m:r>
            <m:rPr>
              <m:sty m:val="p"/>
            </m:rPr>
            <w:rPr>
              <w:rFonts w:ascii="Cambria Math" w:hAnsi="Cambria Math" w:hint="cs"/>
            </w:rPr>
            <m:t>=</m:t>
          </m:r>
          <m:f>
            <m:fPr>
              <m:ctrlPr>
                <w:rPr>
                  <w:rFonts w:ascii="Cambria Math" w:hAnsi="Cambria Math" w:hint="cs"/>
                  <w:lang w:eastAsia="zh-CN"/>
                </w:rPr>
              </m:ctrlPr>
            </m:fPr>
            <m:num>
              <m:r>
                <m:rPr>
                  <m:sty m:val="p"/>
                </m:rPr>
                <w:rPr>
                  <w:rFonts w:ascii="Cambria Math" w:hAnsi="Cambria Math" w:hint="cs"/>
                </w:rPr>
                <m:t>1</m:t>
              </m:r>
            </m:num>
            <m:den>
              <m:rad>
                <m:radPr>
                  <m:degHide m:val="1"/>
                  <m:ctrlPr>
                    <w:rPr>
                      <w:rFonts w:ascii="Cambria Math" w:hAnsi="Cambria Math" w:hint="cs"/>
                      <w:lang w:eastAsia="zh-CN"/>
                    </w:rPr>
                  </m:ctrlPr>
                </m:radPr>
                <m:deg/>
                <m:e>
                  <m:r>
                    <m:rPr>
                      <m:sty m:val="p"/>
                    </m:rPr>
                    <w:rPr>
                      <w:rFonts w:ascii="Cambria Math" w:hAnsi="Cambria Math" w:hint="cs"/>
                    </w:rPr>
                    <m:t>1+</m:t>
                  </m:r>
                  <m:f>
                    <m:fPr>
                      <m:ctrlPr>
                        <w:rPr>
                          <w:rFonts w:ascii="Cambria Math" w:hAnsi="Cambria Math" w:hint="cs"/>
                          <w:lang w:eastAsia="zh-CN"/>
                        </w:rPr>
                      </m:ctrlPr>
                    </m:fPr>
                    <m:num>
                      <m:sSubSup>
                        <m:sSubSupPr>
                          <m:ctrlPr>
                            <w:rPr>
                              <w:rFonts w:ascii="Cambria Math" w:hAnsi="Cambria Math" w:hint="cs"/>
                              <w:lang w:eastAsia="zh-CN"/>
                            </w:rPr>
                          </m:ctrlPr>
                        </m:sSubSupPr>
                        <m:e>
                          <m:r>
                            <m:rPr>
                              <m:sty m:val="p"/>
                            </m:rPr>
                            <w:rPr>
                              <w:rFonts w:ascii="Cambria Math" w:hAnsi="Cambria Math" w:hint="cs"/>
                            </w:rPr>
                            <m:t>σ</m:t>
                          </m:r>
                        </m:e>
                        <m:sub>
                          <m:r>
                            <m:rPr>
                              <m:sty m:val="p"/>
                            </m:rPr>
                            <w:rPr>
                              <w:rFonts w:ascii="Cambria Math" w:hAnsi="Cambria Math" w:hint="cs"/>
                            </w:rPr>
                            <m:t>ε</m:t>
                          </m:r>
                        </m:sub>
                        <m:sup>
                          <m:r>
                            <m:rPr>
                              <m:sty m:val="p"/>
                            </m:rPr>
                            <w:rPr>
                              <w:rFonts w:ascii="Cambria Math" w:hAnsi="Cambria Math" w:hint="cs"/>
                            </w:rPr>
                            <m:t>2</m:t>
                          </m:r>
                        </m:sup>
                      </m:sSubSup>
                    </m:num>
                    <m:den>
                      <m:sSubSup>
                        <m:sSubSupPr>
                          <m:ctrlPr>
                            <w:rPr>
                              <w:rFonts w:ascii="Cambria Math" w:hAnsi="Cambria Math" w:hint="cs"/>
                              <w:lang w:eastAsia="zh-CN"/>
                            </w:rPr>
                          </m:ctrlPr>
                        </m:sSubSupPr>
                        <m:e>
                          <m:r>
                            <m:rPr>
                              <m:sty m:val="p"/>
                            </m:rPr>
                            <w:rPr>
                              <w:rFonts w:ascii="Cambria Math" w:hAnsi="Cambria Math" w:hint="cs"/>
                            </w:rPr>
                            <m:t>β</m:t>
                          </m:r>
                        </m:e>
                        <m:sub>
                          <m:r>
                            <m:rPr>
                              <m:sty m:val="p"/>
                            </m:rPr>
                            <w:rPr>
                              <w:rFonts w:ascii="Cambria Math" w:hAnsi="Cambria Math" w:hint="cs"/>
                            </w:rPr>
                            <m:t>FR</m:t>
                          </m:r>
                        </m:sub>
                        <m:sup>
                          <m:r>
                            <m:rPr>
                              <m:sty m:val="p"/>
                            </m:rPr>
                            <w:rPr>
                              <w:rFonts w:ascii="Cambria Math" w:hAnsi="Cambria Math" w:hint="cs"/>
                            </w:rPr>
                            <m:t>2</m:t>
                          </m:r>
                        </m:sup>
                      </m:sSubSup>
                      <m:sSubSup>
                        <m:sSubSupPr>
                          <m:ctrlPr>
                            <w:rPr>
                              <w:rFonts w:ascii="Cambria Math" w:hAnsi="Cambria Math" w:hint="cs"/>
                              <w:lang w:eastAsia="zh-CN"/>
                            </w:rPr>
                          </m:ctrlPr>
                        </m:sSubSupPr>
                        <m:e>
                          <m:r>
                            <m:rPr>
                              <m:sty m:val="p"/>
                            </m:rPr>
                            <w:rPr>
                              <w:rFonts w:ascii="Cambria Math" w:hAnsi="Cambria Math" w:hint="cs"/>
                            </w:rPr>
                            <m:t>σ</m:t>
                          </m:r>
                        </m:e>
                        <m:sub>
                          <m:r>
                            <m:rPr>
                              <m:sty m:val="p"/>
                            </m:rPr>
                            <w:rPr>
                              <w:rFonts w:ascii="Cambria Math" w:hAnsi="Cambria Math" w:hint="cs"/>
                            </w:rPr>
                            <m:t>x</m:t>
                          </m:r>
                        </m:sub>
                        <m:sup>
                          <m:r>
                            <m:rPr>
                              <m:sty m:val="p"/>
                            </m:rPr>
                            <w:rPr>
                              <w:rFonts w:ascii="Cambria Math" w:hAnsi="Cambria Math" w:hint="cs"/>
                            </w:rPr>
                            <m:t>2</m:t>
                          </m:r>
                        </m:sup>
                      </m:sSubSup>
                    </m:den>
                  </m:f>
                </m:e>
              </m:rad>
            </m:den>
          </m:f>
          <m:r>
            <m:rPr>
              <m:sty m:val="p"/>
            </m:rPr>
            <w:rPr>
              <w:rFonts w:ascii="Cambria Math" w:hAnsi="Cambria Math" w:hint="cs"/>
            </w:rPr>
            <m:t>.</m:t>
          </m:r>
        </m:oMath>
      </m:oMathPara>
    </w:p>
    <w:p w14:paraId="138F7E99" w14:textId="77777777" w:rsidR="000019C6" w:rsidRPr="00756D2A" w:rsidRDefault="000019C6" w:rsidP="00756D2A">
      <w:pPr>
        <w:jc w:val="both"/>
      </w:pPr>
      <w:r w:rsidRPr="00756D2A">
        <w:rPr>
          <w:rFonts w:hint="cs"/>
        </w:rPr>
        <w:t>As market volatility expands from a calm regime (</w:t>
      </w:r>
      <m:oMath>
        <m:sSubSup>
          <m:sSubSupPr>
            <m:ctrlPr>
              <w:rPr>
                <w:rFonts w:ascii="Cambria Math" w:hAnsi="Cambria Math" w:hint="cs"/>
                <w:lang w:eastAsia="zh-CN"/>
              </w:rPr>
            </m:ctrlPr>
          </m:sSubSupPr>
          <m:e>
            <m:r>
              <m:rPr>
                <m:sty m:val="p"/>
              </m:rPr>
              <w:rPr>
                <w:rFonts w:ascii="Cambria Math" w:hAnsi="Cambria Math" w:hint="cs"/>
              </w:rPr>
              <m:t>σ</m:t>
            </m:r>
          </m:e>
          <m:sub>
            <m:r>
              <m:rPr>
                <m:sty m:val="p"/>
              </m:rPr>
              <w:rPr>
                <w:rFonts w:ascii="Cambria Math" w:hAnsi="Cambria Math" w:hint="cs"/>
              </w:rPr>
              <m:t>x,low</m:t>
            </m:r>
          </m:sub>
          <m:sup>
            <m:r>
              <m:rPr>
                <m:sty m:val="p"/>
              </m:rPr>
              <w:rPr>
                <w:rFonts w:ascii="Cambria Math" w:hAnsi="Cambria Math" w:hint="cs"/>
              </w:rPr>
              <m:t>2</m:t>
            </m:r>
          </m:sup>
        </m:sSubSup>
      </m:oMath>
      <w:r w:rsidRPr="00756D2A">
        <w:rPr>
          <w:rFonts w:hint="cs"/>
        </w:rPr>
        <w:t>) to a crisis regime (</w:t>
      </w:r>
      <m:oMath>
        <m:sSubSup>
          <m:sSubSupPr>
            <m:ctrlPr>
              <w:rPr>
                <w:rFonts w:ascii="Cambria Math" w:hAnsi="Cambria Math" w:hint="cs"/>
                <w:lang w:eastAsia="zh-CN"/>
              </w:rPr>
            </m:ctrlPr>
          </m:sSubSupPr>
          <m:e>
            <m:r>
              <m:rPr>
                <m:sty m:val="p"/>
              </m:rPr>
              <w:rPr>
                <w:rFonts w:ascii="Cambria Math" w:hAnsi="Cambria Math" w:hint="cs"/>
              </w:rPr>
              <m:t>σ</m:t>
            </m:r>
          </m:e>
          <m:sub>
            <m:r>
              <m:rPr>
                <m:sty m:val="p"/>
              </m:rPr>
              <w:rPr>
                <w:rFonts w:ascii="Cambria Math" w:hAnsi="Cambria Math" w:hint="cs"/>
              </w:rPr>
              <m:t>x,high</m:t>
            </m:r>
          </m:sub>
          <m:sup>
            <m:r>
              <m:rPr>
                <m:sty m:val="p"/>
              </m:rPr>
              <w:rPr>
                <w:rFonts w:ascii="Cambria Math" w:hAnsi="Cambria Math" w:hint="cs"/>
              </w:rPr>
              <m:t>2</m:t>
            </m:r>
          </m:sup>
        </m:sSubSup>
      </m:oMath>
      <w:r w:rsidRPr="00756D2A">
        <w:rPr>
          <w:rFonts w:hint="cs"/>
        </w:rPr>
        <w:t xml:space="preserve">), </w:t>
      </w:r>
      <m:oMath>
        <m:r>
          <m:rPr>
            <m:sty m:val="p"/>
          </m:rPr>
          <w:rPr>
            <w:rFonts w:ascii="Cambria Math" w:hAnsi="Cambria Math" w:hint="cs"/>
          </w:rPr>
          <m:t>ρ</m:t>
        </m:r>
      </m:oMath>
      <w:r w:rsidRPr="00756D2A">
        <w:rPr>
          <w:rFonts w:hint="cs"/>
        </w:rPr>
        <w:t xml:space="preserve"> increases toward 1 purely as a mathematical consequence of the higher denominator variance </w:t>
      </w:r>
      <m:oMath>
        <m:sSubSup>
          <m:sSubSupPr>
            <m:ctrlPr>
              <w:rPr>
                <w:rFonts w:ascii="Cambria Math" w:hAnsi="Cambria Math" w:hint="cs"/>
                <w:lang w:eastAsia="zh-CN"/>
              </w:rPr>
            </m:ctrlPr>
          </m:sSubSupPr>
          <m:e>
            <m:r>
              <m:rPr>
                <m:sty m:val="p"/>
              </m:rPr>
              <w:rPr>
                <w:rFonts w:ascii="Cambria Math" w:hAnsi="Cambria Math" w:hint="cs"/>
              </w:rPr>
              <m:t>σ</m:t>
            </m:r>
          </m:e>
          <m:sub>
            <m:r>
              <m:rPr>
                <m:sty m:val="p"/>
              </m:rPr>
              <w:rPr>
                <w:rFonts w:ascii="Cambria Math" w:hAnsi="Cambria Math" w:hint="cs"/>
              </w:rPr>
              <m:t>x</m:t>
            </m:r>
          </m:sub>
          <m:sup>
            <m:r>
              <m:rPr>
                <m:sty m:val="p"/>
              </m:rPr>
              <w:rPr>
                <w:rFonts w:ascii="Cambria Math" w:hAnsi="Cambria Math" w:hint="cs"/>
              </w:rPr>
              <m:t>2</m:t>
            </m:r>
          </m:sup>
        </m:sSubSup>
      </m:oMath>
      <w:r w:rsidRPr="00756D2A">
        <w:rPr>
          <w:rFonts w:hint="cs"/>
        </w:rPr>
        <w:t xml:space="preserve">, even when the structural parameters </w:t>
      </w:r>
      <m:oMath>
        <m:sSub>
          <m:sSubPr>
            <m:ctrlPr>
              <w:rPr>
                <w:rFonts w:ascii="Cambria Math" w:hAnsi="Cambria Math" w:hint="cs"/>
                <w:lang w:eastAsia="zh-CN"/>
              </w:rPr>
            </m:ctrlPr>
          </m:sSubPr>
          <m:e>
            <m:r>
              <m:rPr>
                <m:sty m:val="p"/>
              </m:rPr>
              <w:rPr>
                <w:rFonts w:ascii="Cambria Math" w:hAnsi="Cambria Math" w:hint="cs"/>
              </w:rPr>
              <m:t>β</m:t>
            </m:r>
          </m:e>
          <m:sub>
            <m:r>
              <m:rPr>
                <m:sty m:val="p"/>
              </m:rPr>
              <w:rPr>
                <w:rFonts w:ascii="Cambria Math" w:hAnsi="Cambria Math" w:hint="cs"/>
              </w:rPr>
              <m:t>FR</m:t>
            </m:r>
          </m:sub>
        </m:sSub>
      </m:oMath>
      <w:r w:rsidRPr="00756D2A">
        <w:rPr>
          <w:rFonts w:hint="cs"/>
        </w:rPr>
        <w:t xml:space="preserve"> and </w:t>
      </w:r>
      <m:oMath>
        <m:sSubSup>
          <m:sSubSupPr>
            <m:ctrlPr>
              <w:rPr>
                <w:rFonts w:ascii="Cambria Math" w:hAnsi="Cambria Math" w:hint="cs"/>
                <w:lang w:eastAsia="zh-CN"/>
              </w:rPr>
            </m:ctrlPr>
          </m:sSubSupPr>
          <m:e>
            <m:r>
              <m:rPr>
                <m:sty m:val="p"/>
              </m:rPr>
              <w:rPr>
                <w:rFonts w:ascii="Cambria Math" w:hAnsi="Cambria Math" w:hint="cs"/>
              </w:rPr>
              <m:t>σ</m:t>
            </m:r>
          </m:e>
          <m:sub>
            <m:r>
              <m:rPr>
                <m:sty m:val="p"/>
              </m:rPr>
              <w:rPr>
                <w:rFonts w:ascii="Cambria Math" w:hAnsi="Cambria Math" w:hint="cs"/>
              </w:rPr>
              <m:t>ε</m:t>
            </m:r>
          </m:sub>
          <m:sup>
            <m:r>
              <m:rPr>
                <m:sty m:val="p"/>
              </m:rPr>
              <w:rPr>
                <w:rFonts w:ascii="Cambria Math" w:hAnsi="Cambria Math" w:hint="cs"/>
              </w:rPr>
              <m:t>2</m:t>
            </m:r>
          </m:sup>
        </m:sSubSup>
      </m:oMath>
      <w:r w:rsidRPr="00756D2A">
        <w:rPr>
          <w:rFonts w:hint="cs"/>
        </w:rPr>
        <w:t xml:space="preserve"> remain constant.</w:t>
      </w:r>
    </w:p>
    <w:p w14:paraId="02F87EAA" w14:textId="1A36D853" w:rsidR="000019C6" w:rsidRPr="00756D2A" w:rsidRDefault="000019C6" w:rsidP="00756D2A">
      <w:pPr>
        <w:jc w:val="both"/>
      </w:pPr>
      <w:r w:rsidRPr="00756D2A">
        <w:rPr>
          <w:rFonts w:hint="cs"/>
        </w:rPr>
        <w:t xml:space="preserve">To eliminate this conditioning bias, Forbes and </w:t>
      </w:r>
      <w:proofErr w:type="spellStart"/>
      <w:r w:rsidRPr="00756D2A">
        <w:rPr>
          <w:rFonts w:hint="cs"/>
        </w:rPr>
        <w:t>Rigobon</w:t>
      </w:r>
      <w:proofErr w:type="spellEnd"/>
      <w:r w:rsidRPr="00756D2A">
        <w:rPr>
          <w:rFonts w:hint="cs"/>
        </w:rPr>
        <w:t xml:space="preserve"> define the unconditional correlation</w:t>
      </w:r>
      <w:r w:rsidR="00596D20">
        <w:rPr>
          <w:lang w:val="vi-VN"/>
        </w:rPr>
        <w:t xml:space="preserve"> as follows</w:t>
      </w:r>
      <w:r w:rsidRPr="00756D2A">
        <w:rPr>
          <w:rFonts w:hint="cs"/>
        </w:rPr>
        <w:t>:</w:t>
      </w:r>
    </w:p>
    <w:p w14:paraId="121FF363" w14:textId="77777777" w:rsidR="000019C6" w:rsidRPr="00756D2A" w:rsidRDefault="00000000" w:rsidP="00756D2A">
      <w:pPr>
        <w:jc w:val="both"/>
      </w:pPr>
      <m:oMathPara>
        <m:oMathParaPr>
          <m:jc m:val="center"/>
        </m:oMathParaPr>
        <m:oMath>
          <m:sSup>
            <m:sSupPr>
              <m:ctrlPr>
                <w:rPr>
                  <w:rFonts w:ascii="Cambria Math" w:hAnsi="Cambria Math" w:hint="cs"/>
                  <w:lang w:eastAsia="zh-CN"/>
                </w:rPr>
              </m:ctrlPr>
            </m:sSupPr>
            <m:e>
              <m:r>
                <m:rPr>
                  <m:sty m:val="p"/>
                </m:rPr>
                <w:rPr>
                  <w:rFonts w:ascii="Cambria Math" w:hAnsi="Cambria Math" w:hint="cs"/>
                </w:rPr>
                <m:t>ρ</m:t>
              </m:r>
            </m:e>
            <m:sup>
              <m:r>
                <m:rPr>
                  <m:sty m:val="p"/>
                </m:rPr>
                <w:rPr>
                  <w:rFonts w:ascii="Cambria Math" w:hAnsi="Cambria Math" w:hint="cs"/>
                </w:rPr>
                <m:t>*</m:t>
              </m:r>
            </m:sup>
          </m:sSup>
          <m:r>
            <m:rPr>
              <m:sty m:val="p"/>
            </m:rPr>
            <w:rPr>
              <w:rFonts w:ascii="Cambria Math" w:hAnsi="Cambria Math" w:hint="cs"/>
            </w:rPr>
            <m:t>=</m:t>
          </m:r>
          <m:f>
            <m:fPr>
              <m:ctrlPr>
                <w:rPr>
                  <w:rFonts w:ascii="Cambria Math" w:hAnsi="Cambria Math" w:hint="cs"/>
                  <w:lang w:eastAsia="zh-CN"/>
                </w:rPr>
              </m:ctrlPr>
            </m:fPr>
            <m:num>
              <m:sSub>
                <m:sSubPr>
                  <m:ctrlPr>
                    <w:rPr>
                      <w:rFonts w:ascii="Cambria Math" w:hAnsi="Cambria Math" w:hint="cs"/>
                      <w:lang w:eastAsia="zh-CN"/>
                    </w:rPr>
                  </m:ctrlPr>
                </m:sSubPr>
                <m:e>
                  <m:r>
                    <m:rPr>
                      <m:sty m:val="p"/>
                    </m:rPr>
                    <w:rPr>
                      <w:rFonts w:ascii="Cambria Math" w:hAnsi="Cambria Math" w:hint="cs"/>
                    </w:rPr>
                    <m:t>ρ</m:t>
                  </m:r>
                </m:e>
                <m:sub>
                  <m:r>
                    <m:rPr>
                      <m:sty m:val="p"/>
                    </m:rPr>
                    <w:rPr>
                      <w:rFonts w:ascii="Cambria Math" w:hAnsi="Cambria Math" w:hint="cs"/>
                    </w:rPr>
                    <m:t>high</m:t>
                  </m:r>
                </m:sub>
              </m:sSub>
            </m:num>
            <m:den>
              <m:rad>
                <m:radPr>
                  <m:degHide m:val="1"/>
                  <m:ctrlPr>
                    <w:rPr>
                      <w:rFonts w:ascii="Cambria Math" w:hAnsi="Cambria Math" w:hint="cs"/>
                      <w:lang w:eastAsia="zh-CN"/>
                    </w:rPr>
                  </m:ctrlPr>
                </m:radPr>
                <m:deg/>
                <m:e>
                  <m:r>
                    <m:rPr>
                      <m:sty m:val="p"/>
                    </m:rPr>
                    <w:rPr>
                      <w:rFonts w:ascii="Cambria Math" w:hAnsi="Cambria Math" w:hint="cs"/>
                    </w:rPr>
                    <m:t>1+δ</m:t>
                  </m:r>
                  <m:d>
                    <m:dPr>
                      <m:ctrlPr>
                        <w:rPr>
                          <w:rFonts w:ascii="Cambria Math" w:hAnsi="Cambria Math" w:hint="cs"/>
                          <w:lang w:eastAsia="zh-CN"/>
                        </w:rPr>
                      </m:ctrlPr>
                    </m:dPr>
                    <m:e>
                      <m:r>
                        <m:rPr>
                          <m:sty m:val="p"/>
                        </m:rPr>
                        <w:rPr>
                          <w:rFonts w:ascii="Cambria Math" w:hAnsi="Cambria Math" w:hint="cs"/>
                        </w:rPr>
                        <m:t>1-</m:t>
                      </m:r>
                      <m:sSubSup>
                        <m:sSubSupPr>
                          <m:ctrlPr>
                            <w:rPr>
                              <w:rFonts w:ascii="Cambria Math" w:hAnsi="Cambria Math" w:hint="cs"/>
                              <w:lang w:eastAsia="zh-CN"/>
                            </w:rPr>
                          </m:ctrlPr>
                        </m:sSubSupPr>
                        <m:e>
                          <m:r>
                            <m:rPr>
                              <m:sty m:val="p"/>
                            </m:rPr>
                            <w:rPr>
                              <w:rFonts w:ascii="Cambria Math" w:hAnsi="Cambria Math" w:hint="cs"/>
                            </w:rPr>
                            <m:t>ρ</m:t>
                          </m:r>
                        </m:e>
                        <m:sub>
                          <m:r>
                            <m:rPr>
                              <m:sty m:val="p"/>
                            </m:rPr>
                            <w:rPr>
                              <w:rFonts w:ascii="Cambria Math" w:hAnsi="Cambria Math" w:hint="cs"/>
                            </w:rPr>
                            <m:t>high</m:t>
                          </m:r>
                        </m:sub>
                        <m:sup>
                          <m:r>
                            <m:rPr>
                              <m:sty m:val="p"/>
                            </m:rPr>
                            <w:rPr>
                              <w:rFonts w:ascii="Cambria Math" w:hAnsi="Cambria Math" w:hint="cs"/>
                            </w:rPr>
                            <m:t>2</m:t>
                          </m:r>
                        </m:sup>
                      </m:sSubSup>
                    </m:e>
                  </m:d>
                </m:e>
              </m:rad>
            </m:den>
          </m:f>
          <m:r>
            <m:rPr>
              <m:sty m:val="p"/>
            </m:rPr>
            <w:rPr>
              <w:rFonts w:ascii="Cambria Math" w:hAnsi="Cambria Math" w:hint="cs"/>
            </w:rPr>
            <m:t>, </m:t>
          </m:r>
          <m:r>
            <m:rPr>
              <m:nor/>
            </m:rPr>
            <w:rPr>
              <w:rFonts w:hint="cs"/>
            </w:rPr>
            <m:t xml:space="preserve">where </m:t>
          </m:r>
          <m:r>
            <m:rPr>
              <m:sty m:val="p"/>
            </m:rPr>
            <w:rPr>
              <w:rFonts w:ascii="Cambria Math" w:hAnsi="Cambria Math" w:hint="cs"/>
            </w:rPr>
            <m:t>δ=</m:t>
          </m:r>
          <m:f>
            <m:fPr>
              <m:ctrlPr>
                <w:rPr>
                  <w:rFonts w:ascii="Cambria Math" w:hAnsi="Cambria Math" w:hint="cs"/>
                  <w:lang w:eastAsia="zh-CN"/>
                </w:rPr>
              </m:ctrlPr>
            </m:fPr>
            <m:num>
              <m:sSubSup>
                <m:sSubSupPr>
                  <m:ctrlPr>
                    <w:rPr>
                      <w:rFonts w:ascii="Cambria Math" w:hAnsi="Cambria Math" w:hint="cs"/>
                      <w:lang w:eastAsia="zh-CN"/>
                    </w:rPr>
                  </m:ctrlPr>
                </m:sSubSupPr>
                <m:e>
                  <m:r>
                    <m:rPr>
                      <m:sty m:val="p"/>
                    </m:rPr>
                    <w:rPr>
                      <w:rFonts w:ascii="Cambria Math" w:hAnsi="Cambria Math" w:hint="cs"/>
                    </w:rPr>
                    <m:t>σ</m:t>
                  </m:r>
                </m:e>
                <m:sub>
                  <m:r>
                    <m:rPr>
                      <m:sty m:val="p"/>
                    </m:rPr>
                    <w:rPr>
                      <w:rFonts w:ascii="Cambria Math" w:hAnsi="Cambria Math" w:hint="cs"/>
                    </w:rPr>
                    <m:t>x,high</m:t>
                  </m:r>
                </m:sub>
                <m:sup>
                  <m:r>
                    <m:rPr>
                      <m:sty m:val="p"/>
                    </m:rPr>
                    <w:rPr>
                      <w:rFonts w:ascii="Cambria Math" w:hAnsi="Cambria Math" w:hint="cs"/>
                    </w:rPr>
                    <m:t>2</m:t>
                  </m:r>
                </m:sup>
              </m:sSubSup>
              <m:r>
                <m:rPr>
                  <m:sty m:val="p"/>
                </m:rPr>
                <w:rPr>
                  <w:rFonts w:ascii="Cambria Math" w:hAnsi="Cambria Math" w:hint="cs"/>
                </w:rPr>
                <m:t>-</m:t>
              </m:r>
              <m:sSubSup>
                <m:sSubSupPr>
                  <m:ctrlPr>
                    <w:rPr>
                      <w:rFonts w:ascii="Cambria Math" w:hAnsi="Cambria Math" w:hint="cs"/>
                      <w:lang w:eastAsia="zh-CN"/>
                    </w:rPr>
                  </m:ctrlPr>
                </m:sSubSupPr>
                <m:e>
                  <m:r>
                    <m:rPr>
                      <m:sty m:val="p"/>
                    </m:rPr>
                    <w:rPr>
                      <w:rFonts w:ascii="Cambria Math" w:hAnsi="Cambria Math" w:hint="cs"/>
                    </w:rPr>
                    <m:t>σ</m:t>
                  </m:r>
                </m:e>
                <m:sub>
                  <m:r>
                    <m:rPr>
                      <m:sty m:val="p"/>
                    </m:rPr>
                    <w:rPr>
                      <w:rFonts w:ascii="Cambria Math" w:hAnsi="Cambria Math" w:hint="cs"/>
                    </w:rPr>
                    <m:t>x,low</m:t>
                  </m:r>
                </m:sub>
                <m:sup>
                  <m:r>
                    <m:rPr>
                      <m:sty m:val="p"/>
                    </m:rPr>
                    <w:rPr>
                      <w:rFonts w:ascii="Cambria Math" w:hAnsi="Cambria Math" w:hint="cs"/>
                    </w:rPr>
                    <m:t>2</m:t>
                  </m:r>
                </m:sup>
              </m:sSubSup>
            </m:num>
            <m:den>
              <m:sSubSup>
                <m:sSubSupPr>
                  <m:ctrlPr>
                    <w:rPr>
                      <w:rFonts w:ascii="Cambria Math" w:hAnsi="Cambria Math" w:hint="cs"/>
                      <w:lang w:eastAsia="zh-CN"/>
                    </w:rPr>
                  </m:ctrlPr>
                </m:sSubSupPr>
                <m:e>
                  <m:r>
                    <m:rPr>
                      <m:sty m:val="p"/>
                    </m:rPr>
                    <w:rPr>
                      <w:rFonts w:ascii="Cambria Math" w:hAnsi="Cambria Math" w:hint="cs"/>
                    </w:rPr>
                    <m:t>σ</m:t>
                  </m:r>
                </m:e>
                <m:sub>
                  <m:r>
                    <m:rPr>
                      <m:sty m:val="p"/>
                    </m:rPr>
                    <w:rPr>
                      <w:rFonts w:ascii="Cambria Math" w:hAnsi="Cambria Math" w:hint="cs"/>
                    </w:rPr>
                    <m:t>x,low</m:t>
                  </m:r>
                </m:sub>
                <m:sup>
                  <m:r>
                    <m:rPr>
                      <m:sty m:val="p"/>
                    </m:rPr>
                    <w:rPr>
                      <w:rFonts w:ascii="Cambria Math" w:hAnsi="Cambria Math" w:hint="cs"/>
                    </w:rPr>
                    <m:t>2</m:t>
                  </m:r>
                </m:sup>
              </m:sSubSup>
            </m:den>
          </m:f>
          <m:r>
            <m:rPr>
              <m:sty m:val="p"/>
            </m:rPr>
            <w:rPr>
              <w:rFonts w:ascii="Cambria Math" w:hAnsi="Cambria Math" w:hint="cs"/>
            </w:rPr>
            <m:t>.</m:t>
          </m:r>
        </m:oMath>
      </m:oMathPara>
    </w:p>
    <w:p w14:paraId="6EC8D636" w14:textId="51170F41" w:rsidR="000019C6" w:rsidRPr="00756D2A" w:rsidRDefault="000019C6" w:rsidP="00756D2A">
      <w:pPr>
        <w:jc w:val="both"/>
      </w:pPr>
      <w:r w:rsidRPr="00756D2A">
        <w:rPr>
          <w:rFonts w:hint="cs"/>
        </w:rPr>
        <w:t xml:space="preserve">Forbes and </w:t>
      </w:r>
      <w:proofErr w:type="spellStart"/>
      <w:r w:rsidRPr="00756D2A">
        <w:rPr>
          <w:rFonts w:hint="cs"/>
        </w:rPr>
        <w:t>Rigobon’s</w:t>
      </w:r>
      <w:proofErr w:type="spellEnd"/>
      <w:r w:rsidRPr="00756D2A">
        <w:rPr>
          <w:rFonts w:hint="cs"/>
        </w:rPr>
        <w:t xml:space="preserve"> identifying assumptions require that the conditioning benchmark </w:t>
      </w:r>
      <m:oMath>
        <m:sSub>
          <m:sSubPr>
            <m:ctrlPr>
              <w:rPr>
                <w:rFonts w:ascii="Cambria Math" w:hAnsi="Cambria Math" w:hint="cs"/>
                <w:lang w:eastAsia="zh-CN"/>
              </w:rPr>
            </m:ctrlPr>
          </m:sSubPr>
          <m:e>
            <m:r>
              <m:rPr>
                <m:sty m:val="p"/>
              </m:rPr>
              <w:rPr>
                <w:rFonts w:ascii="Cambria Math" w:hAnsi="Cambria Math" w:hint="cs"/>
              </w:rPr>
              <m:t>x</m:t>
            </m:r>
          </m:e>
          <m:sub>
            <m:r>
              <m:rPr>
                <m:sty m:val="p"/>
              </m:rPr>
              <w:rPr>
                <w:rFonts w:ascii="Cambria Math" w:hAnsi="Cambria Math" w:hint="cs"/>
              </w:rPr>
              <m:t>t</m:t>
            </m:r>
          </m:sub>
        </m:sSub>
      </m:oMath>
      <w:r w:rsidRPr="00756D2A">
        <w:rPr>
          <w:rFonts w:hint="cs"/>
        </w:rPr>
        <w:t xml:space="preserve"> is strictly exogenous and that there is no contemporaneous feedback from the dependent series </w:t>
      </w:r>
      <m:oMath>
        <m:sSub>
          <m:sSubPr>
            <m:ctrlPr>
              <w:rPr>
                <w:rFonts w:ascii="Cambria Math" w:hAnsi="Cambria Math" w:hint="cs"/>
                <w:lang w:eastAsia="zh-CN"/>
              </w:rPr>
            </m:ctrlPr>
          </m:sSubPr>
          <m:e>
            <m:r>
              <m:rPr>
                <m:sty m:val="p"/>
              </m:rPr>
              <w:rPr>
                <w:rFonts w:ascii="Cambria Math" w:hAnsi="Cambria Math" w:hint="cs"/>
              </w:rPr>
              <m:t>y</m:t>
            </m:r>
          </m:e>
          <m:sub>
            <m:r>
              <m:rPr>
                <m:sty m:val="p"/>
              </m:rPr>
              <w:rPr>
                <w:rFonts w:ascii="Cambria Math" w:hAnsi="Cambria Math" w:hint="cs"/>
              </w:rPr>
              <m:t>t</m:t>
            </m:r>
          </m:sub>
        </m:sSub>
      </m:oMath>
      <w:r w:rsidRPr="00756D2A">
        <w:rPr>
          <w:rFonts w:hint="cs"/>
        </w:rPr>
        <w:t xml:space="preserve"> to </w:t>
      </w:r>
      <m:oMath>
        <m:sSub>
          <m:sSubPr>
            <m:ctrlPr>
              <w:rPr>
                <w:rFonts w:ascii="Cambria Math" w:hAnsi="Cambria Math" w:hint="cs"/>
                <w:lang w:eastAsia="zh-CN"/>
              </w:rPr>
            </m:ctrlPr>
          </m:sSubPr>
          <m:e>
            <m:r>
              <m:rPr>
                <m:sty m:val="p"/>
              </m:rPr>
              <w:rPr>
                <w:rFonts w:ascii="Cambria Math" w:hAnsi="Cambria Math" w:hint="cs"/>
              </w:rPr>
              <m:t>x</m:t>
            </m:r>
          </m:e>
          <m:sub>
            <m:r>
              <m:rPr>
                <m:sty m:val="p"/>
              </m:rPr>
              <w:rPr>
                <w:rFonts w:ascii="Cambria Math" w:hAnsi="Cambria Math" w:hint="cs"/>
              </w:rPr>
              <m:t>t</m:t>
            </m:r>
          </m:sub>
        </m:sSub>
      </m:oMath>
      <w:r w:rsidRPr="00756D2A">
        <w:rPr>
          <w:rFonts w:hint="cs"/>
        </w:rPr>
        <w:t>. This identification condition holds for disjoint index pairs (</w:t>
      </w:r>
      <m:oMath>
        <m:sSub>
          <m:sSubPr>
            <m:ctrlPr>
              <w:rPr>
                <w:rFonts w:ascii="Cambria Math" w:hAnsi="Cambria Math" w:hint="cs"/>
                <w:lang w:eastAsia="zh-CN"/>
              </w:rPr>
            </m:ctrlPr>
          </m:sSubPr>
          <m:e>
            <m:r>
              <m:rPr>
                <m:sty m:val="p"/>
              </m:rPr>
              <w:rPr>
                <w:rFonts w:ascii="Cambria Math" w:hAnsi="Cambria Math" w:hint="cs"/>
              </w:rPr>
              <m:t>P</m:t>
            </m:r>
          </m:e>
          <m:sub>
            <m:r>
              <m:rPr>
                <m:sty m:val="p"/>
              </m:rPr>
              <w:rPr>
                <w:rFonts w:ascii="Cambria Math" w:hAnsi="Cambria Math" w:hint="cs"/>
              </w:rPr>
              <m:t>cap</m:t>
            </m:r>
          </m:sub>
        </m:sSub>
      </m:oMath>
      <w:r w:rsidRPr="00756D2A">
        <w:rPr>
          <w:rFonts w:hint="cs"/>
        </w:rPr>
        <w:t xml:space="preserve">–VN30 and VN70–VN30), where large-cap returns serve as an exogenous market benchmark and mid-caps do not exert mechanical feedback on large-caps. Conversely, for nested index pairs (VN30–VN100, VN30–VNINDEX, VN100–VNINDEX), the exogeneity assumption is violated by construction because VN30 constitutes over two-thirds of VN100 capitalization. Applying conditioning formulas to overlapping indices introduces an endogenous feedback loop that renders </w:t>
      </w:r>
      <w:r w:rsidR="001F0A92">
        <w:t>the</w:t>
      </w:r>
      <w:r w:rsidR="001F0A92">
        <w:rPr>
          <w:lang w:val="vi-VN"/>
        </w:rPr>
        <w:t xml:space="preserve"> econometrically unidentified unconditional correlation paraments</w:t>
      </w:r>
      <w:r w:rsidRPr="00756D2A">
        <w:rPr>
          <w:rFonts w:hint="cs"/>
        </w:rPr>
        <w:t>. Consequently, we restrict formal econometric hypothesis tests of structural correlation breakdown (</w:t>
      </w:r>
      <m:oMath>
        <m:sSub>
          <m:sSubPr>
            <m:ctrlPr>
              <w:rPr>
                <w:rFonts w:ascii="Cambria Math" w:hAnsi="Cambria Math" w:hint="cs"/>
                <w:lang w:eastAsia="zh-CN"/>
              </w:rPr>
            </m:ctrlPr>
          </m:sSubPr>
          <m:e>
            <m:r>
              <m:rPr>
                <m:sty m:val="p"/>
              </m:rPr>
              <w:rPr>
                <w:rFonts w:ascii="Cambria Math" w:hAnsi="Cambria Math" w:hint="cs"/>
              </w:rPr>
              <m:t>H</m:t>
            </m:r>
          </m:e>
          <m:sub>
            <m:r>
              <m:rPr>
                <m:sty m:val="p"/>
              </m:rPr>
              <w:rPr>
                <w:rFonts w:ascii="Cambria Math" w:hAnsi="Cambria Math" w:hint="cs"/>
              </w:rPr>
              <m:t>0</m:t>
            </m:r>
          </m:sub>
        </m:sSub>
        <m:r>
          <m:rPr>
            <m:sty m:val="p"/>
          </m:rPr>
          <w:rPr>
            <w:rFonts w:ascii="Cambria Math" w:hAnsi="Cambria Math" w:hint="cs"/>
          </w:rPr>
          <m:t>:</m:t>
        </m:r>
        <m:sSup>
          <m:sSupPr>
            <m:ctrlPr>
              <w:rPr>
                <w:rFonts w:ascii="Cambria Math" w:hAnsi="Cambria Math" w:hint="cs"/>
                <w:lang w:eastAsia="zh-CN"/>
              </w:rPr>
            </m:ctrlPr>
          </m:sSupPr>
          <m:e>
            <m:r>
              <m:rPr>
                <m:sty m:val="p"/>
              </m:rPr>
              <w:rPr>
                <w:rFonts w:ascii="Cambria Math" w:hAnsi="Cambria Math" w:hint="cs"/>
              </w:rPr>
              <m:t>ρ</m:t>
            </m:r>
          </m:e>
          <m:sup>
            <m:r>
              <m:rPr>
                <m:sty m:val="p"/>
              </m:rPr>
              <w:rPr>
                <w:rFonts w:ascii="Cambria Math" w:hAnsi="Cambria Math" w:hint="cs"/>
              </w:rPr>
              <m:t>*</m:t>
            </m:r>
          </m:sup>
        </m:sSup>
        <m:r>
          <m:rPr>
            <m:sty m:val="p"/>
          </m:rPr>
          <w:rPr>
            <w:rFonts w:ascii="Cambria Math" w:hAnsi="Cambria Math" w:hint="cs"/>
          </w:rPr>
          <m:t>≤</m:t>
        </m:r>
        <m:sSub>
          <m:sSubPr>
            <m:ctrlPr>
              <w:rPr>
                <w:rFonts w:ascii="Cambria Math" w:hAnsi="Cambria Math" w:hint="cs"/>
                <w:lang w:eastAsia="zh-CN"/>
              </w:rPr>
            </m:ctrlPr>
          </m:sSubPr>
          <m:e>
            <m:r>
              <m:rPr>
                <m:sty m:val="p"/>
              </m:rPr>
              <w:rPr>
                <w:rFonts w:ascii="Cambria Math" w:hAnsi="Cambria Math" w:hint="cs"/>
              </w:rPr>
              <m:t>ρ</m:t>
            </m:r>
          </m:e>
          <m:sub>
            <m:r>
              <m:rPr>
                <m:sty m:val="p"/>
              </m:rPr>
              <w:rPr>
                <w:rFonts w:ascii="Cambria Math" w:hAnsi="Cambria Math" w:hint="cs"/>
              </w:rPr>
              <m:t>low</m:t>
            </m:r>
          </m:sub>
        </m:sSub>
      </m:oMath>
      <w:r w:rsidRPr="00756D2A">
        <w:rPr>
          <w:rFonts w:hint="cs"/>
        </w:rPr>
        <w:t>) strictly to the econometrically identified disjoint pairs (</w:t>
      </w:r>
      <m:oMath>
        <m:sSub>
          <m:sSubPr>
            <m:ctrlPr>
              <w:rPr>
                <w:rFonts w:ascii="Cambria Math" w:hAnsi="Cambria Math" w:hint="cs"/>
                <w:lang w:eastAsia="zh-CN"/>
              </w:rPr>
            </m:ctrlPr>
          </m:sSubPr>
          <m:e>
            <m:r>
              <m:rPr>
                <m:sty m:val="p"/>
              </m:rPr>
              <w:rPr>
                <w:rFonts w:ascii="Cambria Math" w:hAnsi="Cambria Math" w:hint="cs"/>
              </w:rPr>
              <m:t>P</m:t>
            </m:r>
          </m:e>
          <m:sub>
            <m:r>
              <m:rPr>
                <m:sty m:val="p"/>
              </m:rPr>
              <w:rPr>
                <w:rFonts w:ascii="Cambria Math" w:hAnsi="Cambria Math" w:hint="cs"/>
              </w:rPr>
              <m:t>cap</m:t>
            </m:r>
          </m:sub>
        </m:sSub>
      </m:oMath>
      <w:r w:rsidRPr="00756D2A">
        <w:rPr>
          <w:rFonts w:hint="cs"/>
        </w:rPr>
        <w:t>–VN30 and VN70–VN30).</w:t>
      </w:r>
    </w:p>
    <w:p w14:paraId="29CEBDC5" w14:textId="093FC2FE" w:rsidR="000019C6" w:rsidRPr="00756D2A" w:rsidRDefault="00EE4F44" w:rsidP="00756D2A">
      <w:pPr>
        <w:jc w:val="both"/>
      </w:pPr>
      <w:ins w:id="70" w:author="Ha Hong Hanh" w:date="2026-09-24T18:00:00Z">
        <w:r w:rsidRPr="00EE4F44">
          <w:t>The identification boundary of the Forbes–</w:t>
        </w:r>
        <w:proofErr w:type="spellStart"/>
        <w:r w:rsidRPr="00EE4F44">
          <w:t>Rigobon</w:t>
        </w:r>
        <w:proofErr w:type="spellEnd"/>
        <w:r w:rsidRPr="00EE4F44">
          <w:t xml:space="preserve"> framework during acute market stress is explicitly recognized; specifically, severe market downturns on the HOSE often precipitate widespread retail margin calls, driving synchronized liquidations across both large-cap and mid-cap </w:t>
        </w:r>
        <w:proofErr w:type="spellStart"/>
        <w:r w:rsidRPr="00EE4F44">
          <w:t>equities</w:t>
        </w:r>
      </w:ins>
      <w:del w:id="71" w:author="Ha Hong Hanh" w:date="2026-09-24T18:00:00Z" w16du:dateUtc="2026-09-24T11:00:00Z">
        <w:r w:rsidR="000019C6" w:rsidRPr="00756D2A" w:rsidDel="00EE4F44">
          <w:rPr>
            <w:rFonts w:hint="cs"/>
          </w:rPr>
          <w:delText xml:space="preserve">We formally acknowledge </w:delText>
        </w:r>
        <w:r w:rsidR="00550E91" w:rsidDel="00EE4F44">
          <w:delText>the</w:delText>
        </w:r>
        <w:r w:rsidR="000019C6" w:rsidRPr="00756D2A" w:rsidDel="00EE4F44">
          <w:rPr>
            <w:rFonts w:hint="cs"/>
          </w:rPr>
          <w:delText xml:space="preserve"> identification boundary of the Forbes–Rigobon framework during acute market crises: during pronounced market downturns on </w:delText>
        </w:r>
        <w:r w:rsidR="000C2BBA" w:rsidDel="00EE4F44">
          <w:delText>the</w:delText>
        </w:r>
        <w:r w:rsidR="000C2BBA" w:rsidDel="00EE4F44">
          <w:rPr>
            <w:lang w:val="vi-VN"/>
          </w:rPr>
          <w:delText xml:space="preserve"> </w:delText>
        </w:r>
        <w:r w:rsidR="000019C6" w:rsidRPr="00756D2A" w:rsidDel="00EE4F44">
          <w:rPr>
            <w:rFonts w:hint="cs"/>
          </w:rPr>
          <w:delText xml:space="preserve">HOSE, widespread retail margin call liquidations across brokerage houses can trigger synchronized selling across both large-caps and mid-caps simultaneously. </w:delText>
        </w:r>
      </w:del>
      <w:r w:rsidR="000019C6" w:rsidRPr="00756D2A">
        <w:rPr>
          <w:rFonts w:hint="cs"/>
        </w:rPr>
        <w:t>This</w:t>
      </w:r>
      <w:proofErr w:type="spellEnd"/>
      <w:r w:rsidR="000019C6" w:rsidRPr="00756D2A">
        <w:rPr>
          <w:rFonts w:hint="cs"/>
        </w:rPr>
        <w:t xml:space="preserve"> systemic liquidity contraction creates bidirectional selling pressure, partially weakening the strict exogeneity condition of large-caps (</w:t>
      </w:r>
      <w:proofErr w:type="spellStart"/>
      <m:oMath>
        <m:r>
          <m:rPr>
            <m:nor/>
          </m:rPr>
          <w:rPr>
            <w:rFonts w:hint="cs"/>
          </w:rPr>
          <m:t>Cov</m:t>
        </m:r>
        <w:proofErr w:type="spellEnd"/>
        <m:r>
          <m:rPr>
            <m:sty m:val="p"/>
          </m:rPr>
          <w:rPr>
            <w:rFonts w:ascii="Cambria Math" w:hAnsi="Cambria Math" w:hint="cs"/>
          </w:rPr>
          <m:t>(</m:t>
        </m:r>
        <m:sSub>
          <m:sSubPr>
            <m:ctrlPr>
              <w:rPr>
                <w:rFonts w:ascii="Cambria Math" w:hAnsi="Cambria Math" w:hint="cs"/>
                <w:lang w:eastAsia="zh-CN"/>
              </w:rPr>
            </m:ctrlPr>
          </m:sSubPr>
          <m:e>
            <m:r>
              <m:rPr>
                <m:sty m:val="p"/>
              </m:rPr>
              <w:rPr>
                <w:rFonts w:ascii="Cambria Math" w:hAnsi="Cambria Math" w:hint="cs"/>
              </w:rPr>
              <m:t>ε</m:t>
            </m:r>
          </m:e>
          <m:sub>
            <m:r>
              <m:rPr>
                <m:sty m:val="p"/>
              </m:rPr>
              <w:rPr>
                <w:rFonts w:ascii="Cambria Math" w:hAnsi="Cambria Math" w:hint="cs"/>
              </w:rPr>
              <m:t>t</m:t>
            </m:r>
          </m:sub>
        </m:sSub>
        <m:r>
          <m:rPr>
            <m:sty m:val="p"/>
          </m:rPr>
          <w:rPr>
            <w:rFonts w:ascii="Cambria Math" w:hAnsi="Cambria Math" w:hint="cs"/>
          </w:rPr>
          <m:t>,</m:t>
        </m:r>
        <m:sSub>
          <m:sSubPr>
            <m:ctrlPr>
              <w:rPr>
                <w:rFonts w:ascii="Cambria Math" w:hAnsi="Cambria Math" w:hint="cs"/>
                <w:lang w:eastAsia="zh-CN"/>
              </w:rPr>
            </m:ctrlPr>
          </m:sSubPr>
          <m:e>
            <m:r>
              <m:rPr>
                <m:sty m:val="p"/>
              </m:rPr>
              <w:rPr>
                <w:rFonts w:ascii="Cambria Math" w:hAnsi="Cambria Math" w:hint="cs"/>
              </w:rPr>
              <m:t>x</m:t>
            </m:r>
          </m:e>
          <m:sub>
            <m:r>
              <m:rPr>
                <m:sty m:val="p"/>
              </m:rPr>
              <w:rPr>
                <w:rFonts w:ascii="Cambria Math" w:hAnsi="Cambria Math" w:hint="cs"/>
              </w:rPr>
              <m:t>t</m:t>
            </m:r>
          </m:sub>
        </m:sSub>
        <m:r>
          <m:rPr>
            <m:sty m:val="p"/>
          </m:rPr>
          <w:rPr>
            <w:rFonts w:ascii="Cambria Math" w:hAnsi="Cambria Math" w:hint="cs"/>
          </w:rPr>
          <m:t>)=0</m:t>
        </m:r>
      </m:oMath>
      <w:r w:rsidR="000019C6" w:rsidRPr="00756D2A">
        <w:rPr>
          <w:rFonts w:hint="cs"/>
        </w:rPr>
        <w:t xml:space="preserve">). Consequently, the estimated unconditional correlation </w:t>
      </w:r>
      <m:oMath>
        <m:sSup>
          <m:sSupPr>
            <m:ctrlPr>
              <w:rPr>
                <w:rFonts w:ascii="Cambria Math" w:hAnsi="Cambria Math" w:hint="cs"/>
                <w:lang w:eastAsia="zh-CN"/>
              </w:rPr>
            </m:ctrlPr>
          </m:sSupPr>
          <m:e>
            <m:r>
              <m:rPr>
                <m:sty m:val="p"/>
              </m:rPr>
              <w:rPr>
                <w:rFonts w:ascii="Cambria Math" w:hAnsi="Cambria Math" w:hint="cs"/>
              </w:rPr>
              <m:t>ρ</m:t>
            </m:r>
          </m:e>
          <m:sup>
            <m:r>
              <m:rPr>
                <m:sty m:val="p"/>
              </m:rPr>
              <w:rPr>
                <w:rFonts w:ascii="Cambria Math" w:hAnsi="Cambria Math" w:hint="cs"/>
              </w:rPr>
              <m:t>*</m:t>
            </m:r>
          </m:sup>
        </m:sSup>
      </m:oMath>
      <w:r w:rsidR="000019C6" w:rsidRPr="00756D2A">
        <w:rPr>
          <w:rFonts w:hint="cs"/>
        </w:rPr>
        <w:t xml:space="preserve"> should be interpreted as reflecting cross-tier dependence under liquidity-constrained market stress, rather than purely unidirectional shock transmission from large-caps to mid-caps.</w:t>
      </w:r>
    </w:p>
    <w:p w14:paraId="45E02960" w14:textId="77777777" w:rsidR="00EE4F44" w:rsidRDefault="000019C6" w:rsidP="00756D2A">
      <w:pPr>
        <w:jc w:val="both"/>
        <w:rPr>
          <w:ins w:id="72" w:author="Ha Hong Hanh" w:date="2026-09-24T18:05:00Z" w16du:dateUtc="2026-09-24T11:05:00Z"/>
        </w:rPr>
      </w:pPr>
      <w:del w:id="73" w:author="Ha Hong Hanh" w:date="2026-09-24T18:01:00Z" w16du:dateUtc="2026-09-24T11:01:00Z">
        <w:r w:rsidRPr="00756D2A" w:rsidDel="00EE4F44">
          <w:rPr>
            <w:rFonts w:hint="cs"/>
          </w:rPr>
          <w:delText>We evaluate t</w:delText>
        </w:r>
      </w:del>
      <w:ins w:id="74" w:author="Ha Hong Hanh" w:date="2026-09-24T18:01:00Z" w16du:dateUtc="2026-09-24T11:01:00Z">
        <w:r w:rsidR="00EE4F44">
          <w:t>T</w:t>
        </w:r>
      </w:ins>
      <w:r w:rsidRPr="00756D2A">
        <w:rPr>
          <w:rFonts w:hint="cs"/>
        </w:rPr>
        <w:t>he formal hypothesis test</w:t>
      </w:r>
      <w:ins w:id="75" w:author="Ha Hong Hanh" w:date="2026-09-24T18:04:00Z" w16du:dateUtc="2026-09-24T11:04:00Z">
        <w:r w:rsidR="00EE4F44">
          <w:t xml:space="preserve"> is evaluated as follows:</w:t>
        </w:r>
      </w:ins>
    </w:p>
    <w:p w14:paraId="7B52F479" w14:textId="539CEA95" w:rsidR="000019C6" w:rsidRPr="00756D2A" w:rsidRDefault="000019C6" w:rsidP="00756D2A">
      <w:pPr>
        <w:jc w:val="both"/>
      </w:pPr>
      <w:r w:rsidRPr="00756D2A">
        <w:rPr>
          <w:rFonts w:hint="cs"/>
        </w:rPr>
        <w:t xml:space="preserve"> </w:t>
      </w:r>
      <m:oMath>
        <m:sSub>
          <m:sSubPr>
            <m:ctrlPr>
              <w:rPr>
                <w:rFonts w:ascii="Cambria Math" w:hAnsi="Cambria Math" w:hint="cs"/>
                <w:lang w:eastAsia="zh-CN"/>
              </w:rPr>
            </m:ctrlPr>
          </m:sSubPr>
          <m:e>
            <m:r>
              <m:rPr>
                <m:sty m:val="p"/>
              </m:rPr>
              <w:rPr>
                <w:rFonts w:ascii="Cambria Math" w:hAnsi="Cambria Math" w:hint="cs"/>
              </w:rPr>
              <m:t>H</m:t>
            </m:r>
          </m:e>
          <m:sub>
            <m:r>
              <m:rPr>
                <m:sty m:val="p"/>
              </m:rPr>
              <w:rPr>
                <w:rFonts w:ascii="Cambria Math" w:hAnsi="Cambria Math" w:hint="cs"/>
              </w:rPr>
              <m:t>0</m:t>
            </m:r>
            <m:r>
              <w:ins w:id="76" w:author="Ha Hong Hanh" w:date="2026-09-24T18:04:00Z" w16du:dateUtc="2026-09-24T11:04:00Z">
                <m:rPr>
                  <m:sty m:val="p"/>
                </m:rPr>
                <w:rPr>
                  <w:rFonts w:ascii="Cambria Math" w:hAnsi="Cambria Math"/>
                </w:rPr>
                <m:t xml:space="preserve"> </m:t>
              </w:ins>
            </m:r>
          </m:sub>
        </m:sSub>
        <m:r>
          <m:rPr>
            <m:sty m:val="p"/>
          </m:rPr>
          <w:rPr>
            <w:rFonts w:ascii="Cambria Math" w:hAnsi="Cambria Math" w:hint="cs"/>
          </w:rPr>
          <m:t>:</m:t>
        </m:r>
        <m:sSup>
          <m:sSupPr>
            <m:ctrlPr>
              <w:rPr>
                <w:rFonts w:ascii="Cambria Math" w:hAnsi="Cambria Math" w:hint="cs"/>
                <w:lang w:eastAsia="zh-CN"/>
              </w:rPr>
            </m:ctrlPr>
          </m:sSupPr>
          <m:e>
            <m:r>
              <m:rPr>
                <m:sty m:val="p"/>
              </m:rPr>
              <w:rPr>
                <w:rFonts w:ascii="Cambria Math" w:hAnsi="Cambria Math" w:hint="cs"/>
              </w:rPr>
              <m:t>ρ</m:t>
            </m:r>
          </m:e>
          <m:sup>
            <m:r>
              <m:rPr>
                <m:sty m:val="p"/>
              </m:rPr>
              <w:rPr>
                <w:rFonts w:ascii="Cambria Math" w:hAnsi="Cambria Math" w:hint="cs"/>
              </w:rPr>
              <m:t>*</m:t>
            </m:r>
          </m:sup>
        </m:sSup>
        <m:r>
          <m:rPr>
            <m:sty m:val="p"/>
          </m:rPr>
          <w:rPr>
            <w:rFonts w:ascii="Cambria Math" w:hAnsi="Cambria Math" w:hint="cs"/>
          </w:rPr>
          <m:t>≤</m:t>
        </m:r>
        <m:sSub>
          <m:sSubPr>
            <m:ctrlPr>
              <w:rPr>
                <w:rFonts w:ascii="Cambria Math" w:hAnsi="Cambria Math" w:hint="cs"/>
                <w:lang w:eastAsia="zh-CN"/>
              </w:rPr>
            </m:ctrlPr>
          </m:sSubPr>
          <m:e>
            <m:r>
              <m:rPr>
                <m:sty m:val="p"/>
              </m:rPr>
              <w:rPr>
                <w:rFonts w:ascii="Cambria Math" w:hAnsi="Cambria Math" w:hint="cs"/>
              </w:rPr>
              <m:t>ρ</m:t>
            </m:r>
          </m:e>
          <m:sub>
            <m:r>
              <m:rPr>
                <m:sty m:val="p"/>
              </m:rPr>
              <w:rPr>
                <w:rFonts w:ascii="Cambria Math" w:hAnsi="Cambria Math" w:hint="cs"/>
              </w:rPr>
              <m:t>low</m:t>
            </m:r>
          </m:sub>
        </m:sSub>
      </m:oMath>
      <w:r w:rsidRPr="00756D2A">
        <w:rPr>
          <w:rFonts w:hint="cs"/>
        </w:rPr>
        <w:t xml:space="preserve"> versus </w:t>
      </w:r>
      <m:oMath>
        <m:sSub>
          <m:sSubPr>
            <m:ctrlPr>
              <w:rPr>
                <w:rFonts w:ascii="Cambria Math" w:hAnsi="Cambria Math" w:hint="cs"/>
                <w:lang w:eastAsia="zh-CN"/>
              </w:rPr>
            </m:ctrlPr>
          </m:sSubPr>
          <m:e>
            <m:r>
              <m:rPr>
                <m:sty m:val="p"/>
              </m:rPr>
              <w:rPr>
                <w:rFonts w:ascii="Cambria Math" w:hAnsi="Cambria Math" w:hint="cs"/>
              </w:rPr>
              <m:t>H</m:t>
            </m:r>
          </m:e>
          <m:sub>
            <m:r>
              <m:rPr>
                <m:sty m:val="p"/>
              </m:rPr>
              <w:rPr>
                <w:rFonts w:ascii="Cambria Math" w:hAnsi="Cambria Math" w:hint="cs"/>
              </w:rPr>
              <m:t>1</m:t>
            </m:r>
          </m:sub>
        </m:sSub>
        <m:r>
          <m:rPr>
            <m:sty m:val="p"/>
          </m:rPr>
          <w:rPr>
            <w:rFonts w:ascii="Cambria Math" w:hAnsi="Cambria Math" w:hint="cs"/>
          </w:rPr>
          <m:t>:</m:t>
        </m:r>
        <m:sSup>
          <m:sSupPr>
            <m:ctrlPr>
              <w:rPr>
                <w:rFonts w:ascii="Cambria Math" w:hAnsi="Cambria Math" w:hint="cs"/>
                <w:lang w:eastAsia="zh-CN"/>
              </w:rPr>
            </m:ctrlPr>
          </m:sSupPr>
          <m:e>
            <m:r>
              <m:rPr>
                <m:sty m:val="p"/>
              </m:rPr>
              <w:rPr>
                <w:rFonts w:ascii="Cambria Math" w:hAnsi="Cambria Math" w:hint="cs"/>
              </w:rPr>
              <m:t>ρ</m:t>
            </m:r>
          </m:e>
          <m:sup>
            <m:r>
              <m:rPr>
                <m:sty m:val="p"/>
              </m:rPr>
              <w:rPr>
                <w:rFonts w:ascii="Cambria Math" w:hAnsi="Cambria Math" w:hint="cs"/>
              </w:rPr>
              <m:t>*</m:t>
            </m:r>
          </m:sup>
        </m:sSup>
        <m:r>
          <m:rPr>
            <m:sty m:val="p"/>
          </m:rPr>
          <w:rPr>
            <w:rFonts w:ascii="Cambria Math" w:hAnsi="Cambria Math" w:hint="cs"/>
          </w:rPr>
          <m:t>&gt;</m:t>
        </m:r>
        <m:sSub>
          <m:sSubPr>
            <m:ctrlPr>
              <w:rPr>
                <w:rFonts w:ascii="Cambria Math" w:hAnsi="Cambria Math" w:hint="cs"/>
                <w:lang w:eastAsia="zh-CN"/>
              </w:rPr>
            </m:ctrlPr>
          </m:sSubPr>
          <m:e>
            <m:r>
              <m:rPr>
                <m:sty m:val="p"/>
              </m:rPr>
              <w:rPr>
                <w:rFonts w:ascii="Cambria Math" w:hAnsi="Cambria Math" w:hint="cs"/>
              </w:rPr>
              <m:t>ρ</m:t>
            </m:r>
          </m:e>
          <m:sub>
            <m:r>
              <m:rPr>
                <m:sty m:val="p"/>
              </m:rPr>
              <w:rPr>
                <w:rFonts w:ascii="Cambria Math" w:hAnsi="Cambria Math" w:hint="cs"/>
              </w:rPr>
              <m:t>low</m:t>
            </m:r>
          </m:sub>
        </m:sSub>
      </m:oMath>
      <w:r w:rsidRPr="00756D2A">
        <w:rPr>
          <w:rFonts w:hint="cs"/>
        </w:rPr>
        <w:t xml:space="preserve"> using the two-sample asymptotic standard error:</w:t>
      </w:r>
    </w:p>
    <w:p w14:paraId="3879B1DB" w14:textId="77777777" w:rsidR="000019C6" w:rsidRPr="00756D2A" w:rsidRDefault="000019C6" w:rsidP="00756D2A">
      <w:pPr>
        <w:jc w:val="both"/>
      </w:pPr>
      <m:oMathPara>
        <m:oMathParaPr>
          <m:jc m:val="center"/>
        </m:oMathParaPr>
        <m:oMath>
          <m:r>
            <m:rPr>
              <m:nor/>
            </m:rPr>
            <w:rPr>
              <w:rFonts w:hint="cs"/>
            </w:rPr>
            <m:t>SE</m:t>
          </m:r>
          <m:r>
            <m:rPr>
              <m:sty m:val="p"/>
            </m:rPr>
            <w:rPr>
              <w:rFonts w:ascii="Cambria Math" w:hAnsi="Cambria Math" w:hint="cs"/>
            </w:rPr>
            <m:t>(</m:t>
          </m:r>
          <m:sSup>
            <m:sSupPr>
              <m:ctrlPr>
                <w:rPr>
                  <w:rFonts w:ascii="Cambria Math" w:hAnsi="Cambria Math" w:hint="cs"/>
                  <w:lang w:eastAsia="zh-CN"/>
                </w:rPr>
              </m:ctrlPr>
            </m:sSupPr>
            <m:e>
              <m:r>
                <m:rPr>
                  <m:sty m:val="p"/>
                </m:rPr>
                <w:rPr>
                  <w:rFonts w:ascii="Cambria Math" w:hAnsi="Cambria Math" w:hint="cs"/>
                </w:rPr>
                <m:t>ρ</m:t>
              </m:r>
            </m:e>
            <m:sup>
              <m:r>
                <m:rPr>
                  <m:sty m:val="p"/>
                </m:rPr>
                <w:rPr>
                  <w:rFonts w:ascii="Cambria Math" w:hAnsi="Cambria Math" w:hint="cs"/>
                </w:rPr>
                <m:t>*</m:t>
              </m:r>
            </m:sup>
          </m:sSup>
          <m:r>
            <m:rPr>
              <m:sty m:val="p"/>
            </m:rPr>
            <w:rPr>
              <w:rFonts w:ascii="Cambria Math" w:hAnsi="Cambria Math" w:hint="cs"/>
            </w:rPr>
            <m:t>-</m:t>
          </m:r>
          <m:sSub>
            <m:sSubPr>
              <m:ctrlPr>
                <w:rPr>
                  <w:rFonts w:ascii="Cambria Math" w:hAnsi="Cambria Math" w:hint="cs"/>
                  <w:lang w:eastAsia="zh-CN"/>
                </w:rPr>
              </m:ctrlPr>
            </m:sSubPr>
            <m:e>
              <m:r>
                <m:rPr>
                  <m:sty m:val="p"/>
                </m:rPr>
                <w:rPr>
                  <w:rFonts w:ascii="Cambria Math" w:hAnsi="Cambria Math" w:hint="cs"/>
                </w:rPr>
                <m:t>ρ</m:t>
              </m:r>
            </m:e>
            <m:sub>
              <m:r>
                <m:rPr>
                  <m:sty m:val="p"/>
                </m:rPr>
                <w:rPr>
                  <w:rFonts w:ascii="Cambria Math" w:hAnsi="Cambria Math" w:hint="cs"/>
                </w:rPr>
                <m:t>low</m:t>
              </m:r>
            </m:sub>
          </m:sSub>
          <m:r>
            <m:rPr>
              <m:sty m:val="p"/>
            </m:rPr>
            <w:rPr>
              <w:rFonts w:ascii="Cambria Math" w:hAnsi="Cambria Math" w:hint="cs"/>
            </w:rPr>
            <m:t>)=</m:t>
          </m:r>
          <m:rad>
            <m:radPr>
              <m:degHide m:val="1"/>
              <m:ctrlPr>
                <w:rPr>
                  <w:rFonts w:ascii="Cambria Math" w:hAnsi="Cambria Math" w:hint="cs"/>
                  <w:lang w:eastAsia="zh-CN"/>
                </w:rPr>
              </m:ctrlPr>
            </m:radPr>
            <m:deg/>
            <m:e>
              <m:f>
                <m:fPr>
                  <m:ctrlPr>
                    <w:rPr>
                      <w:rFonts w:ascii="Cambria Math" w:hAnsi="Cambria Math" w:hint="cs"/>
                      <w:lang w:eastAsia="zh-CN"/>
                    </w:rPr>
                  </m:ctrlPr>
                </m:fPr>
                <m:num>
                  <m:r>
                    <m:rPr>
                      <m:sty m:val="p"/>
                    </m:rPr>
                    <w:rPr>
                      <w:rFonts w:ascii="Cambria Math" w:hAnsi="Cambria Math" w:hint="cs"/>
                    </w:rPr>
                    <m:t>(1-(</m:t>
                  </m:r>
                  <m:sSup>
                    <m:sSupPr>
                      <m:ctrlPr>
                        <w:rPr>
                          <w:rFonts w:ascii="Cambria Math" w:hAnsi="Cambria Math" w:hint="cs"/>
                          <w:lang w:eastAsia="zh-CN"/>
                        </w:rPr>
                      </m:ctrlPr>
                    </m:sSupPr>
                    <m:e>
                      <m:r>
                        <m:rPr>
                          <m:sty m:val="p"/>
                        </m:rPr>
                        <w:rPr>
                          <w:rFonts w:ascii="Cambria Math" w:hAnsi="Cambria Math" w:hint="cs"/>
                        </w:rPr>
                        <m:t>ρ</m:t>
                      </m:r>
                    </m:e>
                    <m:sup>
                      <m:r>
                        <m:rPr>
                          <m:sty m:val="p"/>
                        </m:rPr>
                        <w:rPr>
                          <w:rFonts w:ascii="Cambria Math" w:hAnsi="Cambria Math" w:hint="cs"/>
                        </w:rPr>
                        <m:t>*</m:t>
                      </m:r>
                    </m:sup>
                  </m:sSup>
                  <m:sSup>
                    <m:sSupPr>
                      <m:ctrlPr>
                        <w:rPr>
                          <w:rFonts w:ascii="Cambria Math" w:hAnsi="Cambria Math" w:hint="cs"/>
                          <w:lang w:eastAsia="zh-CN"/>
                        </w:rPr>
                      </m:ctrlPr>
                    </m:sSupPr>
                    <m:e>
                      <m:r>
                        <m:rPr>
                          <m:sty m:val="p"/>
                        </m:rPr>
                        <w:rPr>
                          <w:rFonts w:ascii="Cambria Math" w:hAnsi="Cambria Math" w:hint="cs"/>
                        </w:rPr>
                        <m:t>)</m:t>
                      </m:r>
                    </m:e>
                    <m:sup>
                      <m:r>
                        <m:rPr>
                          <m:sty m:val="p"/>
                        </m:rPr>
                        <w:rPr>
                          <w:rFonts w:ascii="Cambria Math" w:hAnsi="Cambria Math" w:hint="cs"/>
                        </w:rPr>
                        <m:t>2</m:t>
                      </m:r>
                    </m:sup>
                  </m:sSup>
                  <m:sSup>
                    <m:sSupPr>
                      <m:ctrlPr>
                        <w:rPr>
                          <w:rFonts w:ascii="Cambria Math" w:hAnsi="Cambria Math" w:hint="cs"/>
                          <w:lang w:eastAsia="zh-CN"/>
                        </w:rPr>
                      </m:ctrlPr>
                    </m:sSupPr>
                    <m:e>
                      <m:r>
                        <m:rPr>
                          <m:sty m:val="p"/>
                        </m:rPr>
                        <w:rPr>
                          <w:rFonts w:ascii="Cambria Math" w:hAnsi="Cambria Math" w:hint="cs"/>
                        </w:rPr>
                        <m:t>)</m:t>
                      </m:r>
                    </m:e>
                    <m:sup>
                      <m:r>
                        <m:rPr>
                          <m:sty m:val="p"/>
                        </m:rPr>
                        <w:rPr>
                          <w:rFonts w:ascii="Cambria Math" w:hAnsi="Cambria Math" w:hint="cs"/>
                        </w:rPr>
                        <m:t>2</m:t>
                      </m:r>
                    </m:sup>
                  </m:sSup>
                </m:num>
                <m:den>
                  <m:sSub>
                    <m:sSubPr>
                      <m:ctrlPr>
                        <w:rPr>
                          <w:rFonts w:ascii="Cambria Math" w:hAnsi="Cambria Math" w:hint="cs"/>
                          <w:lang w:eastAsia="zh-CN"/>
                        </w:rPr>
                      </m:ctrlPr>
                    </m:sSubPr>
                    <m:e>
                      <m:r>
                        <m:rPr>
                          <m:sty m:val="p"/>
                        </m:rPr>
                        <w:rPr>
                          <w:rFonts w:ascii="Cambria Math" w:hAnsi="Cambria Math" w:hint="cs"/>
                        </w:rPr>
                        <m:t>N</m:t>
                      </m:r>
                    </m:e>
                    <m:sub>
                      <m:r>
                        <m:rPr>
                          <m:sty m:val="p"/>
                        </m:rPr>
                        <w:rPr>
                          <w:rFonts w:ascii="Cambria Math" w:hAnsi="Cambria Math" w:hint="cs"/>
                        </w:rPr>
                        <m:t>crisis</m:t>
                      </m:r>
                    </m:sub>
                  </m:sSub>
                </m:den>
              </m:f>
              <m:r>
                <m:rPr>
                  <m:sty m:val="p"/>
                </m:rPr>
                <w:rPr>
                  <w:rFonts w:ascii="Cambria Math" w:hAnsi="Cambria Math" w:hint="cs"/>
                </w:rPr>
                <m:t>+</m:t>
              </m:r>
              <m:f>
                <m:fPr>
                  <m:ctrlPr>
                    <w:rPr>
                      <w:rFonts w:ascii="Cambria Math" w:hAnsi="Cambria Math" w:hint="cs"/>
                      <w:lang w:eastAsia="zh-CN"/>
                    </w:rPr>
                  </m:ctrlPr>
                </m:fPr>
                <m:num>
                  <m:r>
                    <m:rPr>
                      <m:sty m:val="p"/>
                    </m:rPr>
                    <w:rPr>
                      <w:rFonts w:ascii="Cambria Math" w:hAnsi="Cambria Math" w:hint="cs"/>
                    </w:rPr>
                    <m:t>(1-</m:t>
                  </m:r>
                  <m:sSubSup>
                    <m:sSubSupPr>
                      <m:ctrlPr>
                        <w:rPr>
                          <w:rFonts w:ascii="Cambria Math" w:hAnsi="Cambria Math" w:hint="cs"/>
                          <w:lang w:eastAsia="zh-CN"/>
                        </w:rPr>
                      </m:ctrlPr>
                    </m:sSubSupPr>
                    <m:e>
                      <m:r>
                        <m:rPr>
                          <m:sty m:val="p"/>
                        </m:rPr>
                        <w:rPr>
                          <w:rFonts w:ascii="Cambria Math" w:hAnsi="Cambria Math" w:hint="cs"/>
                        </w:rPr>
                        <m:t>ρ</m:t>
                      </m:r>
                    </m:e>
                    <m:sub>
                      <m:r>
                        <m:rPr>
                          <m:sty m:val="p"/>
                        </m:rPr>
                        <w:rPr>
                          <w:rFonts w:ascii="Cambria Math" w:hAnsi="Cambria Math" w:hint="cs"/>
                        </w:rPr>
                        <m:t>low</m:t>
                      </m:r>
                    </m:sub>
                    <m:sup>
                      <m:r>
                        <m:rPr>
                          <m:sty m:val="p"/>
                        </m:rPr>
                        <w:rPr>
                          <w:rFonts w:ascii="Cambria Math" w:hAnsi="Cambria Math" w:hint="cs"/>
                        </w:rPr>
                        <m:t>2</m:t>
                      </m:r>
                    </m:sup>
                  </m:sSubSup>
                  <m:sSup>
                    <m:sSupPr>
                      <m:ctrlPr>
                        <w:rPr>
                          <w:rFonts w:ascii="Cambria Math" w:hAnsi="Cambria Math" w:hint="cs"/>
                          <w:lang w:eastAsia="zh-CN"/>
                        </w:rPr>
                      </m:ctrlPr>
                    </m:sSupPr>
                    <m:e>
                      <m:r>
                        <m:rPr>
                          <m:sty m:val="p"/>
                        </m:rPr>
                        <w:rPr>
                          <w:rFonts w:ascii="Cambria Math" w:hAnsi="Cambria Math" w:hint="cs"/>
                        </w:rPr>
                        <m:t>)</m:t>
                      </m:r>
                    </m:e>
                    <m:sup>
                      <m:r>
                        <m:rPr>
                          <m:sty m:val="p"/>
                        </m:rPr>
                        <w:rPr>
                          <w:rFonts w:ascii="Cambria Math" w:hAnsi="Cambria Math" w:hint="cs"/>
                        </w:rPr>
                        <m:t>2</m:t>
                      </m:r>
                    </m:sup>
                  </m:sSup>
                </m:num>
                <m:den>
                  <m:sSub>
                    <m:sSubPr>
                      <m:ctrlPr>
                        <w:rPr>
                          <w:rFonts w:ascii="Cambria Math" w:hAnsi="Cambria Math" w:hint="cs"/>
                          <w:lang w:eastAsia="zh-CN"/>
                        </w:rPr>
                      </m:ctrlPr>
                    </m:sSubPr>
                    <m:e>
                      <m:r>
                        <m:rPr>
                          <m:sty m:val="p"/>
                        </m:rPr>
                        <w:rPr>
                          <w:rFonts w:ascii="Cambria Math" w:hAnsi="Cambria Math" w:hint="cs"/>
                        </w:rPr>
                        <m:t>N</m:t>
                      </m:r>
                    </m:e>
                    <m:sub>
                      <m:r>
                        <m:rPr>
                          <m:sty m:val="p"/>
                        </m:rPr>
                        <w:rPr>
                          <w:rFonts w:ascii="Cambria Math" w:hAnsi="Cambria Math" w:hint="cs"/>
                        </w:rPr>
                        <m:t>calm</m:t>
                      </m:r>
                    </m:sub>
                  </m:sSub>
                </m:den>
              </m:f>
            </m:e>
          </m:rad>
          <m:r>
            <m:rPr>
              <m:sty m:val="p"/>
            </m:rPr>
            <w:rPr>
              <w:rFonts w:ascii="Cambria Math" w:hAnsi="Cambria Math" w:hint="cs"/>
            </w:rPr>
            <m:t>,</m:t>
          </m:r>
        </m:oMath>
      </m:oMathPara>
    </w:p>
    <w:p w14:paraId="2FA8E79D" w14:textId="77777777" w:rsidR="000019C6" w:rsidRPr="00756D2A" w:rsidRDefault="000019C6" w:rsidP="00756D2A">
      <w:pPr>
        <w:jc w:val="both"/>
      </w:pPr>
      <w:r w:rsidRPr="00756D2A">
        <w:rPr>
          <w:rFonts w:hint="cs"/>
        </w:rPr>
        <w:t xml:space="preserve">and test statistic </w:t>
      </w:r>
      <m:oMath>
        <m:r>
          <m:rPr>
            <m:sty m:val="p"/>
          </m:rPr>
          <w:rPr>
            <w:rFonts w:ascii="Cambria Math" w:hAnsi="Cambria Math" w:hint="cs"/>
          </w:rPr>
          <m:t>t=</m:t>
        </m:r>
        <m:f>
          <m:fPr>
            <m:ctrlPr>
              <w:rPr>
                <w:rFonts w:ascii="Cambria Math" w:hAnsi="Cambria Math" w:hint="cs"/>
                <w:lang w:eastAsia="zh-CN"/>
              </w:rPr>
            </m:ctrlPr>
          </m:fPr>
          <m:num>
            <m:sSup>
              <m:sSupPr>
                <m:ctrlPr>
                  <w:rPr>
                    <w:rFonts w:ascii="Cambria Math" w:hAnsi="Cambria Math" w:hint="cs"/>
                    <w:lang w:eastAsia="zh-CN"/>
                  </w:rPr>
                </m:ctrlPr>
              </m:sSupPr>
              <m:e>
                <m:r>
                  <m:rPr>
                    <m:sty m:val="p"/>
                  </m:rPr>
                  <w:rPr>
                    <w:rFonts w:ascii="Cambria Math" w:hAnsi="Cambria Math" w:hint="cs"/>
                  </w:rPr>
                  <m:t>ρ</m:t>
                </m:r>
              </m:e>
              <m:sup>
                <m:r>
                  <m:rPr>
                    <m:sty m:val="p"/>
                  </m:rPr>
                  <w:rPr>
                    <w:rFonts w:ascii="Cambria Math" w:hAnsi="Cambria Math" w:hint="cs"/>
                  </w:rPr>
                  <m:t>*</m:t>
                </m:r>
              </m:sup>
            </m:sSup>
            <m:r>
              <m:rPr>
                <m:sty m:val="p"/>
              </m:rPr>
              <w:rPr>
                <w:rFonts w:ascii="Cambria Math" w:hAnsi="Cambria Math" w:hint="cs"/>
              </w:rPr>
              <m:t>-</m:t>
            </m:r>
            <m:sSub>
              <m:sSubPr>
                <m:ctrlPr>
                  <w:rPr>
                    <w:rFonts w:ascii="Cambria Math" w:hAnsi="Cambria Math" w:hint="cs"/>
                    <w:lang w:eastAsia="zh-CN"/>
                  </w:rPr>
                </m:ctrlPr>
              </m:sSubPr>
              <m:e>
                <m:r>
                  <m:rPr>
                    <m:sty m:val="p"/>
                  </m:rPr>
                  <w:rPr>
                    <w:rFonts w:ascii="Cambria Math" w:hAnsi="Cambria Math" w:hint="cs"/>
                  </w:rPr>
                  <m:t>ρ</m:t>
                </m:r>
              </m:e>
              <m:sub>
                <m:r>
                  <m:rPr>
                    <m:sty m:val="p"/>
                  </m:rPr>
                  <w:rPr>
                    <w:rFonts w:ascii="Cambria Math" w:hAnsi="Cambria Math" w:hint="cs"/>
                  </w:rPr>
                  <m:t>low</m:t>
                </m:r>
              </m:sub>
            </m:sSub>
          </m:num>
          <m:den>
            <m:r>
              <m:rPr>
                <m:nor/>
              </m:rPr>
              <w:rPr>
                <w:rFonts w:hint="cs"/>
              </w:rPr>
              <m:t>SE</m:t>
            </m:r>
            <m:r>
              <m:rPr>
                <m:sty m:val="p"/>
              </m:rPr>
              <w:rPr>
                <w:rFonts w:ascii="Cambria Math" w:hAnsi="Cambria Math" w:hint="cs"/>
              </w:rPr>
              <m:t>(</m:t>
            </m:r>
            <m:sSup>
              <m:sSupPr>
                <m:ctrlPr>
                  <w:rPr>
                    <w:rFonts w:ascii="Cambria Math" w:hAnsi="Cambria Math" w:hint="cs"/>
                    <w:lang w:eastAsia="zh-CN"/>
                  </w:rPr>
                </m:ctrlPr>
              </m:sSupPr>
              <m:e>
                <m:r>
                  <m:rPr>
                    <m:sty m:val="p"/>
                  </m:rPr>
                  <w:rPr>
                    <w:rFonts w:ascii="Cambria Math" w:hAnsi="Cambria Math" w:hint="cs"/>
                  </w:rPr>
                  <m:t>ρ</m:t>
                </m:r>
              </m:e>
              <m:sup>
                <m:r>
                  <m:rPr>
                    <m:sty m:val="p"/>
                  </m:rPr>
                  <w:rPr>
                    <w:rFonts w:ascii="Cambria Math" w:hAnsi="Cambria Math" w:hint="cs"/>
                  </w:rPr>
                  <m:t>*</m:t>
                </m:r>
              </m:sup>
            </m:sSup>
            <m:r>
              <m:rPr>
                <m:sty m:val="p"/>
              </m:rPr>
              <w:rPr>
                <w:rFonts w:ascii="Cambria Math" w:hAnsi="Cambria Math" w:hint="cs"/>
              </w:rPr>
              <m:t>-</m:t>
            </m:r>
            <m:sSub>
              <m:sSubPr>
                <m:ctrlPr>
                  <w:rPr>
                    <w:rFonts w:ascii="Cambria Math" w:hAnsi="Cambria Math" w:hint="cs"/>
                    <w:lang w:eastAsia="zh-CN"/>
                  </w:rPr>
                </m:ctrlPr>
              </m:sSubPr>
              <m:e>
                <m:r>
                  <m:rPr>
                    <m:sty m:val="p"/>
                  </m:rPr>
                  <w:rPr>
                    <w:rFonts w:ascii="Cambria Math" w:hAnsi="Cambria Math" w:hint="cs"/>
                  </w:rPr>
                  <m:t>ρ</m:t>
                </m:r>
              </m:e>
              <m:sub>
                <m:r>
                  <m:rPr>
                    <m:sty m:val="p"/>
                  </m:rPr>
                  <w:rPr>
                    <w:rFonts w:ascii="Cambria Math" w:hAnsi="Cambria Math" w:hint="cs"/>
                  </w:rPr>
                  <m:t>low</m:t>
                </m:r>
              </m:sub>
            </m:sSub>
            <m:r>
              <m:rPr>
                <m:sty m:val="p"/>
              </m:rPr>
              <w:rPr>
                <w:rFonts w:ascii="Cambria Math" w:hAnsi="Cambria Math" w:hint="cs"/>
              </w:rPr>
              <m:t>)</m:t>
            </m:r>
          </m:den>
        </m:f>
      </m:oMath>
      <w:r w:rsidRPr="00756D2A">
        <w:rPr>
          <w:rFonts w:hint="cs"/>
        </w:rPr>
        <w:t>.</w:t>
      </w:r>
    </w:p>
    <w:p w14:paraId="7DCA4FB1" w14:textId="77777777" w:rsidR="000019C6" w:rsidRPr="00756D2A" w:rsidRDefault="000019C6" w:rsidP="00756D2A">
      <w:pPr>
        <w:pStyle w:val="heading20"/>
        <w:tabs>
          <w:tab w:val="clear" w:pos="567"/>
          <w:tab w:val="left" w:pos="720"/>
        </w:tabs>
        <w:spacing w:line="300" w:lineRule="auto"/>
        <w:ind w:left="0" w:firstLine="0"/>
        <w:rPr>
          <w:sz w:val="24"/>
          <w:szCs w:val="24"/>
        </w:rPr>
      </w:pPr>
      <w:bookmarkStart w:id="77" w:name="X05c79a4b11b13b1a10a397a932f5d4a877ccfe4"/>
      <w:bookmarkEnd w:id="69"/>
      <w:r w:rsidRPr="00756D2A">
        <w:rPr>
          <w:rFonts w:hint="cs"/>
          <w:sz w:val="24"/>
          <w:szCs w:val="24"/>
        </w:rPr>
        <w:t>2.6 Log-Linear Scale Regressions and the Epps Effect</w:t>
      </w:r>
    </w:p>
    <w:p w14:paraId="55603B73" w14:textId="50F2B480" w:rsidR="000019C6" w:rsidRPr="00756D2A" w:rsidRDefault="000019C6" w:rsidP="00756D2A">
      <w:pPr>
        <w:jc w:val="both"/>
      </w:pPr>
      <w:r w:rsidRPr="00756D2A">
        <w:rPr>
          <w:rFonts w:hint="cs"/>
        </w:rPr>
        <w:t xml:space="preserve">To evaluate how cross-correlation scales with </w:t>
      </w:r>
      <w:r w:rsidR="00B570F8">
        <w:t>the</w:t>
      </w:r>
      <w:r w:rsidR="00B570F8">
        <w:rPr>
          <w:lang w:val="vi-VN"/>
        </w:rPr>
        <w:t xml:space="preserve"> </w:t>
      </w:r>
      <w:r w:rsidRPr="00756D2A">
        <w:rPr>
          <w:rFonts w:hint="cs"/>
        </w:rPr>
        <w:t xml:space="preserve">investment horizon </w:t>
      </w:r>
      <m:oMath>
        <m:r>
          <w:rPr>
            <w:rFonts w:ascii="Cambria Math" w:hAnsi="Cambria Math" w:hint="cs"/>
          </w:rPr>
          <m:t>s</m:t>
        </m:r>
      </m:oMath>
      <w:r w:rsidRPr="00756D2A">
        <w:rPr>
          <w:rFonts w:hint="cs"/>
        </w:rPr>
        <w:t xml:space="preserve">, we specify a log-linear regression model where </w:t>
      </w:r>
      <m:oMath>
        <m:sSub>
          <m:sSubPr>
            <m:ctrlPr>
              <w:rPr>
                <w:rFonts w:ascii="Cambria Math" w:hAnsi="Cambria Math" w:hint="cs"/>
                <w:lang w:eastAsia="zh-CN"/>
              </w:rPr>
            </m:ctrlPr>
          </m:sSubPr>
          <m:e>
            <m:r>
              <w:rPr>
                <w:rFonts w:ascii="Cambria Math" w:hAnsi="Cambria Math" w:hint="cs"/>
              </w:rPr>
              <m:t>ρ</m:t>
            </m:r>
          </m:e>
          <m:sub>
            <m:r>
              <w:rPr>
                <w:rFonts w:ascii="Cambria Math" w:hAnsi="Cambria Math" w:hint="cs"/>
              </w:rPr>
              <m:t>i</m:t>
            </m:r>
            <m:r>
              <m:rPr>
                <m:sty m:val="p"/>
              </m:rPr>
              <w:rPr>
                <w:rFonts w:ascii="Cambria Math" w:hAnsi="Cambria Math" w:hint="cs"/>
              </w:rPr>
              <m:t>,</m:t>
            </m:r>
            <m:r>
              <w:rPr>
                <w:rFonts w:ascii="Cambria Math" w:hAnsi="Cambria Math" w:hint="cs"/>
              </w:rPr>
              <m:t>j</m:t>
            </m:r>
            <m:r>
              <m:rPr>
                <m:sty m:val="p"/>
              </m:rPr>
              <w:rPr>
                <w:rFonts w:ascii="Cambria Math" w:hAnsi="Cambria Math" w:hint="cs"/>
              </w:rPr>
              <m:t>,</m:t>
            </m:r>
            <m:r>
              <w:rPr>
                <w:rFonts w:ascii="Cambria Math" w:hAnsi="Cambria Math" w:hint="cs"/>
              </w:rPr>
              <m:t>f</m:t>
            </m:r>
          </m:sub>
        </m:sSub>
        <m:r>
          <m:rPr>
            <m:sty m:val="p"/>
          </m:rPr>
          <w:rPr>
            <w:rFonts w:ascii="Cambria Math" w:hAnsi="Cambria Math" w:hint="cs"/>
          </w:rPr>
          <m:t>(</m:t>
        </m:r>
        <m:r>
          <w:rPr>
            <w:rFonts w:ascii="Cambria Math" w:hAnsi="Cambria Math" w:hint="cs"/>
          </w:rPr>
          <m:t>s</m:t>
        </m:r>
        <m:r>
          <m:rPr>
            <m:sty m:val="p"/>
          </m:rPr>
          <w:rPr>
            <w:rFonts w:ascii="Cambria Math" w:hAnsi="Cambria Math" w:hint="cs"/>
          </w:rPr>
          <m:t>)</m:t>
        </m:r>
      </m:oMath>
      <w:r w:rsidRPr="00756D2A">
        <w:rPr>
          <w:rFonts w:hint="cs"/>
        </w:rPr>
        <w:t xml:space="preserve"> denotes the DCCA cross-correlation coefficient at timescale </w:t>
      </w:r>
      <m:oMath>
        <m:r>
          <w:rPr>
            <w:rFonts w:ascii="Cambria Math" w:hAnsi="Cambria Math" w:hint="cs"/>
          </w:rPr>
          <m:t>s</m:t>
        </m:r>
      </m:oMath>
      <w:r w:rsidRPr="00756D2A">
        <w:rPr>
          <w:rFonts w:hint="cs"/>
        </w:rPr>
        <w:t xml:space="preserve"> for index pair </w:t>
      </w:r>
      <m:oMath>
        <m:r>
          <m:rPr>
            <m:sty m:val="p"/>
          </m:rPr>
          <w:rPr>
            <w:rFonts w:ascii="Cambria Math" w:hAnsi="Cambria Math" w:hint="cs"/>
          </w:rPr>
          <m:t>(</m:t>
        </m:r>
        <m:r>
          <w:rPr>
            <w:rFonts w:ascii="Cambria Math" w:hAnsi="Cambria Math" w:hint="cs"/>
          </w:rPr>
          <m:t>i</m:t>
        </m:r>
        <m:r>
          <m:rPr>
            <m:sty m:val="p"/>
          </m:rPr>
          <w:rPr>
            <w:rFonts w:ascii="Cambria Math" w:hAnsi="Cambria Math" w:hint="cs"/>
          </w:rPr>
          <m:t>,</m:t>
        </m:r>
        <m:r>
          <w:rPr>
            <w:rFonts w:ascii="Cambria Math" w:hAnsi="Cambria Math" w:hint="cs"/>
          </w:rPr>
          <m:t>j</m:t>
        </m:r>
        <m:r>
          <m:rPr>
            <m:sty m:val="p"/>
          </m:rPr>
          <w:rPr>
            <w:rFonts w:ascii="Cambria Math" w:hAnsi="Cambria Math" w:hint="cs"/>
          </w:rPr>
          <m:t>)</m:t>
        </m:r>
      </m:oMath>
      <w:r w:rsidRPr="00756D2A">
        <w:rPr>
          <w:rFonts w:hint="cs"/>
        </w:rPr>
        <w:t xml:space="preserve"> evaluated at trading frequency </w:t>
      </w:r>
      <m:oMath>
        <m:r>
          <w:rPr>
            <w:rFonts w:ascii="Cambria Math" w:hAnsi="Cambria Math" w:hint="cs"/>
          </w:rPr>
          <m:t>f</m:t>
        </m:r>
        <m:r>
          <m:rPr>
            <m:sty m:val="p"/>
          </m:rPr>
          <w:rPr>
            <w:rFonts w:ascii="Cambria Math" w:hAnsi="Cambria Math" w:hint="cs"/>
          </w:rPr>
          <m:t>∈{</m:t>
        </m:r>
        <m:r>
          <m:rPr>
            <m:nor/>
          </m:rPr>
          <w:rPr>
            <w:rFonts w:hint="cs"/>
          </w:rPr>
          <m:t>M30</m:t>
        </m:r>
        <m:r>
          <m:rPr>
            <m:sty m:val="p"/>
          </m:rPr>
          <w:rPr>
            <w:rFonts w:ascii="Cambria Math" w:hAnsi="Cambria Math" w:hint="cs"/>
          </w:rPr>
          <m:t>,</m:t>
        </m:r>
        <m:r>
          <m:rPr>
            <m:nor/>
          </m:rPr>
          <w:rPr>
            <w:rFonts w:hint="cs"/>
          </w:rPr>
          <m:t>H1</m:t>
        </m:r>
        <m:r>
          <m:rPr>
            <m:sty m:val="p"/>
          </m:rPr>
          <w:rPr>
            <w:rFonts w:ascii="Cambria Math" w:hAnsi="Cambria Math" w:hint="cs"/>
          </w:rPr>
          <m:t>,</m:t>
        </m:r>
        <m:r>
          <m:rPr>
            <m:nor/>
          </m:rPr>
          <w:rPr>
            <w:rFonts w:hint="cs"/>
          </w:rPr>
          <m:t>H4</m:t>
        </m:r>
        <m:r>
          <m:rPr>
            <m:sty m:val="p"/>
          </m:rPr>
          <w:rPr>
            <w:rFonts w:ascii="Cambria Math" w:hAnsi="Cambria Math" w:hint="cs"/>
          </w:rPr>
          <m:t>,</m:t>
        </m:r>
        <m:r>
          <m:rPr>
            <m:nor/>
          </m:rPr>
          <w:rPr>
            <w:rFonts w:hint="cs"/>
          </w:rPr>
          <m:t>1D</m:t>
        </m:r>
        <m:r>
          <m:rPr>
            <m:sty m:val="p"/>
          </m:rPr>
          <w:rPr>
            <w:rFonts w:ascii="Cambria Math" w:hAnsi="Cambria Math" w:hint="cs"/>
          </w:rPr>
          <m:t>}</m:t>
        </m:r>
      </m:oMath>
      <w:r w:rsidRPr="00756D2A">
        <w:rPr>
          <w:rFonts w:hint="cs"/>
        </w:rPr>
        <w:t xml:space="preserve">, </w:t>
      </w:r>
      <m:oMath>
        <m:sSub>
          <m:sSubPr>
            <m:ctrlPr>
              <w:rPr>
                <w:rFonts w:ascii="Cambria Math" w:hAnsi="Cambria Math" w:hint="cs"/>
                <w:lang w:eastAsia="zh-CN"/>
              </w:rPr>
            </m:ctrlPr>
          </m:sSubPr>
          <m:e>
            <m:r>
              <w:rPr>
                <w:rFonts w:ascii="Cambria Math" w:hAnsi="Cambria Math" w:hint="cs"/>
              </w:rPr>
              <m:t>α</m:t>
            </m:r>
          </m:e>
          <m:sub>
            <m:r>
              <w:rPr>
                <w:rFonts w:ascii="Cambria Math" w:hAnsi="Cambria Math" w:hint="cs"/>
              </w:rPr>
              <m:t>scale</m:t>
            </m:r>
            <m:r>
              <m:rPr>
                <m:sty m:val="p"/>
              </m:rPr>
              <w:rPr>
                <w:rFonts w:ascii="Cambria Math" w:hAnsi="Cambria Math" w:hint="cs"/>
              </w:rPr>
              <m:t>,</m:t>
            </m:r>
            <m:r>
              <w:rPr>
                <w:rFonts w:ascii="Cambria Math" w:hAnsi="Cambria Math" w:hint="cs"/>
              </w:rPr>
              <m:t>i</m:t>
            </m:r>
            <m:r>
              <m:rPr>
                <m:sty m:val="p"/>
              </m:rPr>
              <w:rPr>
                <w:rFonts w:ascii="Cambria Math" w:hAnsi="Cambria Math" w:hint="cs"/>
              </w:rPr>
              <m:t>,</m:t>
            </m:r>
            <m:r>
              <w:rPr>
                <w:rFonts w:ascii="Cambria Math" w:hAnsi="Cambria Math" w:hint="cs"/>
              </w:rPr>
              <m:t>j</m:t>
            </m:r>
            <m:r>
              <m:rPr>
                <m:sty m:val="p"/>
              </m:rPr>
              <w:rPr>
                <w:rFonts w:ascii="Cambria Math" w:hAnsi="Cambria Math" w:hint="cs"/>
              </w:rPr>
              <m:t>,</m:t>
            </m:r>
            <m:r>
              <w:rPr>
                <w:rFonts w:ascii="Cambria Math" w:hAnsi="Cambria Math" w:hint="cs"/>
              </w:rPr>
              <m:t>f</m:t>
            </m:r>
          </m:sub>
        </m:sSub>
      </m:oMath>
      <w:r w:rsidRPr="00756D2A">
        <w:rPr>
          <w:rFonts w:hint="cs"/>
        </w:rPr>
        <w:t xml:space="preserve"> is the regression intercept, </w:t>
      </w:r>
      <m:oMath>
        <m:sSub>
          <m:sSubPr>
            <m:ctrlPr>
              <w:rPr>
                <w:rFonts w:ascii="Cambria Math" w:hAnsi="Cambria Math" w:hint="cs"/>
                <w:lang w:eastAsia="zh-CN"/>
              </w:rPr>
            </m:ctrlPr>
          </m:sSubPr>
          <m:e>
            <m:r>
              <w:rPr>
                <w:rFonts w:ascii="Cambria Math" w:hAnsi="Cambria Math" w:hint="cs"/>
              </w:rPr>
              <m:t>β</m:t>
            </m:r>
          </m:e>
          <m:sub>
            <m:r>
              <w:rPr>
                <w:rFonts w:ascii="Cambria Math" w:hAnsi="Cambria Math" w:hint="cs"/>
              </w:rPr>
              <m:t>scale</m:t>
            </m:r>
            <m:r>
              <m:rPr>
                <m:sty m:val="p"/>
              </m:rPr>
              <w:rPr>
                <w:rFonts w:ascii="Cambria Math" w:hAnsi="Cambria Math" w:hint="cs"/>
              </w:rPr>
              <m:t>,</m:t>
            </m:r>
            <m:r>
              <w:rPr>
                <w:rFonts w:ascii="Cambria Math" w:hAnsi="Cambria Math" w:hint="cs"/>
              </w:rPr>
              <m:t>i</m:t>
            </m:r>
            <m:r>
              <m:rPr>
                <m:sty m:val="p"/>
              </m:rPr>
              <w:rPr>
                <w:rFonts w:ascii="Cambria Math" w:hAnsi="Cambria Math" w:hint="cs"/>
              </w:rPr>
              <m:t>,</m:t>
            </m:r>
            <m:r>
              <w:rPr>
                <w:rFonts w:ascii="Cambria Math" w:hAnsi="Cambria Math" w:hint="cs"/>
              </w:rPr>
              <m:t>j</m:t>
            </m:r>
            <m:r>
              <m:rPr>
                <m:sty m:val="p"/>
              </m:rPr>
              <w:rPr>
                <w:rFonts w:ascii="Cambria Math" w:hAnsi="Cambria Math" w:hint="cs"/>
              </w:rPr>
              <m:t>,</m:t>
            </m:r>
            <m:r>
              <w:rPr>
                <w:rFonts w:ascii="Cambria Math" w:hAnsi="Cambria Math" w:hint="cs"/>
              </w:rPr>
              <m:t>f</m:t>
            </m:r>
          </m:sub>
        </m:sSub>
      </m:oMath>
      <w:r w:rsidRPr="00756D2A">
        <w:rPr>
          <w:rFonts w:hint="cs"/>
        </w:rPr>
        <w:t xml:space="preserve"> is the multiscale scaling slope, and </w:t>
      </w:r>
      <m:oMath>
        <m:sSub>
          <m:sSubPr>
            <m:ctrlPr>
              <w:rPr>
                <w:rFonts w:ascii="Cambria Math" w:hAnsi="Cambria Math" w:hint="cs"/>
                <w:lang w:eastAsia="zh-CN"/>
              </w:rPr>
            </m:ctrlPr>
          </m:sSubPr>
          <m:e>
            <m:r>
              <w:rPr>
                <w:rFonts w:ascii="Cambria Math" w:hAnsi="Cambria Math" w:hint="cs"/>
              </w:rPr>
              <m:t>ε</m:t>
            </m:r>
          </m:e>
          <m:sub>
            <m:r>
              <w:rPr>
                <w:rFonts w:ascii="Cambria Math" w:hAnsi="Cambria Math" w:hint="cs"/>
              </w:rPr>
              <m:t>i</m:t>
            </m:r>
            <m:r>
              <m:rPr>
                <m:sty m:val="p"/>
              </m:rPr>
              <w:rPr>
                <w:rFonts w:ascii="Cambria Math" w:hAnsi="Cambria Math" w:hint="cs"/>
              </w:rPr>
              <m:t>,</m:t>
            </m:r>
            <m:r>
              <w:rPr>
                <w:rFonts w:ascii="Cambria Math" w:hAnsi="Cambria Math" w:hint="cs"/>
              </w:rPr>
              <m:t>j</m:t>
            </m:r>
            <m:r>
              <m:rPr>
                <m:sty m:val="p"/>
              </m:rPr>
              <w:rPr>
                <w:rFonts w:ascii="Cambria Math" w:hAnsi="Cambria Math" w:hint="cs"/>
              </w:rPr>
              <m:t>,</m:t>
            </m:r>
            <m:r>
              <w:rPr>
                <w:rFonts w:ascii="Cambria Math" w:hAnsi="Cambria Math" w:hint="cs"/>
              </w:rPr>
              <m:t>f</m:t>
            </m:r>
          </m:sub>
        </m:sSub>
        <m:r>
          <m:rPr>
            <m:sty m:val="p"/>
          </m:rPr>
          <w:rPr>
            <w:rFonts w:ascii="Cambria Math" w:hAnsi="Cambria Math" w:hint="cs"/>
          </w:rPr>
          <m:t>(</m:t>
        </m:r>
        <m:r>
          <w:rPr>
            <w:rFonts w:ascii="Cambria Math" w:hAnsi="Cambria Math" w:hint="cs"/>
          </w:rPr>
          <m:t>s</m:t>
        </m:r>
        <m:r>
          <m:rPr>
            <m:sty m:val="p"/>
          </m:rPr>
          <w:rPr>
            <w:rFonts w:ascii="Cambria Math" w:hAnsi="Cambria Math" w:hint="cs"/>
          </w:rPr>
          <m:t>)</m:t>
        </m:r>
      </m:oMath>
      <w:r w:rsidRPr="00756D2A">
        <w:rPr>
          <w:rFonts w:hint="cs"/>
        </w:rPr>
        <w:t xml:space="preserve"> is the disturbance term:</w:t>
      </w:r>
    </w:p>
    <w:p w14:paraId="67D5983F" w14:textId="77777777" w:rsidR="000019C6" w:rsidRPr="00756D2A" w:rsidRDefault="00000000" w:rsidP="00756D2A">
      <w:pPr>
        <w:jc w:val="both"/>
      </w:pPr>
      <m:oMathPara>
        <m:oMathParaPr>
          <m:jc m:val="center"/>
        </m:oMathParaPr>
        <m:oMath>
          <m:sSub>
            <m:sSubPr>
              <m:ctrlPr>
                <w:rPr>
                  <w:rFonts w:ascii="Cambria Math" w:hAnsi="Cambria Math" w:hint="cs"/>
                  <w:lang w:eastAsia="zh-CN"/>
                </w:rPr>
              </m:ctrlPr>
            </m:sSubPr>
            <m:e>
              <m:r>
                <w:rPr>
                  <w:rFonts w:ascii="Cambria Math" w:hAnsi="Cambria Math" w:hint="cs"/>
                </w:rPr>
                <m:t>ρ</m:t>
              </m:r>
            </m:e>
            <m:sub>
              <m:r>
                <w:rPr>
                  <w:rFonts w:ascii="Cambria Math" w:hAnsi="Cambria Math" w:hint="cs"/>
                </w:rPr>
                <m:t>i</m:t>
              </m:r>
              <m:r>
                <m:rPr>
                  <m:sty m:val="p"/>
                </m:rPr>
                <w:rPr>
                  <w:rFonts w:ascii="Cambria Math" w:hAnsi="Cambria Math" w:hint="cs"/>
                </w:rPr>
                <m:t>,</m:t>
              </m:r>
              <m:r>
                <w:rPr>
                  <w:rFonts w:ascii="Cambria Math" w:hAnsi="Cambria Math" w:hint="cs"/>
                </w:rPr>
                <m:t>j</m:t>
              </m:r>
              <m:r>
                <m:rPr>
                  <m:sty m:val="p"/>
                </m:rPr>
                <w:rPr>
                  <w:rFonts w:ascii="Cambria Math" w:hAnsi="Cambria Math" w:hint="cs"/>
                </w:rPr>
                <m:t>,</m:t>
              </m:r>
              <m:r>
                <w:rPr>
                  <w:rFonts w:ascii="Cambria Math" w:hAnsi="Cambria Math" w:hint="cs"/>
                </w:rPr>
                <m:t>f</m:t>
              </m:r>
            </m:sub>
          </m:sSub>
          <m:r>
            <m:rPr>
              <m:sty m:val="p"/>
            </m:rPr>
            <w:rPr>
              <w:rFonts w:ascii="Cambria Math" w:hAnsi="Cambria Math" w:hint="cs"/>
            </w:rPr>
            <m:t>(</m:t>
          </m:r>
          <m:r>
            <w:rPr>
              <w:rFonts w:ascii="Cambria Math" w:hAnsi="Cambria Math" w:hint="cs"/>
            </w:rPr>
            <m:t>s</m:t>
          </m:r>
          <m:r>
            <m:rPr>
              <m:sty m:val="p"/>
            </m:rPr>
            <w:rPr>
              <w:rFonts w:ascii="Cambria Math" w:hAnsi="Cambria Math" w:hint="cs"/>
            </w:rPr>
            <m:t>)=</m:t>
          </m:r>
          <m:sSub>
            <m:sSubPr>
              <m:ctrlPr>
                <w:rPr>
                  <w:rFonts w:ascii="Cambria Math" w:hAnsi="Cambria Math" w:hint="cs"/>
                  <w:lang w:eastAsia="zh-CN"/>
                </w:rPr>
              </m:ctrlPr>
            </m:sSubPr>
            <m:e>
              <m:r>
                <w:rPr>
                  <w:rFonts w:ascii="Cambria Math" w:hAnsi="Cambria Math" w:hint="cs"/>
                </w:rPr>
                <m:t>α</m:t>
              </m:r>
            </m:e>
            <m:sub>
              <m:r>
                <w:rPr>
                  <w:rFonts w:ascii="Cambria Math" w:hAnsi="Cambria Math" w:hint="cs"/>
                </w:rPr>
                <m:t>scale</m:t>
              </m:r>
              <m:r>
                <m:rPr>
                  <m:sty m:val="p"/>
                </m:rPr>
                <w:rPr>
                  <w:rFonts w:ascii="Cambria Math" w:hAnsi="Cambria Math" w:hint="cs"/>
                </w:rPr>
                <m:t>,</m:t>
              </m:r>
              <m:r>
                <w:rPr>
                  <w:rFonts w:ascii="Cambria Math" w:hAnsi="Cambria Math" w:hint="cs"/>
                </w:rPr>
                <m:t>i</m:t>
              </m:r>
              <m:r>
                <m:rPr>
                  <m:sty m:val="p"/>
                </m:rPr>
                <w:rPr>
                  <w:rFonts w:ascii="Cambria Math" w:hAnsi="Cambria Math" w:hint="cs"/>
                </w:rPr>
                <m:t>,</m:t>
              </m:r>
              <m:r>
                <w:rPr>
                  <w:rFonts w:ascii="Cambria Math" w:hAnsi="Cambria Math" w:hint="cs"/>
                </w:rPr>
                <m:t>j</m:t>
              </m:r>
              <m:r>
                <m:rPr>
                  <m:sty m:val="p"/>
                </m:rPr>
                <w:rPr>
                  <w:rFonts w:ascii="Cambria Math" w:hAnsi="Cambria Math" w:hint="cs"/>
                </w:rPr>
                <m:t>,</m:t>
              </m:r>
              <m:r>
                <w:rPr>
                  <w:rFonts w:ascii="Cambria Math" w:hAnsi="Cambria Math" w:hint="cs"/>
                </w:rPr>
                <m:t>f</m:t>
              </m:r>
            </m:sub>
          </m:sSub>
          <m:r>
            <m:rPr>
              <m:sty m:val="p"/>
            </m:rPr>
            <w:rPr>
              <w:rFonts w:ascii="Cambria Math" w:hAnsi="Cambria Math" w:hint="cs"/>
            </w:rPr>
            <m:t>+</m:t>
          </m:r>
          <m:sSub>
            <m:sSubPr>
              <m:ctrlPr>
                <w:rPr>
                  <w:rFonts w:ascii="Cambria Math" w:hAnsi="Cambria Math" w:hint="cs"/>
                  <w:lang w:eastAsia="zh-CN"/>
                </w:rPr>
              </m:ctrlPr>
            </m:sSubPr>
            <m:e>
              <m:r>
                <w:rPr>
                  <w:rFonts w:ascii="Cambria Math" w:hAnsi="Cambria Math" w:hint="cs"/>
                </w:rPr>
                <m:t>β</m:t>
              </m:r>
            </m:e>
            <m:sub>
              <m:r>
                <w:rPr>
                  <w:rFonts w:ascii="Cambria Math" w:hAnsi="Cambria Math" w:hint="cs"/>
                </w:rPr>
                <m:t>scale</m:t>
              </m:r>
              <m:r>
                <m:rPr>
                  <m:sty m:val="p"/>
                </m:rPr>
                <w:rPr>
                  <w:rFonts w:ascii="Cambria Math" w:hAnsi="Cambria Math" w:hint="cs"/>
                </w:rPr>
                <m:t>,</m:t>
              </m:r>
              <m:r>
                <w:rPr>
                  <w:rFonts w:ascii="Cambria Math" w:hAnsi="Cambria Math" w:hint="cs"/>
                </w:rPr>
                <m:t>i</m:t>
              </m:r>
              <m:r>
                <m:rPr>
                  <m:sty m:val="p"/>
                </m:rPr>
                <w:rPr>
                  <w:rFonts w:ascii="Cambria Math" w:hAnsi="Cambria Math" w:hint="cs"/>
                </w:rPr>
                <m:t>,</m:t>
              </m:r>
              <m:r>
                <w:rPr>
                  <w:rFonts w:ascii="Cambria Math" w:hAnsi="Cambria Math" w:hint="cs"/>
                </w:rPr>
                <m:t>j</m:t>
              </m:r>
              <m:r>
                <m:rPr>
                  <m:sty m:val="p"/>
                </m:rPr>
                <w:rPr>
                  <w:rFonts w:ascii="Cambria Math" w:hAnsi="Cambria Math" w:hint="cs"/>
                </w:rPr>
                <m:t>,</m:t>
              </m:r>
              <m:r>
                <w:rPr>
                  <w:rFonts w:ascii="Cambria Math" w:hAnsi="Cambria Math" w:hint="cs"/>
                </w:rPr>
                <m:t>f</m:t>
              </m:r>
            </m:sub>
          </m:sSub>
          <m:r>
            <m:rPr>
              <m:sty m:val="p"/>
            </m:rPr>
            <w:rPr>
              <w:rFonts w:ascii="Cambria Math" w:hAnsi="Cambria Math" w:hint="cs"/>
            </w:rPr>
            <m:t>ln(</m:t>
          </m:r>
          <m:r>
            <w:rPr>
              <w:rFonts w:ascii="Cambria Math" w:hAnsi="Cambria Math" w:hint="cs"/>
            </w:rPr>
            <m:t>s</m:t>
          </m:r>
          <m:r>
            <m:rPr>
              <m:sty m:val="p"/>
            </m:rPr>
            <w:rPr>
              <w:rFonts w:ascii="Cambria Math" w:hAnsi="Cambria Math" w:hint="cs"/>
            </w:rPr>
            <m:t>)+</m:t>
          </m:r>
          <m:sSub>
            <m:sSubPr>
              <m:ctrlPr>
                <w:rPr>
                  <w:rFonts w:ascii="Cambria Math" w:hAnsi="Cambria Math" w:hint="cs"/>
                  <w:lang w:eastAsia="zh-CN"/>
                </w:rPr>
              </m:ctrlPr>
            </m:sSubPr>
            <m:e>
              <m:r>
                <w:rPr>
                  <w:rFonts w:ascii="Cambria Math" w:hAnsi="Cambria Math" w:hint="cs"/>
                </w:rPr>
                <m:t>ε</m:t>
              </m:r>
            </m:e>
            <m:sub>
              <m:r>
                <w:rPr>
                  <w:rFonts w:ascii="Cambria Math" w:hAnsi="Cambria Math" w:hint="cs"/>
                </w:rPr>
                <m:t>i</m:t>
              </m:r>
              <m:r>
                <m:rPr>
                  <m:sty m:val="p"/>
                </m:rPr>
                <w:rPr>
                  <w:rFonts w:ascii="Cambria Math" w:hAnsi="Cambria Math" w:hint="cs"/>
                </w:rPr>
                <m:t>,</m:t>
              </m:r>
              <m:r>
                <w:rPr>
                  <w:rFonts w:ascii="Cambria Math" w:hAnsi="Cambria Math" w:hint="cs"/>
                </w:rPr>
                <m:t>j</m:t>
              </m:r>
              <m:r>
                <m:rPr>
                  <m:sty m:val="p"/>
                </m:rPr>
                <w:rPr>
                  <w:rFonts w:ascii="Cambria Math" w:hAnsi="Cambria Math" w:hint="cs"/>
                </w:rPr>
                <m:t>,</m:t>
              </m:r>
              <m:r>
                <w:rPr>
                  <w:rFonts w:ascii="Cambria Math" w:hAnsi="Cambria Math" w:hint="cs"/>
                </w:rPr>
                <m:t>f</m:t>
              </m:r>
            </m:sub>
          </m:sSub>
          <m:r>
            <m:rPr>
              <m:sty m:val="p"/>
            </m:rPr>
            <w:rPr>
              <w:rFonts w:ascii="Cambria Math" w:hAnsi="Cambria Math" w:hint="cs"/>
            </w:rPr>
            <m:t>(</m:t>
          </m:r>
          <m:r>
            <w:rPr>
              <w:rFonts w:ascii="Cambria Math" w:hAnsi="Cambria Math" w:hint="cs"/>
            </w:rPr>
            <m:t>s</m:t>
          </m:r>
          <m:r>
            <m:rPr>
              <m:sty m:val="p"/>
            </m:rPr>
            <w:rPr>
              <w:rFonts w:ascii="Cambria Math" w:hAnsi="Cambria Math" w:hint="cs"/>
            </w:rPr>
            <m:t>),</m:t>
          </m:r>
        </m:oMath>
      </m:oMathPara>
    </w:p>
    <w:p w14:paraId="083E9131" w14:textId="77777777" w:rsidR="000019C6" w:rsidRPr="00756D2A" w:rsidRDefault="000019C6" w:rsidP="00756D2A">
      <w:pPr>
        <w:jc w:val="both"/>
      </w:pPr>
      <w:r w:rsidRPr="00756D2A">
        <w:rPr>
          <w:rFonts w:hint="cs"/>
        </w:rPr>
        <w:t xml:space="preserve">with the timescale </w:t>
      </w:r>
      <m:oMath>
        <m:r>
          <w:rPr>
            <w:rFonts w:ascii="Cambria Math" w:hAnsi="Cambria Math" w:hint="cs"/>
          </w:rPr>
          <m:t>s</m:t>
        </m:r>
      </m:oMath>
      <w:r w:rsidRPr="00756D2A">
        <w:rPr>
          <w:rFonts w:hint="cs"/>
        </w:rPr>
        <w:t xml:space="preserve"> evaluated across 30 discrete points on a logarithmic grid bounded by the reliability threshold </w:t>
      </w:r>
      <m:oMath>
        <m:sSub>
          <m:sSubPr>
            <m:ctrlPr>
              <w:rPr>
                <w:rFonts w:ascii="Cambria Math" w:hAnsi="Cambria Math" w:hint="cs"/>
                <w:lang w:eastAsia="zh-CN"/>
              </w:rPr>
            </m:ctrlPr>
          </m:sSubPr>
          <m:e>
            <m:r>
              <w:rPr>
                <w:rFonts w:ascii="Cambria Math" w:hAnsi="Cambria Math" w:hint="cs"/>
              </w:rPr>
              <m:t>s</m:t>
            </m:r>
          </m:e>
          <m:sub>
            <m:r>
              <w:rPr>
                <w:rFonts w:ascii="Cambria Math" w:hAnsi="Cambria Math" w:hint="cs"/>
              </w:rPr>
              <m:t>rel</m:t>
            </m:r>
          </m:sub>
        </m:sSub>
      </m:oMath>
      <w:r w:rsidRPr="00756D2A">
        <w:rPr>
          <w:rFonts w:hint="cs"/>
        </w:rPr>
        <w:t xml:space="preserve"> established through Monte Carlo simulation (Section 3.3). Because DCCA coefficients evaluated across adjacent timescales </w:t>
      </w:r>
      <m:oMath>
        <m:sSub>
          <m:sSubPr>
            <m:ctrlPr>
              <w:rPr>
                <w:rFonts w:ascii="Cambria Math" w:hAnsi="Cambria Math" w:hint="cs"/>
                <w:lang w:eastAsia="zh-CN"/>
              </w:rPr>
            </m:ctrlPr>
          </m:sSubPr>
          <m:e>
            <m:r>
              <w:rPr>
                <w:rFonts w:ascii="Cambria Math" w:hAnsi="Cambria Math" w:hint="cs"/>
              </w:rPr>
              <m:t>s</m:t>
            </m:r>
          </m:e>
          <m:sub>
            <m:r>
              <w:rPr>
                <w:rFonts w:ascii="Cambria Math" w:hAnsi="Cambria Math" w:hint="cs"/>
              </w:rPr>
              <m:t>k</m:t>
            </m:r>
          </m:sub>
        </m:sSub>
      </m:oMath>
      <w:r w:rsidRPr="00756D2A">
        <w:rPr>
          <w:rFonts w:hint="cs"/>
        </w:rPr>
        <w:t xml:space="preserve"> and </w:t>
      </w:r>
      <m:oMath>
        <m:sSub>
          <m:sSubPr>
            <m:ctrlPr>
              <w:rPr>
                <w:rFonts w:ascii="Cambria Math" w:hAnsi="Cambria Math" w:hint="cs"/>
                <w:lang w:eastAsia="zh-CN"/>
              </w:rPr>
            </m:ctrlPr>
          </m:sSubPr>
          <m:e>
            <m:r>
              <w:rPr>
                <w:rFonts w:ascii="Cambria Math" w:hAnsi="Cambria Math" w:hint="cs"/>
              </w:rPr>
              <m:t>s</m:t>
            </m:r>
          </m:e>
          <m:sub>
            <m:r>
              <w:rPr>
                <w:rFonts w:ascii="Cambria Math" w:hAnsi="Cambria Math" w:hint="cs"/>
              </w:rPr>
              <m:t>k</m:t>
            </m:r>
            <m:r>
              <m:rPr>
                <m:sty m:val="p"/>
              </m:rPr>
              <w:rPr>
                <w:rFonts w:ascii="Cambria Math" w:hAnsi="Cambria Math" w:hint="cs"/>
              </w:rPr>
              <m:t>+1</m:t>
            </m:r>
          </m:sub>
        </m:sSub>
      </m:oMath>
      <w:r w:rsidRPr="00756D2A">
        <w:rPr>
          <w:rFonts w:hint="cs"/>
        </w:rPr>
        <w:t xml:space="preserve"> inherently share overlapping return data, the regression errors exhibit strong positive autocorrelation, which renders classical OLS standard errors downward-biased. To ensure valid statistical inference, we estimate standard </w:t>
      </w:r>
      <w:r w:rsidRPr="00756D2A">
        <w:rPr>
          <w:rFonts w:hint="cs"/>
        </w:rPr>
        <w:lastRenderedPageBreak/>
        <w:t xml:space="preserve">errors using the Newey and West (1987) Heteroskedasticity and Autocorrelation Consistent (HAC) estimator. The lag truncation parameter is calibrated using the standard data-dependent rule </w:t>
      </w:r>
      <m:oMath>
        <m:sSub>
          <m:sSubPr>
            <m:ctrlPr>
              <w:rPr>
                <w:rFonts w:ascii="Cambria Math" w:hAnsi="Cambria Math" w:hint="cs"/>
                <w:lang w:eastAsia="zh-CN"/>
              </w:rPr>
            </m:ctrlPr>
          </m:sSubPr>
          <m:e>
            <m:r>
              <w:rPr>
                <w:rFonts w:ascii="Cambria Math" w:hAnsi="Cambria Math" w:hint="cs"/>
              </w:rPr>
              <m:t>L</m:t>
            </m:r>
          </m:e>
          <m:sub>
            <m:r>
              <w:rPr>
                <w:rFonts w:ascii="Cambria Math" w:hAnsi="Cambria Math" w:hint="cs"/>
              </w:rPr>
              <m:t>NW</m:t>
            </m:r>
          </m:sub>
        </m:sSub>
        <m:r>
          <m:rPr>
            <m:sty m:val="p"/>
          </m:rPr>
          <w:rPr>
            <w:rFonts w:ascii="Cambria Math" w:hAnsi="Cambria Math" w:hint="cs"/>
          </w:rPr>
          <m:t>=⌊4(</m:t>
        </m:r>
        <m:sSub>
          <m:sSubPr>
            <m:ctrlPr>
              <w:rPr>
                <w:rFonts w:ascii="Cambria Math" w:hAnsi="Cambria Math" w:hint="cs"/>
                <w:lang w:eastAsia="zh-CN"/>
              </w:rPr>
            </m:ctrlPr>
          </m:sSubPr>
          <m:e>
            <m:r>
              <w:rPr>
                <w:rFonts w:ascii="Cambria Math" w:hAnsi="Cambria Math" w:hint="cs"/>
              </w:rPr>
              <m:t>N</m:t>
            </m:r>
          </m:e>
          <m:sub>
            <m:r>
              <w:rPr>
                <w:rFonts w:ascii="Cambria Math" w:hAnsi="Cambria Math" w:hint="cs"/>
              </w:rPr>
              <m:t>scales</m:t>
            </m:r>
          </m:sub>
        </m:sSub>
        <m:r>
          <m:rPr>
            <m:sty m:val="p"/>
          </m:rPr>
          <w:rPr>
            <w:rFonts w:ascii="Cambria Math" w:hAnsi="Cambria Math" w:hint="cs"/>
          </w:rPr>
          <m:t>/100</m:t>
        </m:r>
        <m:sSup>
          <m:sSupPr>
            <m:ctrlPr>
              <w:rPr>
                <w:rFonts w:ascii="Cambria Math" w:hAnsi="Cambria Math" w:hint="cs"/>
                <w:lang w:eastAsia="zh-CN"/>
              </w:rPr>
            </m:ctrlPr>
          </m:sSupPr>
          <m:e>
            <m:r>
              <m:rPr>
                <m:sty m:val="p"/>
              </m:rPr>
              <w:rPr>
                <w:rFonts w:ascii="Cambria Math" w:hAnsi="Cambria Math" w:hint="cs"/>
              </w:rPr>
              <m:t>)</m:t>
            </m:r>
          </m:e>
          <m:sup>
            <m:r>
              <m:rPr>
                <m:sty m:val="p"/>
              </m:rPr>
              <w:rPr>
                <w:rFonts w:ascii="Cambria Math" w:hAnsi="Cambria Math" w:hint="cs"/>
              </w:rPr>
              <m:t>2/9</m:t>
            </m:r>
          </m:sup>
        </m:sSup>
        <m:r>
          <m:rPr>
            <m:sty m:val="p"/>
          </m:rPr>
          <w:rPr>
            <w:rFonts w:ascii="Cambria Math" w:hAnsi="Cambria Math" w:hint="cs"/>
          </w:rPr>
          <m:t>⌋</m:t>
        </m:r>
      </m:oMath>
      <w:r w:rsidRPr="00756D2A">
        <w:rPr>
          <w:rFonts w:hint="cs"/>
        </w:rPr>
        <w:t xml:space="preserve">, where </w:t>
      </w:r>
      <m:oMath>
        <m:sSub>
          <m:sSubPr>
            <m:ctrlPr>
              <w:rPr>
                <w:rFonts w:ascii="Cambria Math" w:hAnsi="Cambria Math" w:hint="cs"/>
                <w:lang w:eastAsia="zh-CN"/>
              </w:rPr>
            </m:ctrlPr>
          </m:sSubPr>
          <m:e>
            <m:r>
              <w:rPr>
                <w:rFonts w:ascii="Cambria Math" w:hAnsi="Cambria Math" w:hint="cs"/>
              </w:rPr>
              <m:t>N</m:t>
            </m:r>
          </m:e>
          <m:sub>
            <m:r>
              <w:rPr>
                <w:rFonts w:ascii="Cambria Math" w:hAnsi="Cambria Math" w:hint="cs"/>
              </w:rPr>
              <m:t>scales</m:t>
            </m:r>
          </m:sub>
        </m:sSub>
      </m:oMath>
      <w:r w:rsidRPr="00756D2A">
        <w:rPr>
          <w:rFonts w:hint="cs"/>
        </w:rPr>
        <w:t xml:space="preserve"> denotes the total number of evaluated scale coordinates in the regression grid (</w:t>
      </w:r>
      <m:oMath>
        <m:sSub>
          <m:sSubPr>
            <m:ctrlPr>
              <w:rPr>
                <w:rFonts w:ascii="Cambria Math" w:hAnsi="Cambria Math" w:hint="cs"/>
                <w:lang w:eastAsia="zh-CN"/>
              </w:rPr>
            </m:ctrlPr>
          </m:sSubPr>
          <m:e>
            <m:r>
              <w:rPr>
                <w:rFonts w:ascii="Cambria Math" w:hAnsi="Cambria Math" w:hint="cs"/>
              </w:rPr>
              <m:t>N</m:t>
            </m:r>
          </m:e>
          <m:sub>
            <m:r>
              <w:rPr>
                <w:rFonts w:ascii="Cambria Math" w:hAnsi="Cambria Math" w:hint="cs"/>
              </w:rPr>
              <m:t>scales</m:t>
            </m:r>
          </m:sub>
        </m:sSub>
        <m:r>
          <m:rPr>
            <m:sty m:val="p"/>
          </m:rPr>
          <w:rPr>
            <w:rFonts w:ascii="Cambria Math" w:hAnsi="Cambria Math" w:hint="cs"/>
          </w:rPr>
          <m:t>=30</m:t>
        </m:r>
      </m:oMath>
      <w:r w:rsidRPr="00756D2A">
        <w:rPr>
          <w:rFonts w:hint="cs"/>
        </w:rPr>
        <w:t xml:space="preserve"> log-spaced timescales spanning </w:t>
      </w:r>
      <m:oMath>
        <m:r>
          <w:rPr>
            <w:rFonts w:ascii="Cambria Math" w:hAnsi="Cambria Math" w:hint="cs"/>
          </w:rPr>
          <m:t>s</m:t>
        </m:r>
        <m:r>
          <m:rPr>
            <m:sty m:val="p"/>
          </m:rPr>
          <w:rPr>
            <w:rFonts w:ascii="Cambria Math" w:hAnsi="Cambria Math" w:hint="cs"/>
          </w:rPr>
          <m:t>∈[4,490]</m:t>
        </m:r>
      </m:oMath>
      <w:r w:rsidRPr="00756D2A">
        <w:rPr>
          <w:rFonts w:hint="cs"/>
        </w:rPr>
        <w:t xml:space="preserve">), which evaluates to </w:t>
      </w:r>
      <m:oMath>
        <m:sSub>
          <m:sSubPr>
            <m:ctrlPr>
              <w:rPr>
                <w:rFonts w:ascii="Cambria Math" w:hAnsi="Cambria Math" w:hint="cs"/>
                <w:lang w:eastAsia="zh-CN"/>
              </w:rPr>
            </m:ctrlPr>
          </m:sSubPr>
          <m:e>
            <m:r>
              <w:rPr>
                <w:rFonts w:ascii="Cambria Math" w:hAnsi="Cambria Math" w:hint="cs"/>
              </w:rPr>
              <m:t>L</m:t>
            </m:r>
          </m:e>
          <m:sub>
            <m:r>
              <w:rPr>
                <w:rFonts w:ascii="Cambria Math" w:hAnsi="Cambria Math" w:hint="cs"/>
              </w:rPr>
              <m:t>NW</m:t>
            </m:r>
          </m:sub>
        </m:sSub>
        <m:r>
          <m:rPr>
            <m:sty m:val="p"/>
          </m:rPr>
          <w:rPr>
            <w:rFonts w:ascii="Cambria Math" w:hAnsi="Cambria Math" w:hint="cs"/>
          </w:rPr>
          <m:t>=⌊4(30/100</m:t>
        </m:r>
        <m:sSup>
          <m:sSupPr>
            <m:ctrlPr>
              <w:rPr>
                <w:rFonts w:ascii="Cambria Math" w:hAnsi="Cambria Math" w:hint="cs"/>
                <w:lang w:eastAsia="zh-CN"/>
              </w:rPr>
            </m:ctrlPr>
          </m:sSupPr>
          <m:e>
            <m:r>
              <m:rPr>
                <m:sty m:val="p"/>
              </m:rPr>
              <w:rPr>
                <w:rFonts w:ascii="Cambria Math" w:hAnsi="Cambria Math" w:hint="cs"/>
              </w:rPr>
              <m:t>)</m:t>
            </m:r>
          </m:e>
          <m:sup>
            <m:r>
              <m:rPr>
                <m:sty m:val="p"/>
              </m:rPr>
              <w:rPr>
                <w:rFonts w:ascii="Cambria Math" w:hAnsi="Cambria Math" w:hint="cs"/>
              </w:rPr>
              <m:t>2/9</m:t>
            </m:r>
          </m:sup>
        </m:sSup>
        <m:r>
          <m:rPr>
            <m:sty m:val="p"/>
          </m:rPr>
          <w:rPr>
            <w:rFonts w:ascii="Cambria Math" w:hAnsi="Cambria Math" w:hint="cs"/>
          </w:rPr>
          <m:t>⌋=3</m:t>
        </m:r>
      </m:oMath>
      <w:r w:rsidRPr="00756D2A">
        <w:rPr>
          <w:rFonts w:hint="cs"/>
        </w:rPr>
        <w:t>, effectively capturing serial correlation up to three scale intervals without inflating finite-sample estimator variance.</w:t>
      </w:r>
    </w:p>
    <w:p w14:paraId="6354B248" w14:textId="7A83FCA1" w:rsidR="000019C6" w:rsidRPr="00756D2A" w:rsidRDefault="000019C6" w:rsidP="00756D2A">
      <w:pPr>
        <w:jc w:val="both"/>
      </w:pPr>
      <w:r w:rsidRPr="00756D2A">
        <w:rPr>
          <w:rFonts w:hint="cs"/>
        </w:rPr>
        <w:t xml:space="preserve">We </w:t>
      </w:r>
      <w:r w:rsidR="00E83B59">
        <w:t>also</w:t>
      </w:r>
      <w:r w:rsidRPr="00756D2A">
        <w:rPr>
          <w:rFonts w:hint="cs"/>
        </w:rPr>
        <w:t xml:space="preserve"> account for the Epps (1979) effect: at high frequencies (M30, H1), non-synchronous transaction times between highly liquid VN30 large-caps and less liquid mid-caps artificially depress the correlation at small scales (</w:t>
      </w:r>
      <m:oMath>
        <m:r>
          <m:rPr>
            <m:sty m:val="p"/>
          </m:rPr>
          <w:rPr>
            <w:rFonts w:ascii="Cambria Math" w:hAnsi="Cambria Math" w:hint="cs"/>
          </w:rPr>
          <m:t>s≤10</m:t>
        </m:r>
      </m:oMath>
      <w:r w:rsidRPr="00756D2A">
        <w:rPr>
          <w:rFonts w:hint="cs"/>
        </w:rPr>
        <w:t xml:space="preserve">). As </w:t>
      </w:r>
      <w:r w:rsidRPr="00756D2A">
        <w:rPr>
          <w:rFonts w:hint="cs"/>
          <w:i/>
        </w:rPr>
        <w:t>s</w:t>
      </w:r>
      <w:r w:rsidRPr="00756D2A">
        <w:rPr>
          <w:rFonts w:hint="cs"/>
        </w:rPr>
        <w:t xml:space="preserve"> increases, aggregation synchronizes the price discovery processes, producing a positive slope</w:t>
      </w:r>
      <w:r w:rsidRPr="00756D2A">
        <w:rPr>
          <w:rFonts w:hint="cs"/>
          <w:lang w:val="vi-VN"/>
        </w:rPr>
        <w:t xml:space="preserve"> </w:t>
      </w:r>
      <m:oMath>
        <m:sSub>
          <m:sSubPr>
            <m:ctrlPr>
              <w:rPr>
                <w:rFonts w:ascii="Cambria Math" w:hAnsi="Cambria Math" w:hint="cs"/>
                <w:lang w:eastAsia="zh-CN"/>
              </w:rPr>
            </m:ctrlPr>
          </m:sSubPr>
          <m:e>
            <m:r>
              <m:rPr>
                <m:sty m:val="p"/>
              </m:rPr>
              <w:rPr>
                <w:rFonts w:ascii="Cambria Math" w:hAnsi="Cambria Math" w:hint="cs"/>
              </w:rPr>
              <m:t>β</m:t>
            </m:r>
          </m:e>
          <m:sub>
            <m:r>
              <m:rPr>
                <m:sty m:val="p"/>
              </m:rPr>
              <w:rPr>
                <w:rFonts w:ascii="Cambria Math" w:hAnsi="Cambria Math" w:hint="cs"/>
              </w:rPr>
              <m:t>scale</m:t>
            </m:r>
          </m:sub>
        </m:sSub>
        <m:r>
          <m:rPr>
            <m:sty m:val="p"/>
          </m:rPr>
          <w:rPr>
            <w:rFonts w:ascii="Cambria Math" w:hAnsi="Cambria Math" w:hint="cs"/>
          </w:rPr>
          <m:t>&gt;0</m:t>
        </m:r>
      </m:oMath>
      <w:r w:rsidRPr="00756D2A">
        <w:rPr>
          <w:rFonts w:hint="cs"/>
        </w:rPr>
        <w:t xml:space="preserve"> that reflects the overcoming of microstructure frictions combined with gradual information diffusion </w:t>
      </w:r>
      <w:r w:rsidRPr="00756D2A">
        <w:rPr>
          <w:rFonts w:hint="cs"/>
        </w:rPr>
        <w:fldChar w:fldCharType="begin"/>
      </w:r>
      <w:r w:rsidRPr="00756D2A">
        <w:rPr>
          <w:rFonts w:hint="cs"/>
        </w:rPr>
        <w:instrText xml:space="preserve"> ADDIN PAPERPAL_ITEM CSL_CITATION {"citationItems":[{"itemType":"journalArticle","author":[{"given":"H","family":"Hong"},{"given":"J. C","family":"Stein"}],"container-title":"The Journal of Finance","id":"6358a2f0-a442-485e-8a19-e96de70d606a","formattedCitation":"Hong, H., &amp; Stein, J. C. (1999). A unified theory of underreaction, momentum trading, and overreaction in asset markets. The Journal of Finance, 54(6), 2143\u20132184. https://doi.org/10.1111/0022-1082.00184","type":"article-journal","issued":{"date-parts":[["1999"]]},"title":"A unified theory of underreaction, momentum trading, and overreaction in asset markets","DOI":"10.1111/0022-1082.00184"}],"citationID":"6358a2f0-a442-485e-8a19-e96de70d606a","properties":{"formattedCitation":"(Hong &amp;#38; Stein, 1999)","plainCitation":"(Hong &amp;#38; Stein, 1999)","noteIndex":0}}</w:instrText>
      </w:r>
      <w:r w:rsidRPr="00756D2A">
        <w:rPr>
          <w:rFonts w:hint="cs"/>
        </w:rPr>
        <w:fldChar w:fldCharType="separate"/>
      </w:r>
      <w:r w:rsidRPr="00756D2A">
        <w:rPr>
          <w:rFonts w:hint="cs"/>
        </w:rPr>
        <w:t>(Hong &amp; Stein, 1999)</w:t>
      </w:r>
      <w:r w:rsidRPr="00756D2A">
        <w:rPr>
          <w:rFonts w:hint="cs"/>
        </w:rPr>
        <w:fldChar w:fldCharType="end"/>
      </w:r>
      <w:r w:rsidRPr="00756D2A">
        <w:rPr>
          <w:rFonts w:hint="cs"/>
        </w:rPr>
        <w:t>.</w:t>
      </w:r>
    </w:p>
    <w:bookmarkEnd w:id="77"/>
    <w:p w14:paraId="434857D0" w14:textId="77777777" w:rsidR="000019C6" w:rsidRPr="00756D2A" w:rsidRDefault="000019C6" w:rsidP="00756D2A">
      <w:pPr>
        <w:pStyle w:val="heading20"/>
        <w:tabs>
          <w:tab w:val="clear" w:pos="567"/>
          <w:tab w:val="left" w:pos="720"/>
        </w:tabs>
        <w:spacing w:line="300" w:lineRule="auto"/>
        <w:ind w:left="0" w:firstLine="0"/>
        <w:rPr>
          <w:sz w:val="24"/>
          <w:szCs w:val="24"/>
        </w:rPr>
      </w:pPr>
      <w:r w:rsidRPr="00756D2A">
        <w:rPr>
          <w:rFonts w:hint="cs"/>
          <w:sz w:val="24"/>
          <w:szCs w:val="24"/>
        </w:rPr>
        <w:t>2.7 The MF-DCCA Extension</w:t>
      </w:r>
    </w:p>
    <w:p w14:paraId="495D905E" w14:textId="5CC11F3A" w:rsidR="000019C6" w:rsidRPr="00756D2A" w:rsidRDefault="000019C6" w:rsidP="00756D2A">
      <w:pPr>
        <w:jc w:val="both"/>
      </w:pPr>
      <w:r w:rsidRPr="00756D2A">
        <w:rPr>
          <w:rFonts w:hint="cs"/>
        </w:rPr>
        <w:t>To capture multifractal heterogeneity across fluctuation magnitudes without generating complex</w:t>
      </w:r>
      <w:r w:rsidR="00E80EB4">
        <w:rPr>
          <w:lang w:val="vi-VN"/>
        </w:rPr>
        <w:t xml:space="preserve"> </w:t>
      </w:r>
      <w:r w:rsidRPr="00756D2A">
        <w:rPr>
          <w:rFonts w:hint="cs"/>
        </w:rPr>
        <w:t>number breakdowns, we implement Zhou’s (2008) MF-DCCA with the absolute-value operator (</w:t>
      </w:r>
      <w:proofErr w:type="spellStart"/>
      <w:r w:rsidRPr="00756D2A">
        <w:rPr>
          <w:rFonts w:hint="cs"/>
        </w:rPr>
        <w:t>Oświęcimka</w:t>
      </w:r>
      <w:proofErr w:type="spellEnd"/>
      <w:r w:rsidRPr="00756D2A">
        <w:rPr>
          <w:rFonts w:hint="cs"/>
        </w:rPr>
        <w:t xml:space="preserve"> et al., 2014), incorporating bivariate moving-average formalisms (Jiang &amp; Zhou, 2011). The </w:t>
      </w:r>
      <m:oMath>
        <m:r>
          <w:rPr>
            <w:rFonts w:ascii="Cambria Math" w:hAnsi="Cambria Math" w:hint="cs"/>
          </w:rPr>
          <m:t>q</m:t>
        </m:r>
      </m:oMath>
      <w:r w:rsidRPr="00756D2A">
        <w:rPr>
          <w:rFonts w:hint="cs"/>
        </w:rPr>
        <w:t>-th order fluctuation function is:</w:t>
      </w:r>
    </w:p>
    <w:p w14:paraId="25783CC4" w14:textId="77777777" w:rsidR="000019C6" w:rsidRPr="00756D2A" w:rsidRDefault="000019C6" w:rsidP="00756D2A">
      <w:pPr>
        <w:jc w:val="both"/>
      </w:pPr>
    </w:p>
    <w:p w14:paraId="10C00425" w14:textId="77777777" w:rsidR="000019C6" w:rsidRPr="00756D2A" w:rsidRDefault="00000000" w:rsidP="00756D2A">
      <w:pPr>
        <w:jc w:val="both"/>
      </w:pPr>
      <m:oMathPara>
        <m:oMathParaPr>
          <m:jc m:val="center"/>
        </m:oMathParaPr>
        <m:oMath>
          <m:sSub>
            <m:sSubPr>
              <m:ctrlPr>
                <w:rPr>
                  <w:rFonts w:ascii="Cambria Math" w:hAnsi="Cambria Math" w:hint="cs"/>
                  <w:lang w:eastAsia="zh-CN"/>
                </w:rPr>
              </m:ctrlPr>
            </m:sSubPr>
            <m:e>
              <m:r>
                <m:rPr>
                  <m:sty m:val="p"/>
                </m:rPr>
                <w:rPr>
                  <w:rFonts w:ascii="Cambria Math" w:hAnsi="Cambria Math" w:hint="cs"/>
                </w:rPr>
                <m:t>F</m:t>
              </m:r>
            </m:e>
            <m:sub>
              <m:r>
                <m:rPr>
                  <m:sty m:val="p"/>
                </m:rPr>
                <w:rPr>
                  <w:rFonts w:ascii="Cambria Math" w:hAnsi="Cambria Math" w:hint="cs"/>
                </w:rPr>
                <m:t>q</m:t>
              </m:r>
            </m:sub>
          </m:sSub>
          <m:r>
            <m:rPr>
              <m:sty m:val="p"/>
            </m:rPr>
            <w:rPr>
              <w:rFonts w:ascii="Cambria Math" w:hAnsi="Cambria Math" w:hint="cs"/>
            </w:rPr>
            <m:t>(s)≡</m:t>
          </m:r>
          <m:sSup>
            <m:sSupPr>
              <m:ctrlPr>
                <w:rPr>
                  <w:rFonts w:ascii="Cambria Math" w:hAnsi="Cambria Math" w:hint="cs"/>
                  <w:lang w:eastAsia="zh-CN"/>
                </w:rPr>
              </m:ctrlPr>
            </m:sSupPr>
            <m:e>
              <m:d>
                <m:dPr>
                  <m:ctrlPr>
                    <w:rPr>
                      <w:rFonts w:ascii="Cambria Math" w:hAnsi="Cambria Math" w:hint="cs"/>
                      <w:lang w:eastAsia="zh-CN"/>
                    </w:rPr>
                  </m:ctrlPr>
                </m:dPr>
                <m:e>
                  <m:f>
                    <m:fPr>
                      <m:ctrlPr>
                        <w:rPr>
                          <w:rFonts w:ascii="Cambria Math" w:hAnsi="Cambria Math" w:hint="cs"/>
                          <w:lang w:eastAsia="zh-CN"/>
                        </w:rPr>
                      </m:ctrlPr>
                    </m:fPr>
                    <m:num>
                      <m:r>
                        <m:rPr>
                          <m:sty m:val="p"/>
                        </m:rPr>
                        <w:rPr>
                          <w:rFonts w:ascii="Cambria Math" w:hAnsi="Cambria Math" w:hint="cs"/>
                        </w:rPr>
                        <m:t>1</m:t>
                      </m:r>
                    </m:num>
                    <m:den>
                      <m:r>
                        <m:rPr>
                          <m:sty m:val="p"/>
                        </m:rPr>
                        <w:rPr>
                          <w:rFonts w:ascii="Cambria Math" w:hAnsi="Cambria Math" w:hint="cs"/>
                        </w:rPr>
                        <m:t>2</m:t>
                      </m:r>
                      <m:sSub>
                        <m:sSubPr>
                          <m:ctrlPr>
                            <w:rPr>
                              <w:rFonts w:ascii="Cambria Math" w:hAnsi="Cambria Math" w:hint="cs"/>
                              <w:lang w:eastAsia="zh-CN"/>
                            </w:rPr>
                          </m:ctrlPr>
                        </m:sSubPr>
                        <m:e>
                          <m:r>
                            <m:rPr>
                              <m:sty m:val="p"/>
                            </m:rPr>
                            <w:rPr>
                              <w:rFonts w:ascii="Cambria Math" w:hAnsi="Cambria Math" w:hint="cs"/>
                            </w:rPr>
                            <m:t>N</m:t>
                          </m:r>
                        </m:e>
                        <m:sub>
                          <m:r>
                            <m:rPr>
                              <m:sty m:val="p"/>
                            </m:rPr>
                            <w:rPr>
                              <w:rFonts w:ascii="Cambria Math" w:hAnsi="Cambria Math" w:hint="cs"/>
                            </w:rPr>
                            <m:t>s</m:t>
                          </m:r>
                        </m:sub>
                      </m:sSub>
                    </m:den>
                  </m:f>
                  <m:nary>
                    <m:naryPr>
                      <m:chr m:val="∑"/>
                      <m:limLoc m:val="undOvr"/>
                      <m:ctrlPr>
                        <w:rPr>
                          <w:rFonts w:ascii="Cambria Math" w:hAnsi="Cambria Math" w:hint="cs"/>
                          <w:lang w:eastAsia="zh-CN"/>
                        </w:rPr>
                      </m:ctrlPr>
                    </m:naryPr>
                    <m:sub>
                      <m:r>
                        <m:rPr>
                          <m:sty m:val="p"/>
                        </m:rPr>
                        <w:rPr>
                          <w:rFonts w:ascii="Cambria Math" w:hAnsi="Cambria Math" w:hint="cs"/>
                        </w:rPr>
                        <m:t>ν=1</m:t>
                      </m:r>
                    </m:sub>
                    <m:sup>
                      <m:r>
                        <m:rPr>
                          <m:sty m:val="p"/>
                        </m:rPr>
                        <w:rPr>
                          <w:rFonts w:ascii="Cambria Math" w:hAnsi="Cambria Math" w:hint="cs"/>
                        </w:rPr>
                        <m:t>2</m:t>
                      </m:r>
                      <m:sSub>
                        <m:sSubPr>
                          <m:ctrlPr>
                            <w:rPr>
                              <w:rFonts w:ascii="Cambria Math" w:hAnsi="Cambria Math" w:hint="cs"/>
                              <w:lang w:eastAsia="zh-CN"/>
                            </w:rPr>
                          </m:ctrlPr>
                        </m:sSubPr>
                        <m:e>
                          <m:r>
                            <m:rPr>
                              <m:sty m:val="p"/>
                            </m:rPr>
                            <w:rPr>
                              <w:rFonts w:ascii="Cambria Math" w:hAnsi="Cambria Math" w:hint="cs"/>
                            </w:rPr>
                            <m:t>N</m:t>
                          </m:r>
                        </m:e>
                        <m:sub>
                          <m:r>
                            <m:rPr>
                              <m:sty m:val="p"/>
                            </m:rPr>
                            <w:rPr>
                              <w:rFonts w:ascii="Cambria Math" w:hAnsi="Cambria Math" w:hint="cs"/>
                            </w:rPr>
                            <m:t>s</m:t>
                          </m:r>
                        </m:sub>
                      </m:sSub>
                    </m:sup>
                    <m:e>
                      <m:sSup>
                        <m:sSupPr>
                          <m:ctrlPr>
                            <w:rPr>
                              <w:rFonts w:ascii="Cambria Math" w:hAnsi="Cambria Math" w:hint="cs"/>
                              <w:lang w:eastAsia="zh-CN"/>
                            </w:rPr>
                          </m:ctrlPr>
                        </m:sSupPr>
                        <m:e>
                          <m:d>
                            <m:dPr>
                              <m:begChr m:val="|"/>
                              <m:endChr m:val="|"/>
                              <m:ctrlPr>
                                <w:rPr>
                                  <w:rFonts w:ascii="Cambria Math" w:hAnsi="Cambria Math" w:hint="cs"/>
                                  <w:lang w:eastAsia="zh-CN"/>
                                </w:rPr>
                              </m:ctrlPr>
                            </m:dPr>
                            <m:e>
                              <m:sSubSup>
                                <m:sSubSupPr>
                                  <m:ctrlPr>
                                    <w:rPr>
                                      <w:rFonts w:ascii="Cambria Math" w:hAnsi="Cambria Math" w:hint="cs"/>
                                      <w:lang w:eastAsia="zh-CN"/>
                                    </w:rPr>
                                  </m:ctrlPr>
                                </m:sSubSupPr>
                                <m:e>
                                  <m:r>
                                    <m:rPr>
                                      <m:sty m:val="p"/>
                                    </m:rPr>
                                    <w:rPr>
                                      <w:rFonts w:ascii="Cambria Math" w:hAnsi="Cambria Math" w:hint="cs"/>
                                    </w:rPr>
                                    <m:t>f</m:t>
                                  </m:r>
                                </m:e>
                                <m:sub>
                                  <m:r>
                                    <m:rPr>
                                      <m:sty m:val="p"/>
                                    </m:rPr>
                                    <w:rPr>
                                      <w:rFonts w:ascii="Cambria Math" w:hAnsi="Cambria Math" w:hint="cs"/>
                                    </w:rPr>
                                    <m:t>DCCA</m:t>
                                  </m:r>
                                </m:sub>
                                <m:sup>
                                  <m:r>
                                    <m:rPr>
                                      <m:sty m:val="p"/>
                                    </m:rPr>
                                    <w:rPr>
                                      <w:rFonts w:ascii="Cambria Math" w:hAnsi="Cambria Math" w:hint="cs"/>
                                    </w:rPr>
                                    <m:t>2</m:t>
                                  </m:r>
                                </m:sup>
                              </m:sSubSup>
                              <m:r>
                                <m:rPr>
                                  <m:sty m:val="p"/>
                                </m:rPr>
                                <w:rPr>
                                  <w:rFonts w:ascii="Cambria Math" w:hAnsi="Cambria Math" w:hint="cs"/>
                                </w:rPr>
                                <m:t>(s,ν)</m:t>
                              </m:r>
                            </m:e>
                          </m:d>
                        </m:e>
                        <m:sup>
                          <m:r>
                            <m:rPr>
                              <m:sty m:val="p"/>
                            </m:rPr>
                            <w:rPr>
                              <w:rFonts w:ascii="Cambria Math" w:hAnsi="Cambria Math" w:hint="cs"/>
                            </w:rPr>
                            <m:t>q/2</m:t>
                          </m:r>
                        </m:sup>
                      </m:sSup>
                    </m:e>
                  </m:nary>
                </m:e>
              </m:d>
            </m:e>
            <m:sup>
              <m:r>
                <m:rPr>
                  <m:sty m:val="p"/>
                </m:rPr>
                <w:rPr>
                  <w:rFonts w:ascii="Cambria Math" w:hAnsi="Cambria Math" w:hint="cs"/>
                </w:rPr>
                <m:t>1/q</m:t>
              </m:r>
            </m:sup>
          </m:sSup>
          <m:r>
            <m:rPr>
              <m:sty m:val="p"/>
            </m:rPr>
            <w:rPr>
              <w:rFonts w:ascii="Cambria Math" w:hAnsi="Cambria Math" w:hint="cs"/>
            </w:rPr>
            <m:t>, q∈[-5,5]\{0}.</m:t>
          </m:r>
        </m:oMath>
      </m:oMathPara>
    </w:p>
    <w:p w14:paraId="316BCA39" w14:textId="0CBDA958" w:rsidR="000019C6" w:rsidRPr="00756D2A" w:rsidRDefault="000019C6" w:rsidP="00756D2A">
      <w:pPr>
        <w:jc w:val="both"/>
      </w:pPr>
      <w:r w:rsidRPr="00756D2A">
        <w:rPr>
          <w:rFonts w:hint="cs"/>
        </w:rPr>
        <w:t xml:space="preserve">For the critical boundary order </w:t>
      </w:r>
      <m:oMath>
        <m:r>
          <w:rPr>
            <w:rFonts w:ascii="Cambria Math" w:hAnsi="Cambria Math" w:hint="cs"/>
          </w:rPr>
          <m:t>q</m:t>
        </m:r>
        <m:r>
          <m:rPr>
            <m:sty m:val="p"/>
          </m:rPr>
          <w:rPr>
            <w:rFonts w:ascii="Cambria Math" w:hAnsi="Cambria Math" w:hint="cs"/>
          </w:rPr>
          <m:t>=0</m:t>
        </m:r>
      </m:oMath>
      <w:r w:rsidRPr="00756D2A">
        <w:rPr>
          <w:rFonts w:hint="cs"/>
        </w:rPr>
        <w:t xml:space="preserve">, applying L’Hôpital’s rule to the continuous formulation </w:t>
      </w:r>
      <m:oMath>
        <m:sSub>
          <m:sSubPr>
            <m:ctrlPr>
              <w:rPr>
                <w:rFonts w:ascii="Cambria Math" w:hAnsi="Cambria Math" w:hint="cs"/>
                <w:lang w:eastAsia="zh-CN"/>
              </w:rPr>
            </m:ctrlPr>
          </m:sSubPr>
          <m:e>
            <m:r>
              <m:rPr>
                <m:sty m:val="p"/>
              </m:rPr>
              <w:rPr>
                <w:rFonts w:ascii="Cambria Math" w:hAnsi="Cambria Math" w:hint="cs"/>
              </w:rPr>
              <m:t>lim</m:t>
            </m:r>
          </m:e>
          <m:sub>
            <m:r>
              <w:rPr>
                <w:rFonts w:ascii="Cambria Math" w:hAnsi="Cambria Math" w:hint="cs"/>
              </w:rPr>
              <m:t>q</m:t>
            </m:r>
            <m:r>
              <m:rPr>
                <m:sty m:val="p"/>
              </m:rPr>
              <w:rPr>
                <w:rFonts w:ascii="Cambria Math" w:hAnsi="Cambria Math" w:hint="cs"/>
              </w:rPr>
              <m:t>→0</m:t>
            </m:r>
          </m:sub>
        </m:sSub>
        <m:sSub>
          <m:sSubPr>
            <m:ctrlPr>
              <w:rPr>
                <w:rFonts w:ascii="Cambria Math" w:hAnsi="Cambria Math" w:hint="cs"/>
                <w:lang w:eastAsia="zh-CN"/>
              </w:rPr>
            </m:ctrlPr>
          </m:sSubPr>
          <m:e>
            <m:r>
              <w:rPr>
                <w:rFonts w:ascii="Cambria Math" w:hAnsi="Cambria Math" w:hint="cs"/>
              </w:rPr>
              <m:t>F</m:t>
            </m:r>
          </m:e>
          <m:sub>
            <m:r>
              <w:rPr>
                <w:rFonts w:ascii="Cambria Math" w:hAnsi="Cambria Math" w:hint="cs"/>
              </w:rPr>
              <m:t>q</m:t>
            </m:r>
          </m:sub>
        </m:sSub>
        <m:r>
          <m:rPr>
            <m:sty m:val="p"/>
          </m:rPr>
          <w:rPr>
            <w:rFonts w:ascii="Cambria Math" w:hAnsi="Cambria Math" w:hint="cs"/>
          </w:rPr>
          <m:t>(</m:t>
        </m:r>
        <m:r>
          <w:rPr>
            <w:rFonts w:ascii="Cambria Math" w:hAnsi="Cambria Math" w:hint="cs"/>
          </w:rPr>
          <m:t>s</m:t>
        </m:r>
        <m:r>
          <m:rPr>
            <m:sty m:val="p"/>
          </m:rPr>
          <w:rPr>
            <w:rFonts w:ascii="Cambria Math" w:hAnsi="Cambria Math" w:hint="cs"/>
          </w:rPr>
          <m:t>)</m:t>
        </m:r>
      </m:oMath>
      <w:r w:rsidRPr="00756D2A">
        <w:rPr>
          <w:rFonts w:hint="cs"/>
        </w:rPr>
        <w:t xml:space="preserve"> establishes that the generalized power mean converges analytically to the unweighted geometric mean </w:t>
      </w:r>
      <m:oMath>
        <m:r>
          <m:rPr>
            <m:sty m:val="p"/>
          </m:rPr>
          <w:rPr>
            <w:rFonts w:ascii="Cambria Math" w:hAnsi="Cambria Math" w:hint="cs"/>
          </w:rPr>
          <m:t>exp(</m:t>
        </m:r>
        <m:f>
          <m:fPr>
            <m:ctrlPr>
              <w:rPr>
                <w:rFonts w:ascii="Cambria Math" w:hAnsi="Cambria Math" w:hint="cs"/>
                <w:lang w:eastAsia="zh-CN"/>
              </w:rPr>
            </m:ctrlPr>
          </m:fPr>
          <m:num>
            <m:r>
              <m:rPr>
                <m:sty m:val="p"/>
              </m:rPr>
              <w:rPr>
                <w:rFonts w:ascii="Cambria Math" w:hAnsi="Cambria Math" w:hint="cs"/>
              </w:rPr>
              <m:t>1</m:t>
            </m:r>
          </m:num>
          <m:den>
            <m:r>
              <m:rPr>
                <m:sty m:val="p"/>
              </m:rPr>
              <w:rPr>
                <w:rFonts w:ascii="Cambria Math" w:hAnsi="Cambria Math" w:hint="cs"/>
              </w:rPr>
              <m:t>4</m:t>
            </m:r>
            <m:sSub>
              <m:sSubPr>
                <m:ctrlPr>
                  <w:rPr>
                    <w:rFonts w:ascii="Cambria Math" w:hAnsi="Cambria Math" w:hint="cs"/>
                    <w:lang w:eastAsia="zh-CN"/>
                  </w:rPr>
                </m:ctrlPr>
              </m:sSubPr>
              <m:e>
                <m:r>
                  <w:rPr>
                    <w:rFonts w:ascii="Cambria Math" w:hAnsi="Cambria Math" w:hint="cs"/>
                  </w:rPr>
                  <m:t>N</m:t>
                </m:r>
              </m:e>
              <m:sub>
                <m:r>
                  <w:rPr>
                    <w:rFonts w:ascii="Cambria Math" w:hAnsi="Cambria Math" w:hint="cs"/>
                  </w:rPr>
                  <m:t>s</m:t>
                </m:r>
              </m:sub>
            </m:sSub>
          </m:den>
        </m:f>
        <m:nary>
          <m:naryPr>
            <m:chr m:val="∑"/>
            <m:limLoc m:val="undOvr"/>
            <m:ctrlPr>
              <w:rPr>
                <w:rFonts w:ascii="Cambria Math" w:hAnsi="Cambria Math" w:hint="cs"/>
                <w:lang w:eastAsia="zh-CN"/>
              </w:rPr>
            </m:ctrlPr>
          </m:naryPr>
          <m:sub>
            <m:r>
              <w:rPr>
                <w:rFonts w:ascii="Cambria Math" w:hAnsi="Cambria Math" w:hint="cs"/>
              </w:rPr>
              <m:t>ν</m:t>
            </m:r>
            <m:r>
              <m:rPr>
                <m:sty m:val="p"/>
              </m:rPr>
              <w:rPr>
                <w:rFonts w:ascii="Cambria Math" w:hAnsi="Cambria Math" w:hint="cs"/>
              </w:rPr>
              <m:t>=1</m:t>
            </m:r>
          </m:sub>
          <m:sup>
            <m:r>
              <m:rPr>
                <m:sty m:val="p"/>
              </m:rPr>
              <w:rPr>
                <w:rFonts w:ascii="Cambria Math" w:hAnsi="Cambria Math" w:hint="cs"/>
              </w:rPr>
              <m:t>2</m:t>
            </m:r>
            <m:sSub>
              <m:sSubPr>
                <m:ctrlPr>
                  <w:rPr>
                    <w:rFonts w:ascii="Cambria Math" w:hAnsi="Cambria Math" w:hint="cs"/>
                    <w:lang w:eastAsia="zh-CN"/>
                  </w:rPr>
                </m:ctrlPr>
              </m:sSubPr>
              <m:e>
                <m:r>
                  <w:rPr>
                    <w:rFonts w:ascii="Cambria Math" w:hAnsi="Cambria Math" w:hint="cs"/>
                  </w:rPr>
                  <m:t>N</m:t>
                </m:r>
              </m:e>
              <m:sub>
                <m:r>
                  <w:rPr>
                    <w:rFonts w:ascii="Cambria Math" w:hAnsi="Cambria Math" w:hint="cs"/>
                  </w:rPr>
                  <m:t>s</m:t>
                </m:r>
              </m:sub>
            </m:sSub>
          </m:sup>
          <m:e>
            <m:r>
              <m:rPr>
                <m:sty m:val="p"/>
              </m:rPr>
              <w:rPr>
                <w:rFonts w:ascii="Cambria Math" w:hAnsi="Cambria Math" w:hint="cs"/>
              </w:rPr>
              <m:t>ln</m:t>
            </m:r>
          </m:e>
        </m:nary>
        <m:r>
          <m:rPr>
            <m:sty m:val="p"/>
          </m:rPr>
          <w:rPr>
            <w:rFonts w:ascii="Cambria Math" w:hAnsi="Cambria Math" w:hint="cs"/>
          </w:rPr>
          <m:t>|</m:t>
        </m:r>
        <m:sSubSup>
          <m:sSubSupPr>
            <m:ctrlPr>
              <w:rPr>
                <w:rFonts w:ascii="Cambria Math" w:hAnsi="Cambria Math" w:hint="cs"/>
                <w:lang w:eastAsia="zh-CN"/>
              </w:rPr>
            </m:ctrlPr>
          </m:sSubSupPr>
          <m:e>
            <m:r>
              <w:rPr>
                <w:rFonts w:ascii="Cambria Math" w:hAnsi="Cambria Math" w:hint="cs"/>
              </w:rPr>
              <m:t>f</m:t>
            </m:r>
          </m:e>
          <m:sub>
            <m:r>
              <w:rPr>
                <w:rFonts w:ascii="Cambria Math" w:hAnsi="Cambria Math" w:hint="cs"/>
              </w:rPr>
              <m:t>DCCA</m:t>
            </m:r>
          </m:sub>
          <m:sup>
            <m:r>
              <m:rPr>
                <m:sty m:val="p"/>
              </m:rPr>
              <w:rPr>
                <w:rFonts w:ascii="Cambria Math" w:hAnsi="Cambria Math" w:hint="cs"/>
              </w:rPr>
              <m:t>2</m:t>
            </m:r>
          </m:sup>
        </m:sSubSup>
        <m:r>
          <m:rPr>
            <m:sty m:val="p"/>
          </m:rPr>
          <w:rPr>
            <w:rFonts w:ascii="Cambria Math" w:hAnsi="Cambria Math" w:hint="cs"/>
          </w:rPr>
          <m:t>(</m:t>
        </m:r>
        <m:r>
          <w:rPr>
            <w:rFonts w:ascii="Cambria Math" w:hAnsi="Cambria Math" w:hint="cs"/>
          </w:rPr>
          <m:t>s</m:t>
        </m:r>
        <m:r>
          <m:rPr>
            <m:sty m:val="p"/>
          </m:rPr>
          <w:rPr>
            <w:rFonts w:ascii="Cambria Math" w:hAnsi="Cambria Math" w:hint="cs"/>
          </w:rPr>
          <m:t>,</m:t>
        </m:r>
        <m:r>
          <w:rPr>
            <w:rFonts w:ascii="Cambria Math" w:hAnsi="Cambria Math" w:hint="cs"/>
          </w:rPr>
          <m:t>ν</m:t>
        </m:r>
        <m:r>
          <m:rPr>
            <m:sty m:val="p"/>
          </m:rPr>
          <w:rPr>
            <w:rFonts w:ascii="Cambria Math" w:hAnsi="Cambria Math" w:hint="cs"/>
          </w:rPr>
          <m:t>)|)</m:t>
        </m:r>
      </m:oMath>
      <w:r w:rsidRPr="00756D2A">
        <w:rPr>
          <w:rFonts w:hint="cs"/>
        </w:rPr>
        <w:t xml:space="preserve">. In discrete numerical computation, if the local polynomial fits for both series are identical in a given segment such that </w:t>
      </w:r>
      <m:oMath>
        <m:r>
          <m:rPr>
            <m:sty m:val="p"/>
          </m:rPr>
          <w:rPr>
            <w:rFonts w:ascii="Cambria Math" w:hAnsi="Cambria Math" w:hint="cs"/>
          </w:rPr>
          <m:t>|</m:t>
        </m:r>
        <m:sSubSup>
          <m:sSubSupPr>
            <m:ctrlPr>
              <w:rPr>
                <w:rFonts w:ascii="Cambria Math" w:hAnsi="Cambria Math" w:hint="cs"/>
                <w:lang w:eastAsia="zh-CN"/>
              </w:rPr>
            </m:ctrlPr>
          </m:sSubSupPr>
          <m:e>
            <m:r>
              <w:rPr>
                <w:rFonts w:ascii="Cambria Math" w:hAnsi="Cambria Math" w:hint="cs"/>
              </w:rPr>
              <m:t>f</m:t>
            </m:r>
          </m:e>
          <m:sub>
            <m:r>
              <w:rPr>
                <w:rFonts w:ascii="Cambria Math" w:hAnsi="Cambria Math" w:hint="cs"/>
              </w:rPr>
              <m:t>DCCA</m:t>
            </m:r>
          </m:sub>
          <m:sup>
            <m:r>
              <m:rPr>
                <m:sty m:val="p"/>
              </m:rPr>
              <w:rPr>
                <w:rFonts w:ascii="Cambria Math" w:hAnsi="Cambria Math" w:hint="cs"/>
              </w:rPr>
              <m:t>2</m:t>
            </m:r>
          </m:sup>
        </m:sSubSup>
        <m:r>
          <m:rPr>
            <m:sty m:val="p"/>
          </m:rPr>
          <w:rPr>
            <w:rFonts w:ascii="Cambria Math" w:hAnsi="Cambria Math" w:hint="cs"/>
          </w:rPr>
          <m:t>(</m:t>
        </m:r>
        <m:r>
          <w:rPr>
            <w:rFonts w:ascii="Cambria Math" w:hAnsi="Cambria Math" w:hint="cs"/>
          </w:rPr>
          <m:t>s</m:t>
        </m:r>
        <m:r>
          <m:rPr>
            <m:sty m:val="p"/>
          </m:rPr>
          <w:rPr>
            <w:rFonts w:ascii="Cambria Math" w:hAnsi="Cambria Math" w:hint="cs"/>
          </w:rPr>
          <m:t>,</m:t>
        </m:r>
        <m:r>
          <w:rPr>
            <w:rFonts w:ascii="Cambria Math" w:hAnsi="Cambria Math" w:hint="cs"/>
          </w:rPr>
          <m:t>ν</m:t>
        </m:r>
        <m:r>
          <m:rPr>
            <m:sty m:val="p"/>
          </m:rPr>
          <w:rPr>
            <w:rFonts w:ascii="Cambria Math" w:hAnsi="Cambria Math" w:hint="cs"/>
          </w:rPr>
          <m:t>)|=0</m:t>
        </m:r>
      </m:oMath>
      <w:r w:rsidRPr="00756D2A">
        <w:rPr>
          <w:rFonts w:hint="cs"/>
        </w:rPr>
        <w:t>, the natural logarithm is mathematically undefined. Following Zhou (2008), we implement the regularized logarithmic formulation</w:t>
      </w:r>
      <w:r w:rsidR="00080B10">
        <w:rPr>
          <w:lang w:val="vi-VN"/>
        </w:rPr>
        <w:t xml:space="preserve"> as follows</w:t>
      </w:r>
      <w:r w:rsidRPr="00756D2A">
        <w:rPr>
          <w:rFonts w:hint="cs"/>
        </w:rPr>
        <w:t>:</w:t>
      </w:r>
    </w:p>
    <w:p w14:paraId="0F39AAD3" w14:textId="77777777" w:rsidR="000019C6" w:rsidRPr="00756D2A" w:rsidRDefault="00000000" w:rsidP="00756D2A">
      <w:pPr>
        <w:jc w:val="both"/>
      </w:pPr>
      <m:oMathPara>
        <m:oMathParaPr>
          <m:jc m:val="center"/>
        </m:oMathParaPr>
        <m:oMath>
          <m:sSub>
            <m:sSubPr>
              <m:ctrlPr>
                <w:rPr>
                  <w:rFonts w:ascii="Cambria Math" w:hAnsi="Cambria Math" w:hint="cs"/>
                  <w:lang w:eastAsia="zh-CN"/>
                </w:rPr>
              </m:ctrlPr>
            </m:sSubPr>
            <m:e>
              <m:r>
                <w:rPr>
                  <w:rFonts w:ascii="Cambria Math" w:hAnsi="Cambria Math" w:hint="cs"/>
                </w:rPr>
                <m:t>F</m:t>
              </m:r>
            </m:e>
            <m:sub>
              <m:r>
                <m:rPr>
                  <m:sty m:val="p"/>
                </m:rPr>
                <w:rPr>
                  <w:rFonts w:ascii="Cambria Math" w:hAnsi="Cambria Math" w:hint="cs"/>
                </w:rPr>
                <m:t>0</m:t>
              </m:r>
            </m:sub>
          </m:sSub>
          <m:r>
            <m:rPr>
              <m:sty m:val="p"/>
            </m:rPr>
            <w:rPr>
              <w:rFonts w:ascii="Cambria Math" w:hAnsi="Cambria Math" w:hint="cs"/>
            </w:rPr>
            <m:t>(</m:t>
          </m:r>
          <m:r>
            <w:rPr>
              <w:rFonts w:ascii="Cambria Math" w:hAnsi="Cambria Math" w:hint="cs"/>
            </w:rPr>
            <m:t>s</m:t>
          </m:r>
          <m:r>
            <m:rPr>
              <m:sty m:val="p"/>
            </m:rPr>
            <w:rPr>
              <w:rFonts w:ascii="Cambria Math" w:hAnsi="Cambria Math" w:hint="cs"/>
            </w:rPr>
            <m:t>)≡exp</m:t>
          </m:r>
          <m:d>
            <m:dPr>
              <m:ctrlPr>
                <w:rPr>
                  <w:rFonts w:ascii="Cambria Math" w:hAnsi="Cambria Math" w:hint="cs"/>
                  <w:lang w:eastAsia="zh-CN"/>
                </w:rPr>
              </m:ctrlPr>
            </m:dPr>
            <m:e>
              <m:f>
                <m:fPr>
                  <m:ctrlPr>
                    <w:rPr>
                      <w:rFonts w:ascii="Cambria Math" w:hAnsi="Cambria Math" w:hint="cs"/>
                      <w:lang w:eastAsia="zh-CN"/>
                    </w:rPr>
                  </m:ctrlPr>
                </m:fPr>
                <m:num>
                  <m:r>
                    <m:rPr>
                      <m:sty m:val="p"/>
                    </m:rPr>
                    <w:rPr>
                      <w:rFonts w:ascii="Cambria Math" w:hAnsi="Cambria Math" w:hint="cs"/>
                    </w:rPr>
                    <m:t>1</m:t>
                  </m:r>
                </m:num>
                <m:den>
                  <m:r>
                    <m:rPr>
                      <m:sty m:val="p"/>
                    </m:rPr>
                    <w:rPr>
                      <w:rFonts w:ascii="Cambria Math" w:hAnsi="Cambria Math" w:hint="cs"/>
                    </w:rPr>
                    <m:t>4</m:t>
                  </m:r>
                  <m:sSub>
                    <m:sSubPr>
                      <m:ctrlPr>
                        <w:rPr>
                          <w:rFonts w:ascii="Cambria Math" w:hAnsi="Cambria Math" w:hint="cs"/>
                          <w:lang w:eastAsia="zh-CN"/>
                        </w:rPr>
                      </m:ctrlPr>
                    </m:sSubPr>
                    <m:e>
                      <m:r>
                        <w:rPr>
                          <w:rFonts w:ascii="Cambria Math" w:hAnsi="Cambria Math" w:hint="cs"/>
                        </w:rPr>
                        <m:t>N</m:t>
                      </m:r>
                    </m:e>
                    <m:sub>
                      <m:r>
                        <w:rPr>
                          <w:rFonts w:ascii="Cambria Math" w:hAnsi="Cambria Math" w:hint="cs"/>
                        </w:rPr>
                        <m:t>s</m:t>
                      </m:r>
                    </m:sub>
                  </m:sSub>
                </m:den>
              </m:f>
              <m:nary>
                <m:naryPr>
                  <m:chr m:val="∑"/>
                  <m:limLoc m:val="undOvr"/>
                  <m:ctrlPr>
                    <w:rPr>
                      <w:rFonts w:ascii="Cambria Math" w:hAnsi="Cambria Math" w:hint="cs"/>
                      <w:lang w:eastAsia="zh-CN"/>
                    </w:rPr>
                  </m:ctrlPr>
                </m:naryPr>
                <m:sub>
                  <m:r>
                    <w:rPr>
                      <w:rFonts w:ascii="Cambria Math" w:hAnsi="Cambria Math" w:hint="cs"/>
                    </w:rPr>
                    <m:t>ν</m:t>
                  </m:r>
                  <m:r>
                    <m:rPr>
                      <m:sty m:val="p"/>
                    </m:rPr>
                    <w:rPr>
                      <w:rFonts w:ascii="Cambria Math" w:hAnsi="Cambria Math" w:hint="cs"/>
                    </w:rPr>
                    <m:t>=1</m:t>
                  </m:r>
                </m:sub>
                <m:sup>
                  <m:r>
                    <m:rPr>
                      <m:sty m:val="p"/>
                    </m:rPr>
                    <w:rPr>
                      <w:rFonts w:ascii="Cambria Math" w:hAnsi="Cambria Math" w:hint="cs"/>
                    </w:rPr>
                    <m:t>2</m:t>
                  </m:r>
                  <m:sSub>
                    <m:sSubPr>
                      <m:ctrlPr>
                        <w:rPr>
                          <w:rFonts w:ascii="Cambria Math" w:hAnsi="Cambria Math" w:hint="cs"/>
                          <w:lang w:eastAsia="zh-CN"/>
                        </w:rPr>
                      </m:ctrlPr>
                    </m:sSubPr>
                    <m:e>
                      <m:r>
                        <w:rPr>
                          <w:rFonts w:ascii="Cambria Math" w:hAnsi="Cambria Math" w:hint="cs"/>
                        </w:rPr>
                        <m:t>N</m:t>
                      </m:r>
                    </m:e>
                    <m:sub>
                      <m:r>
                        <w:rPr>
                          <w:rFonts w:ascii="Cambria Math" w:hAnsi="Cambria Math" w:hint="cs"/>
                        </w:rPr>
                        <m:t>s</m:t>
                      </m:r>
                    </m:sub>
                  </m:sSub>
                </m:sup>
                <m:e>
                  <m:r>
                    <m:rPr>
                      <m:sty m:val="p"/>
                    </m:rPr>
                    <w:rPr>
                      <w:rFonts w:ascii="Cambria Math" w:hAnsi="Cambria Math" w:hint="cs"/>
                    </w:rPr>
                    <m:t>ln</m:t>
                  </m:r>
                </m:e>
              </m:nary>
              <m:d>
                <m:dPr>
                  <m:ctrlPr>
                    <w:rPr>
                      <w:rFonts w:ascii="Cambria Math" w:hAnsi="Cambria Math" w:hint="cs"/>
                      <w:lang w:eastAsia="zh-CN"/>
                    </w:rPr>
                  </m:ctrlPr>
                </m:dPr>
                <m:e>
                  <m:d>
                    <m:dPr>
                      <m:begChr m:val="|"/>
                      <m:endChr m:val="|"/>
                      <m:ctrlPr>
                        <w:rPr>
                          <w:rFonts w:ascii="Cambria Math" w:hAnsi="Cambria Math" w:hint="cs"/>
                          <w:lang w:eastAsia="zh-CN"/>
                        </w:rPr>
                      </m:ctrlPr>
                    </m:dPr>
                    <m:e>
                      <m:sSubSup>
                        <m:sSubSupPr>
                          <m:ctrlPr>
                            <w:rPr>
                              <w:rFonts w:ascii="Cambria Math" w:hAnsi="Cambria Math" w:hint="cs"/>
                              <w:lang w:eastAsia="zh-CN"/>
                            </w:rPr>
                          </m:ctrlPr>
                        </m:sSubSupPr>
                        <m:e>
                          <m:r>
                            <w:rPr>
                              <w:rFonts w:ascii="Cambria Math" w:hAnsi="Cambria Math" w:hint="cs"/>
                            </w:rPr>
                            <m:t>f</m:t>
                          </m:r>
                        </m:e>
                        <m:sub>
                          <m:r>
                            <w:rPr>
                              <w:rFonts w:ascii="Cambria Math" w:hAnsi="Cambria Math" w:hint="cs"/>
                            </w:rPr>
                            <m:t>DCCA</m:t>
                          </m:r>
                        </m:sub>
                        <m:sup>
                          <m:r>
                            <m:rPr>
                              <m:sty m:val="p"/>
                            </m:rPr>
                            <w:rPr>
                              <w:rFonts w:ascii="Cambria Math" w:hAnsi="Cambria Math" w:hint="cs"/>
                            </w:rPr>
                            <m:t>2</m:t>
                          </m:r>
                        </m:sup>
                      </m:sSubSup>
                      <m:r>
                        <m:rPr>
                          <m:sty m:val="p"/>
                        </m:rPr>
                        <w:rPr>
                          <w:rFonts w:ascii="Cambria Math" w:hAnsi="Cambria Math" w:hint="cs"/>
                        </w:rPr>
                        <m:t>(</m:t>
                      </m:r>
                      <m:r>
                        <w:rPr>
                          <w:rFonts w:ascii="Cambria Math" w:hAnsi="Cambria Math" w:hint="cs"/>
                        </w:rPr>
                        <m:t>s</m:t>
                      </m:r>
                      <m:r>
                        <m:rPr>
                          <m:sty m:val="p"/>
                        </m:rPr>
                        <w:rPr>
                          <w:rFonts w:ascii="Cambria Math" w:hAnsi="Cambria Math" w:hint="cs"/>
                        </w:rPr>
                        <m:t>,</m:t>
                      </m:r>
                      <m:r>
                        <w:rPr>
                          <w:rFonts w:ascii="Cambria Math" w:hAnsi="Cambria Math" w:hint="cs"/>
                        </w:rPr>
                        <m:t>ν</m:t>
                      </m:r>
                      <m:r>
                        <m:rPr>
                          <m:sty m:val="p"/>
                        </m:rPr>
                        <w:rPr>
                          <w:rFonts w:ascii="Cambria Math" w:hAnsi="Cambria Math" w:hint="cs"/>
                        </w:rPr>
                        <m:t>)</m:t>
                      </m:r>
                    </m:e>
                  </m:d>
                  <m:r>
                    <m:rPr>
                      <m:sty m:val="p"/>
                    </m:rPr>
                    <w:rPr>
                      <w:rFonts w:ascii="Cambria Math" w:hAnsi="Cambria Math" w:hint="cs"/>
                    </w:rPr>
                    <m:t>+</m:t>
                  </m:r>
                  <m:r>
                    <w:rPr>
                      <w:rFonts w:ascii="Cambria Math" w:hAnsi="Cambria Math" w:hint="cs"/>
                    </w:rPr>
                    <m:t>ϵ</m:t>
                  </m:r>
                </m:e>
              </m:d>
            </m:e>
          </m:d>
          <m:r>
            <m:rPr>
              <m:sty m:val="p"/>
            </m:rPr>
            <w:rPr>
              <w:rFonts w:ascii="Cambria Math" w:hAnsi="Cambria Math" w:hint="cs"/>
            </w:rPr>
            <m:t>,</m:t>
          </m:r>
        </m:oMath>
      </m:oMathPara>
    </w:p>
    <w:p w14:paraId="325B2A62" w14:textId="77777777" w:rsidR="000019C6" w:rsidRPr="00756D2A" w:rsidRDefault="000019C6" w:rsidP="00756D2A">
      <w:pPr>
        <w:jc w:val="both"/>
      </w:pPr>
      <w:r w:rsidRPr="00756D2A">
        <w:rPr>
          <w:rFonts w:hint="cs"/>
        </w:rPr>
        <w:t xml:space="preserve">where the </w:t>
      </w:r>
      <w:proofErr w:type="spellStart"/>
      <w:r w:rsidRPr="00756D2A">
        <w:rPr>
          <w:rFonts w:hint="cs"/>
        </w:rPr>
        <w:t>regularizer</w:t>
      </w:r>
      <w:proofErr w:type="spellEnd"/>
      <w:r w:rsidRPr="00756D2A">
        <w:rPr>
          <w:rFonts w:hint="cs"/>
        </w:rPr>
        <w:t xml:space="preserve"> </w:t>
      </w:r>
      <m:oMath>
        <m:r>
          <w:rPr>
            <w:rFonts w:ascii="Cambria Math" w:hAnsi="Cambria Math" w:hint="cs"/>
          </w:rPr>
          <m:t>ϵ</m:t>
        </m:r>
        <m:r>
          <m:rPr>
            <m:sty m:val="p"/>
          </m:rPr>
          <w:rPr>
            <w:rFonts w:ascii="Cambria Math" w:hAnsi="Cambria Math" w:hint="cs"/>
          </w:rPr>
          <m:t>=</m:t>
        </m:r>
        <m:sSup>
          <m:sSupPr>
            <m:ctrlPr>
              <w:rPr>
                <w:rFonts w:ascii="Cambria Math" w:hAnsi="Cambria Math" w:hint="cs"/>
                <w:lang w:eastAsia="zh-CN"/>
              </w:rPr>
            </m:ctrlPr>
          </m:sSupPr>
          <m:e>
            <m:r>
              <m:rPr>
                <m:sty m:val="p"/>
              </m:rPr>
              <w:rPr>
                <w:rFonts w:ascii="Cambria Math" w:hAnsi="Cambria Math" w:hint="cs"/>
              </w:rPr>
              <m:t>10</m:t>
            </m:r>
          </m:e>
          <m:sup>
            <m:r>
              <m:rPr>
                <m:sty m:val="p"/>
              </m:rPr>
              <w:rPr>
                <w:rFonts w:ascii="Cambria Math" w:hAnsi="Cambria Math" w:hint="cs"/>
              </w:rPr>
              <m:t>-12</m:t>
            </m:r>
          </m:sup>
        </m:sSup>
      </m:oMath>
      <w:r w:rsidRPr="00756D2A">
        <w:rPr>
          <w:rFonts w:hint="cs"/>
        </w:rPr>
        <w:t xml:space="preserve"> provides an infinitesimal machine-precision floor. Because </w:t>
      </w:r>
      <m:oMath>
        <m:r>
          <w:rPr>
            <w:rFonts w:ascii="Cambria Math" w:hAnsi="Cambria Math" w:hint="cs"/>
          </w:rPr>
          <m:t>ϵ</m:t>
        </m:r>
      </m:oMath>
      <w:r w:rsidRPr="00756D2A">
        <w:rPr>
          <w:rFonts w:hint="cs"/>
        </w:rPr>
        <w:t xml:space="preserve"> is several orders of magnitude smaller than the minimum observed non-zero fluctuation magnitude (</w:t>
      </w:r>
      <m:oMath>
        <m:r>
          <w:rPr>
            <w:rFonts w:ascii="Cambria Math" w:hAnsi="Cambria Math" w:hint="cs"/>
          </w:rPr>
          <m:t>ϵ</m:t>
        </m:r>
        <m:r>
          <m:rPr>
            <m:sty m:val="p"/>
          </m:rPr>
          <w:rPr>
            <w:rFonts w:ascii="Cambria Math" w:hAnsi="Cambria Math" w:hint="cs"/>
          </w:rPr>
          <m:t>≪</m:t>
        </m:r>
        <m:sSub>
          <m:sSubPr>
            <m:ctrlPr>
              <w:rPr>
                <w:rFonts w:ascii="Cambria Math" w:hAnsi="Cambria Math" w:hint="cs"/>
                <w:lang w:eastAsia="zh-CN"/>
              </w:rPr>
            </m:ctrlPr>
          </m:sSubPr>
          <m:e>
            <m:r>
              <m:rPr>
                <m:sty m:val="p"/>
              </m:rPr>
              <w:rPr>
                <w:rFonts w:ascii="Cambria Math" w:hAnsi="Cambria Math" w:hint="cs"/>
              </w:rPr>
              <m:t>min</m:t>
            </m:r>
          </m:e>
          <m:sub>
            <m:r>
              <w:rPr>
                <w:rFonts w:ascii="Cambria Math" w:hAnsi="Cambria Math" w:hint="cs"/>
              </w:rPr>
              <m:t>ν</m:t>
            </m:r>
            <m:r>
              <m:rPr>
                <m:sty m:val="p"/>
              </m:rPr>
              <w:rPr>
                <w:rFonts w:ascii="Cambria Math" w:hAnsi="Cambria Math" w:hint="cs"/>
              </w:rPr>
              <m:t>:</m:t>
            </m:r>
            <m:sSup>
              <m:sSupPr>
                <m:ctrlPr>
                  <w:rPr>
                    <w:rFonts w:ascii="Cambria Math" w:hAnsi="Cambria Math" w:hint="cs"/>
                    <w:lang w:eastAsia="zh-CN"/>
                  </w:rPr>
                </m:ctrlPr>
              </m:sSupPr>
              <m:e>
                <m:r>
                  <w:rPr>
                    <w:rFonts w:ascii="Cambria Math" w:hAnsi="Cambria Math" w:hint="cs"/>
                  </w:rPr>
                  <m:t>f</m:t>
                </m:r>
              </m:e>
              <m:sup>
                <m:r>
                  <m:rPr>
                    <m:sty m:val="p"/>
                  </m:rPr>
                  <w:rPr>
                    <w:rFonts w:ascii="Cambria Math" w:hAnsi="Cambria Math" w:hint="cs"/>
                  </w:rPr>
                  <m:t>2</m:t>
                </m:r>
              </m:sup>
            </m:sSup>
            <m:r>
              <m:rPr>
                <m:sty m:val="p"/>
              </m:rPr>
              <w:rPr>
                <w:rFonts w:ascii="Cambria Math" w:hAnsi="Cambria Math" w:hint="cs"/>
              </w:rPr>
              <m:t>&gt;0</m:t>
            </m:r>
          </m:sub>
        </m:sSub>
        <m:r>
          <m:rPr>
            <m:sty m:val="p"/>
          </m:rPr>
          <w:rPr>
            <w:rFonts w:ascii="Cambria Math" w:hAnsi="Cambria Math" w:hint="cs"/>
          </w:rPr>
          <m:t>|</m:t>
        </m:r>
        <m:sSubSup>
          <m:sSubSupPr>
            <m:ctrlPr>
              <w:rPr>
                <w:rFonts w:ascii="Cambria Math" w:hAnsi="Cambria Math" w:hint="cs"/>
                <w:lang w:eastAsia="zh-CN"/>
              </w:rPr>
            </m:ctrlPr>
          </m:sSubSupPr>
          <m:e>
            <m:r>
              <w:rPr>
                <w:rFonts w:ascii="Cambria Math" w:hAnsi="Cambria Math" w:hint="cs"/>
              </w:rPr>
              <m:t>f</m:t>
            </m:r>
          </m:e>
          <m:sub>
            <m:r>
              <w:rPr>
                <w:rFonts w:ascii="Cambria Math" w:hAnsi="Cambria Math" w:hint="cs"/>
              </w:rPr>
              <m:t>DCCA</m:t>
            </m:r>
          </m:sub>
          <m:sup>
            <m:r>
              <m:rPr>
                <m:sty m:val="p"/>
              </m:rPr>
              <w:rPr>
                <w:rFonts w:ascii="Cambria Math" w:hAnsi="Cambria Math" w:hint="cs"/>
              </w:rPr>
              <m:t>2</m:t>
            </m:r>
          </m:sup>
        </m:sSubSup>
        <m:r>
          <m:rPr>
            <m:sty m:val="p"/>
          </m:rPr>
          <w:rPr>
            <w:rFonts w:ascii="Cambria Math" w:hAnsi="Cambria Math" w:hint="cs"/>
          </w:rPr>
          <m:t>(</m:t>
        </m:r>
        <m:r>
          <w:rPr>
            <w:rFonts w:ascii="Cambria Math" w:hAnsi="Cambria Math" w:hint="cs"/>
          </w:rPr>
          <m:t>s</m:t>
        </m:r>
        <m:r>
          <m:rPr>
            <m:sty m:val="p"/>
          </m:rPr>
          <w:rPr>
            <w:rFonts w:ascii="Cambria Math" w:hAnsi="Cambria Math" w:hint="cs"/>
          </w:rPr>
          <m:t>,</m:t>
        </m:r>
        <m:r>
          <w:rPr>
            <w:rFonts w:ascii="Cambria Math" w:hAnsi="Cambria Math" w:hint="cs"/>
          </w:rPr>
          <m:t>ν</m:t>
        </m:r>
        <m:r>
          <m:rPr>
            <m:sty m:val="p"/>
          </m:rPr>
          <w:rPr>
            <w:rFonts w:ascii="Cambria Math" w:hAnsi="Cambria Math" w:hint="cs"/>
          </w:rPr>
          <m:t>)|</m:t>
        </m:r>
      </m:oMath>
      <w:r w:rsidRPr="00756D2A">
        <w:rPr>
          <w:rFonts w:hint="cs"/>
        </w:rPr>
        <w:t xml:space="preserve">), it guarantees computational convergence at the singularity boundary without distorting the empirical geometric mean or perturbing the derived generalized Hurst exponent </w:t>
      </w:r>
      <m:oMath>
        <m:sSub>
          <m:sSubPr>
            <m:ctrlPr>
              <w:rPr>
                <w:rFonts w:ascii="Cambria Math" w:hAnsi="Cambria Math" w:hint="cs"/>
                <w:lang w:eastAsia="zh-CN"/>
              </w:rPr>
            </m:ctrlPr>
          </m:sSubPr>
          <m:e>
            <m:r>
              <w:rPr>
                <w:rFonts w:ascii="Cambria Math" w:hAnsi="Cambria Math" w:hint="cs"/>
              </w:rPr>
              <m:t>h</m:t>
            </m:r>
          </m:e>
          <m:sub>
            <m:r>
              <w:rPr>
                <w:rFonts w:ascii="Cambria Math" w:hAnsi="Cambria Math" w:hint="cs"/>
              </w:rPr>
              <m:t>xy</m:t>
            </m:r>
          </m:sub>
        </m:sSub>
        <m:r>
          <m:rPr>
            <m:sty m:val="p"/>
          </m:rPr>
          <w:rPr>
            <w:rFonts w:ascii="Cambria Math" w:hAnsi="Cambria Math" w:hint="cs"/>
          </w:rPr>
          <m:t>(0)</m:t>
        </m:r>
      </m:oMath>
      <w:r w:rsidRPr="00756D2A">
        <w:rPr>
          <w:rFonts w:hint="cs"/>
        </w:rPr>
        <w:t xml:space="preserve">. The generalized Hurst exponent </w:t>
      </w:r>
      <m:oMath>
        <m:sSub>
          <m:sSubPr>
            <m:ctrlPr>
              <w:rPr>
                <w:rFonts w:ascii="Cambria Math" w:hAnsi="Cambria Math" w:hint="cs"/>
                <w:lang w:eastAsia="zh-CN"/>
              </w:rPr>
            </m:ctrlPr>
          </m:sSubPr>
          <m:e>
            <m:r>
              <w:rPr>
                <w:rFonts w:ascii="Cambria Math" w:hAnsi="Cambria Math" w:hint="cs"/>
              </w:rPr>
              <m:t>h</m:t>
            </m:r>
          </m:e>
          <m:sub>
            <m:r>
              <w:rPr>
                <w:rFonts w:ascii="Cambria Math" w:hAnsi="Cambria Math" w:hint="cs"/>
              </w:rPr>
              <m:t>xy</m:t>
            </m:r>
          </m:sub>
        </m:sSub>
        <m:r>
          <m:rPr>
            <m:sty m:val="p"/>
          </m:rPr>
          <w:rPr>
            <w:rFonts w:ascii="Cambria Math" w:hAnsi="Cambria Math" w:hint="cs"/>
          </w:rPr>
          <m:t>(</m:t>
        </m:r>
        <m:r>
          <w:rPr>
            <w:rFonts w:ascii="Cambria Math" w:hAnsi="Cambria Math" w:hint="cs"/>
          </w:rPr>
          <m:t>q</m:t>
        </m:r>
        <m:r>
          <m:rPr>
            <m:sty m:val="p"/>
          </m:rPr>
          <w:rPr>
            <w:rFonts w:ascii="Cambria Math" w:hAnsi="Cambria Math" w:hint="cs"/>
          </w:rPr>
          <m:t>)</m:t>
        </m:r>
      </m:oMath>
      <w:r w:rsidRPr="00756D2A">
        <w:rPr>
          <w:rFonts w:hint="cs"/>
        </w:rPr>
        <w:t xml:space="preserve">, frequently denoted </w:t>
      </w:r>
      <m:oMath>
        <m:sSub>
          <m:sSubPr>
            <m:ctrlPr>
              <w:rPr>
                <w:rFonts w:ascii="Cambria Math" w:hAnsi="Cambria Math" w:hint="cs"/>
                <w:lang w:eastAsia="zh-CN"/>
              </w:rPr>
            </m:ctrlPr>
          </m:sSubPr>
          <m:e>
            <m:r>
              <w:rPr>
                <w:rFonts w:ascii="Cambria Math" w:hAnsi="Cambria Math" w:hint="cs"/>
              </w:rPr>
              <m:t>λ</m:t>
            </m:r>
          </m:e>
          <m:sub>
            <m:r>
              <w:rPr>
                <w:rFonts w:ascii="Cambria Math" w:hAnsi="Cambria Math" w:hint="cs"/>
              </w:rPr>
              <m:t>xy</m:t>
            </m:r>
          </m:sub>
        </m:sSub>
        <m:r>
          <m:rPr>
            <m:sty m:val="p"/>
          </m:rPr>
          <w:rPr>
            <w:rFonts w:ascii="Cambria Math" w:hAnsi="Cambria Math" w:hint="cs"/>
          </w:rPr>
          <m:t>(</m:t>
        </m:r>
        <m:r>
          <w:rPr>
            <w:rFonts w:ascii="Cambria Math" w:hAnsi="Cambria Math" w:hint="cs"/>
          </w:rPr>
          <m:t>q</m:t>
        </m:r>
        <m:r>
          <m:rPr>
            <m:sty m:val="p"/>
          </m:rPr>
          <w:rPr>
            <w:rFonts w:ascii="Cambria Math" w:hAnsi="Cambria Math" w:hint="cs"/>
          </w:rPr>
          <m:t>)</m:t>
        </m:r>
      </m:oMath>
      <w:r w:rsidRPr="00756D2A">
        <w:rPr>
          <w:rFonts w:hint="cs"/>
        </w:rPr>
        <w:t xml:space="preserve"> in bivariate multifractal literature, is obtained from the power-law relation </w:t>
      </w:r>
      <m:oMath>
        <m:sSub>
          <m:sSubPr>
            <m:ctrlPr>
              <w:rPr>
                <w:rFonts w:ascii="Cambria Math" w:hAnsi="Cambria Math" w:hint="cs"/>
                <w:lang w:eastAsia="zh-CN"/>
              </w:rPr>
            </m:ctrlPr>
          </m:sSubPr>
          <m:e>
            <m:r>
              <w:rPr>
                <w:rFonts w:ascii="Cambria Math" w:hAnsi="Cambria Math" w:hint="cs"/>
              </w:rPr>
              <m:t>F</m:t>
            </m:r>
          </m:e>
          <m:sub>
            <m:r>
              <w:rPr>
                <w:rFonts w:ascii="Cambria Math" w:hAnsi="Cambria Math" w:hint="cs"/>
              </w:rPr>
              <m:t>q</m:t>
            </m:r>
          </m:sub>
        </m:sSub>
        <m:r>
          <m:rPr>
            <m:sty m:val="p"/>
          </m:rPr>
          <w:rPr>
            <w:rFonts w:ascii="Cambria Math" w:hAnsi="Cambria Math" w:hint="cs"/>
          </w:rPr>
          <m:t>(</m:t>
        </m:r>
        <m:r>
          <w:rPr>
            <w:rFonts w:ascii="Cambria Math" w:hAnsi="Cambria Math" w:hint="cs"/>
          </w:rPr>
          <m:t>s</m:t>
        </m:r>
        <m:r>
          <m:rPr>
            <m:sty m:val="p"/>
          </m:rPr>
          <w:rPr>
            <w:rFonts w:ascii="Cambria Math" w:hAnsi="Cambria Math" w:hint="cs"/>
          </w:rPr>
          <m:t>)∝</m:t>
        </m:r>
        <m:sSup>
          <m:sSupPr>
            <m:ctrlPr>
              <w:rPr>
                <w:rFonts w:ascii="Cambria Math" w:hAnsi="Cambria Math" w:hint="cs"/>
                <w:lang w:eastAsia="zh-CN"/>
              </w:rPr>
            </m:ctrlPr>
          </m:sSupPr>
          <m:e>
            <m:r>
              <w:rPr>
                <w:rFonts w:ascii="Cambria Math" w:hAnsi="Cambria Math" w:hint="cs"/>
              </w:rPr>
              <m:t>s</m:t>
            </m:r>
          </m:e>
          <m:sup>
            <m:sSub>
              <m:sSubPr>
                <m:ctrlPr>
                  <w:rPr>
                    <w:rFonts w:ascii="Cambria Math" w:hAnsi="Cambria Math" w:hint="cs"/>
                    <w:lang w:eastAsia="zh-CN"/>
                  </w:rPr>
                </m:ctrlPr>
              </m:sSubPr>
              <m:e>
                <m:r>
                  <w:rPr>
                    <w:rFonts w:ascii="Cambria Math" w:hAnsi="Cambria Math" w:hint="cs"/>
                  </w:rPr>
                  <m:t>h</m:t>
                </m:r>
              </m:e>
              <m:sub>
                <m:r>
                  <w:rPr>
                    <w:rFonts w:ascii="Cambria Math" w:hAnsi="Cambria Math" w:hint="cs"/>
                  </w:rPr>
                  <m:t>xy</m:t>
                </m:r>
              </m:sub>
            </m:sSub>
            <m:r>
              <m:rPr>
                <m:sty m:val="p"/>
              </m:rPr>
              <w:rPr>
                <w:rFonts w:ascii="Cambria Math" w:hAnsi="Cambria Math" w:hint="cs"/>
              </w:rPr>
              <m:t>(</m:t>
            </m:r>
            <m:r>
              <w:rPr>
                <w:rFonts w:ascii="Cambria Math" w:hAnsi="Cambria Math" w:hint="cs"/>
              </w:rPr>
              <m:t>q</m:t>
            </m:r>
            <m:r>
              <m:rPr>
                <m:sty m:val="p"/>
              </m:rPr>
              <w:rPr>
                <w:rFonts w:ascii="Cambria Math" w:hAnsi="Cambria Math" w:hint="cs"/>
              </w:rPr>
              <m:t>)</m:t>
            </m:r>
          </m:sup>
        </m:sSup>
      </m:oMath>
      <w:r w:rsidRPr="00756D2A">
        <w:rPr>
          <w:rFonts w:hint="cs"/>
        </w:rPr>
        <w:t xml:space="preserve">. Through the Legendre transform, the multifractal singularity strength </w:t>
      </w:r>
      <m:oMath>
        <m:r>
          <w:rPr>
            <w:rFonts w:ascii="Cambria Math" w:hAnsi="Cambria Math" w:hint="cs"/>
          </w:rPr>
          <m:t>α</m:t>
        </m:r>
      </m:oMath>
      <w:r w:rsidRPr="00756D2A">
        <w:rPr>
          <w:rFonts w:hint="cs"/>
        </w:rPr>
        <w:t xml:space="preserve"> and spectrum </w:t>
      </w:r>
      <m:oMath>
        <m:r>
          <w:rPr>
            <w:rFonts w:ascii="Cambria Math" w:hAnsi="Cambria Math" w:hint="cs"/>
          </w:rPr>
          <m:t>f</m:t>
        </m:r>
        <m:r>
          <m:rPr>
            <m:sty m:val="p"/>
          </m:rPr>
          <w:rPr>
            <w:rFonts w:ascii="Cambria Math" w:hAnsi="Cambria Math" w:hint="cs"/>
          </w:rPr>
          <m:t>(</m:t>
        </m:r>
        <m:r>
          <w:rPr>
            <w:rFonts w:ascii="Cambria Math" w:hAnsi="Cambria Math" w:hint="cs"/>
          </w:rPr>
          <m:t>α</m:t>
        </m:r>
        <m:r>
          <m:rPr>
            <m:sty m:val="p"/>
          </m:rPr>
          <w:rPr>
            <w:rFonts w:ascii="Cambria Math" w:hAnsi="Cambria Math" w:hint="cs"/>
          </w:rPr>
          <m:t>)</m:t>
        </m:r>
      </m:oMath>
      <w:r w:rsidRPr="00756D2A">
        <w:rPr>
          <w:rFonts w:hint="cs"/>
        </w:rPr>
        <w:t xml:space="preserve"> are:</w:t>
      </w:r>
    </w:p>
    <w:p w14:paraId="6E75C13F" w14:textId="77777777" w:rsidR="000019C6" w:rsidRPr="00756D2A" w:rsidRDefault="000019C6" w:rsidP="00756D2A">
      <w:pPr>
        <w:jc w:val="both"/>
      </w:pPr>
      <m:oMathPara>
        <m:oMathParaPr>
          <m:jc m:val="center"/>
        </m:oMathParaPr>
        <m:oMath>
          <m:r>
            <w:rPr>
              <w:rFonts w:ascii="Cambria Math" w:hAnsi="Cambria Math" w:hint="cs"/>
            </w:rPr>
            <m:t>α</m:t>
          </m:r>
          <m:r>
            <m:rPr>
              <m:sty m:val="p"/>
            </m:rPr>
            <w:rPr>
              <w:rFonts w:ascii="Cambria Math" w:hAnsi="Cambria Math" w:hint="cs"/>
            </w:rPr>
            <m:t>=</m:t>
          </m:r>
          <m:r>
            <w:rPr>
              <w:rFonts w:ascii="Cambria Math" w:hAnsi="Cambria Math" w:hint="cs"/>
            </w:rPr>
            <m:t>h</m:t>
          </m:r>
          <m:r>
            <m:rPr>
              <m:sty m:val="p"/>
            </m:rPr>
            <w:rPr>
              <w:rFonts w:ascii="Cambria Math" w:hAnsi="Cambria Math" w:hint="cs"/>
            </w:rPr>
            <m:t>(</m:t>
          </m:r>
          <m:r>
            <w:rPr>
              <w:rFonts w:ascii="Cambria Math" w:hAnsi="Cambria Math" w:hint="cs"/>
            </w:rPr>
            <m:t>q</m:t>
          </m:r>
          <m:r>
            <m:rPr>
              <m:sty m:val="p"/>
            </m:rPr>
            <w:rPr>
              <w:rFonts w:ascii="Cambria Math" w:hAnsi="Cambria Math" w:hint="cs"/>
            </w:rPr>
            <m:t>)+</m:t>
          </m:r>
          <m:r>
            <w:rPr>
              <w:rFonts w:ascii="Cambria Math" w:hAnsi="Cambria Math" w:hint="cs"/>
            </w:rPr>
            <m:t>q</m:t>
          </m:r>
          <m:sSup>
            <m:sSupPr>
              <m:ctrlPr>
                <w:rPr>
                  <w:rFonts w:ascii="Cambria Math" w:hAnsi="Cambria Math" w:hint="cs"/>
                  <w:lang w:eastAsia="zh-CN"/>
                </w:rPr>
              </m:ctrlPr>
            </m:sSupPr>
            <m:e>
              <m:r>
                <w:rPr>
                  <w:rFonts w:ascii="Cambria Math" w:hAnsi="Cambria Math" w:hint="cs"/>
                </w:rPr>
                <m:t>h</m:t>
              </m:r>
            </m:e>
            <m:sup>
              <m:r>
                <m:rPr>
                  <m:sty m:val="p"/>
                </m:rPr>
                <w:rPr>
                  <w:rFonts w:ascii="Cambria Math" w:hAnsi="Cambria Math" w:hint="cs"/>
                </w:rPr>
                <m:t>'</m:t>
              </m:r>
            </m:sup>
          </m:sSup>
          <m:r>
            <m:rPr>
              <m:sty m:val="p"/>
            </m:rPr>
            <w:rPr>
              <w:rFonts w:ascii="Cambria Math" w:hAnsi="Cambria Math" w:hint="cs"/>
            </w:rPr>
            <m:t>(</m:t>
          </m:r>
          <m:r>
            <w:rPr>
              <w:rFonts w:ascii="Cambria Math" w:hAnsi="Cambria Math" w:hint="cs"/>
            </w:rPr>
            <m:t>q</m:t>
          </m:r>
          <m:r>
            <m:rPr>
              <m:sty m:val="p"/>
            </m:rPr>
            <w:rPr>
              <w:rFonts w:ascii="Cambria Math" w:hAnsi="Cambria Math" w:hint="cs"/>
            </w:rPr>
            <m:t>), </m:t>
          </m:r>
          <m:r>
            <w:rPr>
              <w:rFonts w:ascii="Cambria Math" w:hAnsi="Cambria Math" w:hint="cs"/>
            </w:rPr>
            <m:t>f</m:t>
          </m:r>
          <m:r>
            <m:rPr>
              <m:sty m:val="p"/>
            </m:rPr>
            <w:rPr>
              <w:rFonts w:ascii="Cambria Math" w:hAnsi="Cambria Math" w:hint="cs"/>
            </w:rPr>
            <m:t>(</m:t>
          </m:r>
          <m:r>
            <w:rPr>
              <w:rFonts w:ascii="Cambria Math" w:hAnsi="Cambria Math" w:hint="cs"/>
            </w:rPr>
            <m:t>α</m:t>
          </m:r>
          <m:r>
            <m:rPr>
              <m:sty m:val="p"/>
            </m:rPr>
            <w:rPr>
              <w:rFonts w:ascii="Cambria Math" w:hAnsi="Cambria Math" w:hint="cs"/>
            </w:rPr>
            <m:t>)=</m:t>
          </m:r>
          <m:r>
            <w:rPr>
              <w:rFonts w:ascii="Cambria Math" w:hAnsi="Cambria Math" w:hint="cs"/>
            </w:rPr>
            <m:t>q</m:t>
          </m:r>
          <m:r>
            <m:rPr>
              <m:sty m:val="p"/>
            </m:rPr>
            <w:rPr>
              <w:rFonts w:ascii="Cambria Math" w:hAnsi="Cambria Math" w:hint="cs"/>
            </w:rPr>
            <m:t>(</m:t>
          </m:r>
          <m:r>
            <w:rPr>
              <w:rFonts w:ascii="Cambria Math" w:hAnsi="Cambria Math" w:hint="cs"/>
            </w:rPr>
            <m:t>α</m:t>
          </m:r>
          <m:r>
            <m:rPr>
              <m:sty m:val="p"/>
            </m:rPr>
            <w:rPr>
              <w:rFonts w:ascii="Cambria Math" w:hAnsi="Cambria Math" w:hint="cs"/>
            </w:rPr>
            <m:t>-</m:t>
          </m:r>
          <m:r>
            <w:rPr>
              <w:rFonts w:ascii="Cambria Math" w:hAnsi="Cambria Math" w:hint="cs"/>
            </w:rPr>
            <m:t>h</m:t>
          </m:r>
          <m:r>
            <m:rPr>
              <m:sty m:val="p"/>
            </m:rPr>
            <w:rPr>
              <w:rFonts w:ascii="Cambria Math" w:hAnsi="Cambria Math" w:hint="cs"/>
            </w:rPr>
            <m:t>(</m:t>
          </m:r>
          <m:r>
            <w:rPr>
              <w:rFonts w:ascii="Cambria Math" w:hAnsi="Cambria Math" w:hint="cs"/>
            </w:rPr>
            <m:t>q</m:t>
          </m:r>
          <m:r>
            <m:rPr>
              <m:sty m:val="p"/>
            </m:rPr>
            <w:rPr>
              <w:rFonts w:ascii="Cambria Math" w:hAnsi="Cambria Math" w:hint="cs"/>
            </w:rPr>
            <m:t>))+1.</m:t>
          </m:r>
        </m:oMath>
      </m:oMathPara>
    </w:p>
    <w:p w14:paraId="36839150" w14:textId="77777777" w:rsidR="000019C6" w:rsidRPr="00756D2A" w:rsidRDefault="000019C6" w:rsidP="00756D2A">
      <w:pPr>
        <w:jc w:val="both"/>
      </w:pPr>
      <w:r w:rsidRPr="00756D2A">
        <w:rPr>
          <w:rFonts w:hint="cs"/>
        </w:rPr>
        <w:t xml:space="preserve">The multifractal spectrum width </w:t>
      </w:r>
      <m:oMath>
        <m:r>
          <m:rPr>
            <m:sty m:val="p"/>
          </m:rPr>
          <w:rPr>
            <w:rFonts w:ascii="Cambria Math" w:hAnsi="Cambria Math" w:hint="cs"/>
          </w:rPr>
          <m:t>Δ</m:t>
        </m:r>
        <m:r>
          <w:rPr>
            <w:rFonts w:ascii="Cambria Math" w:hAnsi="Cambria Math" w:hint="cs"/>
          </w:rPr>
          <m:t>h</m:t>
        </m:r>
        <m:r>
          <m:rPr>
            <m:sty m:val="p"/>
          </m:rPr>
          <w:rPr>
            <w:rFonts w:ascii="Cambria Math" w:hAnsi="Cambria Math" w:hint="cs"/>
          </w:rPr>
          <m:t>=</m:t>
        </m:r>
        <m:r>
          <w:rPr>
            <w:rFonts w:ascii="Cambria Math" w:hAnsi="Cambria Math" w:hint="cs"/>
          </w:rPr>
          <m:t>h</m:t>
        </m:r>
        <m:r>
          <m:rPr>
            <m:sty m:val="p"/>
          </m:rPr>
          <w:rPr>
            <w:rFonts w:ascii="Cambria Math" w:hAnsi="Cambria Math" w:hint="cs"/>
          </w:rPr>
          <m:t>(</m:t>
        </m:r>
        <m:sSub>
          <m:sSubPr>
            <m:ctrlPr>
              <w:rPr>
                <w:rFonts w:ascii="Cambria Math" w:hAnsi="Cambria Math" w:hint="cs"/>
                <w:lang w:eastAsia="zh-CN"/>
              </w:rPr>
            </m:ctrlPr>
          </m:sSubPr>
          <m:e>
            <m:r>
              <w:rPr>
                <w:rFonts w:ascii="Cambria Math" w:hAnsi="Cambria Math" w:hint="cs"/>
              </w:rPr>
              <m:t>q</m:t>
            </m:r>
          </m:e>
          <m:sub>
            <m:r>
              <w:rPr>
                <w:rFonts w:ascii="Cambria Math" w:hAnsi="Cambria Math" w:hint="cs"/>
              </w:rPr>
              <m:t>min</m:t>
            </m:r>
          </m:sub>
        </m:sSub>
        <m:r>
          <m:rPr>
            <m:sty m:val="p"/>
          </m:rPr>
          <w:rPr>
            <w:rFonts w:ascii="Cambria Math" w:hAnsi="Cambria Math" w:hint="cs"/>
          </w:rPr>
          <m:t>)-</m:t>
        </m:r>
        <m:r>
          <w:rPr>
            <w:rFonts w:ascii="Cambria Math" w:hAnsi="Cambria Math" w:hint="cs"/>
          </w:rPr>
          <m:t>h</m:t>
        </m:r>
        <m:r>
          <m:rPr>
            <m:sty m:val="p"/>
          </m:rPr>
          <w:rPr>
            <w:rFonts w:ascii="Cambria Math" w:hAnsi="Cambria Math" w:hint="cs"/>
          </w:rPr>
          <m:t>(</m:t>
        </m:r>
        <m:sSub>
          <m:sSubPr>
            <m:ctrlPr>
              <w:rPr>
                <w:rFonts w:ascii="Cambria Math" w:hAnsi="Cambria Math" w:hint="cs"/>
                <w:lang w:eastAsia="zh-CN"/>
              </w:rPr>
            </m:ctrlPr>
          </m:sSubPr>
          <m:e>
            <m:r>
              <w:rPr>
                <w:rFonts w:ascii="Cambria Math" w:hAnsi="Cambria Math" w:hint="cs"/>
              </w:rPr>
              <m:t>q</m:t>
            </m:r>
          </m:e>
          <m:sub>
            <m:r>
              <w:rPr>
                <w:rFonts w:ascii="Cambria Math" w:hAnsi="Cambria Math" w:hint="cs"/>
              </w:rPr>
              <m:t>max</m:t>
            </m:r>
          </m:sub>
        </m:sSub>
        <m:r>
          <m:rPr>
            <m:sty m:val="p"/>
          </m:rPr>
          <w:rPr>
            <w:rFonts w:ascii="Cambria Math" w:hAnsi="Cambria Math" w:hint="cs"/>
          </w:rPr>
          <m:t>)</m:t>
        </m:r>
      </m:oMath>
      <w:r w:rsidRPr="00756D2A">
        <w:rPr>
          <w:rFonts w:hint="cs"/>
        </w:rPr>
        <w:t xml:space="preserve"> quantifies the degree of multifractal complexity and sensitivity to market shocks.</w:t>
      </w:r>
    </w:p>
    <w:p w14:paraId="706A7477" w14:textId="77777777" w:rsidR="000019C6" w:rsidRPr="00756D2A" w:rsidRDefault="000019C6" w:rsidP="00756D2A">
      <w:pPr>
        <w:pStyle w:val="heading1"/>
        <w:numPr>
          <w:ilvl w:val="0"/>
          <w:numId w:val="0"/>
        </w:numPr>
        <w:tabs>
          <w:tab w:val="left" w:pos="720"/>
        </w:tabs>
        <w:spacing w:line="300" w:lineRule="auto"/>
        <w:jc w:val="both"/>
        <w:rPr>
          <w:szCs w:val="24"/>
        </w:rPr>
      </w:pPr>
      <w:bookmarkStart w:id="78" w:name="the-mf-dcca-extension"/>
      <w:bookmarkEnd w:id="28"/>
      <w:bookmarkEnd w:id="78"/>
      <w:r w:rsidRPr="00756D2A">
        <w:rPr>
          <w:rFonts w:hint="cs"/>
          <w:szCs w:val="24"/>
        </w:rPr>
        <w:lastRenderedPageBreak/>
        <w:t>3. Nested Index Pairs Overstate True Mid-Cap Co-Movement</w:t>
      </w:r>
    </w:p>
    <w:p w14:paraId="3F02E13B" w14:textId="77777777" w:rsidR="000019C6" w:rsidRPr="00756D2A" w:rsidRDefault="000019C6" w:rsidP="00756D2A">
      <w:pPr>
        <w:pStyle w:val="heading20"/>
        <w:tabs>
          <w:tab w:val="clear" w:pos="567"/>
          <w:tab w:val="left" w:pos="720"/>
        </w:tabs>
        <w:spacing w:line="300" w:lineRule="auto"/>
        <w:ind w:left="0" w:firstLine="0"/>
        <w:rPr>
          <w:sz w:val="24"/>
          <w:szCs w:val="24"/>
        </w:rPr>
      </w:pPr>
      <w:bookmarkStart w:id="79" w:name="X112e4021c037d8d0d4c7fdd6557afb65e278519"/>
      <w:r w:rsidRPr="00756D2A">
        <w:rPr>
          <w:rFonts w:hint="cs"/>
          <w:sz w:val="24"/>
          <w:szCs w:val="24"/>
        </w:rPr>
        <w:t xml:space="preserve">3.1 Summary Statistics </w:t>
      </w:r>
    </w:p>
    <w:p w14:paraId="6C8772C4" w14:textId="77777777" w:rsidR="000019C6" w:rsidRPr="00756D2A" w:rsidRDefault="000019C6" w:rsidP="00756D2A">
      <w:pPr>
        <w:jc w:val="both"/>
      </w:pPr>
      <w:r w:rsidRPr="00756D2A">
        <w:rPr>
          <w:rFonts w:hint="cs"/>
        </w:rPr>
        <w:t>Table 1 presents the descriptive statistics for the index log returns across the four trading frequencies (2014–2025).</w:t>
      </w:r>
    </w:p>
    <w:p w14:paraId="234ABD58" w14:textId="77777777" w:rsidR="000019C6" w:rsidRPr="00756D2A" w:rsidRDefault="000019C6" w:rsidP="00756D2A">
      <w:pPr>
        <w:pStyle w:val="tablecaption0"/>
        <w:spacing w:line="300" w:lineRule="auto"/>
        <w:jc w:val="both"/>
        <w:rPr>
          <w:sz w:val="24"/>
          <w:szCs w:val="24"/>
          <w:lang w:val="vi-VN"/>
        </w:rPr>
      </w:pPr>
      <w:r w:rsidRPr="00756D2A">
        <w:rPr>
          <w:rFonts w:hint="cs"/>
          <w:sz w:val="24"/>
          <w:szCs w:val="24"/>
        </w:rPr>
        <w:t>Table 1: Descriptive Statistics for Index Log Returns Across All Four Frequencies</w:t>
      </w:r>
    </w:p>
    <w:tbl>
      <w:tblPr>
        <w:tblStyle w:val="TableGrid"/>
        <w:tblW w:w="0" w:type="auto"/>
        <w:tblLook w:val="04A0" w:firstRow="1" w:lastRow="0" w:firstColumn="1" w:lastColumn="0" w:noHBand="0" w:noVBand="1"/>
      </w:tblPr>
      <w:tblGrid>
        <w:gridCol w:w="1821"/>
        <w:gridCol w:w="631"/>
        <w:gridCol w:w="711"/>
        <w:gridCol w:w="711"/>
        <w:gridCol w:w="807"/>
        <w:gridCol w:w="858"/>
        <w:gridCol w:w="591"/>
        <w:gridCol w:w="566"/>
        <w:gridCol w:w="672"/>
        <w:gridCol w:w="641"/>
        <w:gridCol w:w="1341"/>
      </w:tblGrid>
      <w:tr w:rsidR="000019C6" w:rsidRPr="00EF3885" w14:paraId="0801BE48" w14:textId="77777777" w:rsidTr="00E3465A">
        <w:trPr>
          <w:trHeight w:val="560"/>
        </w:trPr>
        <w:tc>
          <w:tcPr>
            <w:tcW w:w="0" w:type="auto"/>
            <w:hideMark/>
          </w:tcPr>
          <w:p w14:paraId="054EA147" w14:textId="77777777" w:rsidR="000019C6" w:rsidRPr="00EF3885" w:rsidRDefault="000019C6" w:rsidP="00756D2A">
            <w:pPr>
              <w:jc w:val="both"/>
              <w:rPr>
                <w:b/>
                <w:bCs/>
                <w:sz w:val="18"/>
                <w:szCs w:val="18"/>
                <w:lang w:bidi="hi-IN"/>
              </w:rPr>
            </w:pPr>
            <w:r w:rsidRPr="00EF3885">
              <w:rPr>
                <w:rFonts w:hint="cs"/>
                <w:b/>
                <w:bCs/>
                <w:sz w:val="18"/>
                <w:szCs w:val="18"/>
                <w:lang w:bidi="hi-IN"/>
              </w:rPr>
              <w:t>Index</w:t>
            </w:r>
          </w:p>
        </w:tc>
        <w:tc>
          <w:tcPr>
            <w:tcW w:w="0" w:type="auto"/>
            <w:hideMark/>
          </w:tcPr>
          <w:p w14:paraId="348DDF22" w14:textId="77777777" w:rsidR="000019C6" w:rsidRPr="00EF3885" w:rsidRDefault="000019C6" w:rsidP="00756D2A">
            <w:pPr>
              <w:jc w:val="both"/>
              <w:rPr>
                <w:b/>
                <w:bCs/>
                <w:sz w:val="18"/>
                <w:szCs w:val="18"/>
                <w:lang w:bidi="hi-IN"/>
              </w:rPr>
            </w:pPr>
            <w:r w:rsidRPr="00EF3885">
              <w:rPr>
                <w:rFonts w:hint="cs"/>
                <w:b/>
                <w:bCs/>
                <w:sz w:val="18"/>
                <w:szCs w:val="18"/>
                <w:lang w:bidi="hi-IN"/>
              </w:rPr>
              <w:t>Freq.</w:t>
            </w:r>
          </w:p>
        </w:tc>
        <w:tc>
          <w:tcPr>
            <w:tcW w:w="0" w:type="auto"/>
            <w:hideMark/>
          </w:tcPr>
          <w:p w14:paraId="41B5F9FC" w14:textId="77777777" w:rsidR="000019C6" w:rsidRPr="00EF3885" w:rsidRDefault="000019C6" w:rsidP="00756D2A">
            <w:pPr>
              <w:jc w:val="both"/>
              <w:rPr>
                <w:b/>
                <w:bCs/>
                <w:sz w:val="18"/>
                <w:szCs w:val="18"/>
                <w:lang w:bidi="hi-IN"/>
              </w:rPr>
            </w:pPr>
            <w:r w:rsidRPr="00EF3885">
              <w:rPr>
                <w:rFonts w:hint="cs"/>
                <w:b/>
                <w:bCs/>
                <w:sz w:val="18"/>
                <w:szCs w:val="18"/>
                <w:lang w:bidi="hi-IN"/>
              </w:rPr>
              <w:t>N</w:t>
            </w:r>
          </w:p>
        </w:tc>
        <w:tc>
          <w:tcPr>
            <w:tcW w:w="0" w:type="auto"/>
            <w:hideMark/>
          </w:tcPr>
          <w:p w14:paraId="7D442231" w14:textId="77777777" w:rsidR="000019C6" w:rsidRPr="00EF3885" w:rsidRDefault="000019C6" w:rsidP="00756D2A">
            <w:pPr>
              <w:jc w:val="both"/>
              <w:rPr>
                <w:b/>
                <w:bCs/>
                <w:sz w:val="18"/>
                <w:szCs w:val="18"/>
                <w:lang w:bidi="hi-IN"/>
              </w:rPr>
            </w:pPr>
            <w:r w:rsidRPr="00EF3885">
              <w:rPr>
                <w:rFonts w:hint="cs"/>
                <w:b/>
                <w:bCs/>
                <w:sz w:val="18"/>
                <w:szCs w:val="18"/>
                <w:lang w:bidi="hi-IN"/>
              </w:rPr>
              <w:t>Mean</w:t>
            </w:r>
          </w:p>
        </w:tc>
        <w:tc>
          <w:tcPr>
            <w:tcW w:w="0" w:type="auto"/>
            <w:hideMark/>
          </w:tcPr>
          <w:p w14:paraId="39E0B65A" w14:textId="77777777" w:rsidR="000019C6" w:rsidRPr="00EF3885" w:rsidRDefault="000019C6" w:rsidP="00756D2A">
            <w:pPr>
              <w:jc w:val="both"/>
              <w:rPr>
                <w:b/>
                <w:bCs/>
                <w:sz w:val="18"/>
                <w:szCs w:val="18"/>
                <w:lang w:bidi="hi-IN"/>
              </w:rPr>
            </w:pPr>
            <w:r w:rsidRPr="00EF3885">
              <w:rPr>
                <w:rFonts w:hint="cs"/>
                <w:b/>
                <w:bCs/>
                <w:sz w:val="18"/>
                <w:szCs w:val="18"/>
                <w:lang w:bidi="hi-IN"/>
              </w:rPr>
              <w:t>Median</w:t>
            </w:r>
          </w:p>
        </w:tc>
        <w:tc>
          <w:tcPr>
            <w:tcW w:w="0" w:type="auto"/>
            <w:hideMark/>
          </w:tcPr>
          <w:p w14:paraId="7CC05A9B" w14:textId="77777777" w:rsidR="000019C6" w:rsidRPr="00EF3885" w:rsidRDefault="000019C6" w:rsidP="00756D2A">
            <w:pPr>
              <w:jc w:val="both"/>
              <w:rPr>
                <w:b/>
                <w:bCs/>
                <w:sz w:val="18"/>
                <w:szCs w:val="18"/>
                <w:lang w:bidi="hi-IN"/>
              </w:rPr>
            </w:pPr>
            <w:r w:rsidRPr="00EF3885">
              <w:rPr>
                <w:rFonts w:hint="cs"/>
                <w:b/>
                <w:bCs/>
                <w:sz w:val="18"/>
                <w:szCs w:val="18"/>
                <w:lang w:bidi="hi-IN"/>
              </w:rPr>
              <w:t>Std. Dev.</w:t>
            </w:r>
          </w:p>
        </w:tc>
        <w:tc>
          <w:tcPr>
            <w:tcW w:w="0" w:type="auto"/>
            <w:hideMark/>
          </w:tcPr>
          <w:p w14:paraId="7A60EA2F" w14:textId="77777777" w:rsidR="000019C6" w:rsidRPr="00EF3885" w:rsidRDefault="000019C6" w:rsidP="00756D2A">
            <w:pPr>
              <w:jc w:val="both"/>
              <w:rPr>
                <w:b/>
                <w:bCs/>
                <w:sz w:val="18"/>
                <w:szCs w:val="18"/>
                <w:lang w:bidi="hi-IN"/>
              </w:rPr>
            </w:pPr>
            <w:r w:rsidRPr="00EF3885">
              <w:rPr>
                <w:rFonts w:hint="cs"/>
                <w:b/>
                <w:bCs/>
                <w:sz w:val="18"/>
                <w:szCs w:val="18"/>
                <w:lang w:bidi="hi-IN"/>
              </w:rPr>
              <w:t>Min</w:t>
            </w:r>
          </w:p>
        </w:tc>
        <w:tc>
          <w:tcPr>
            <w:tcW w:w="0" w:type="auto"/>
            <w:hideMark/>
          </w:tcPr>
          <w:p w14:paraId="73051345" w14:textId="77777777" w:rsidR="000019C6" w:rsidRPr="00EF3885" w:rsidRDefault="000019C6" w:rsidP="00756D2A">
            <w:pPr>
              <w:jc w:val="both"/>
              <w:rPr>
                <w:b/>
                <w:bCs/>
                <w:sz w:val="18"/>
                <w:szCs w:val="18"/>
                <w:lang w:bidi="hi-IN"/>
              </w:rPr>
            </w:pPr>
            <w:r w:rsidRPr="00EF3885">
              <w:rPr>
                <w:rFonts w:hint="cs"/>
                <w:b/>
                <w:bCs/>
                <w:sz w:val="18"/>
                <w:szCs w:val="18"/>
                <w:lang w:bidi="hi-IN"/>
              </w:rPr>
              <w:t>Max</w:t>
            </w:r>
          </w:p>
        </w:tc>
        <w:tc>
          <w:tcPr>
            <w:tcW w:w="0" w:type="auto"/>
            <w:hideMark/>
          </w:tcPr>
          <w:p w14:paraId="24C12432" w14:textId="77777777" w:rsidR="000019C6" w:rsidRPr="00EF3885" w:rsidRDefault="000019C6" w:rsidP="00756D2A">
            <w:pPr>
              <w:jc w:val="both"/>
              <w:rPr>
                <w:b/>
                <w:bCs/>
                <w:sz w:val="18"/>
                <w:szCs w:val="18"/>
                <w:lang w:bidi="hi-IN"/>
              </w:rPr>
            </w:pPr>
            <w:r w:rsidRPr="00EF3885">
              <w:rPr>
                <w:rFonts w:hint="cs"/>
                <w:b/>
                <w:bCs/>
                <w:sz w:val="18"/>
                <w:szCs w:val="18"/>
                <w:lang w:bidi="hi-IN"/>
              </w:rPr>
              <w:t>Skew.</w:t>
            </w:r>
          </w:p>
        </w:tc>
        <w:tc>
          <w:tcPr>
            <w:tcW w:w="0" w:type="auto"/>
            <w:hideMark/>
          </w:tcPr>
          <w:p w14:paraId="20965BD2" w14:textId="77777777" w:rsidR="000019C6" w:rsidRPr="00EF3885" w:rsidRDefault="000019C6" w:rsidP="00756D2A">
            <w:pPr>
              <w:jc w:val="both"/>
              <w:rPr>
                <w:b/>
                <w:bCs/>
                <w:sz w:val="18"/>
                <w:szCs w:val="18"/>
                <w:lang w:bidi="hi-IN"/>
              </w:rPr>
            </w:pPr>
            <w:r w:rsidRPr="00EF3885">
              <w:rPr>
                <w:rFonts w:hint="cs"/>
                <w:b/>
                <w:bCs/>
                <w:sz w:val="18"/>
                <w:szCs w:val="18"/>
                <w:lang w:bidi="hi-IN"/>
              </w:rPr>
              <w:t>Kurt.</w:t>
            </w:r>
          </w:p>
        </w:tc>
        <w:tc>
          <w:tcPr>
            <w:tcW w:w="0" w:type="auto"/>
            <w:hideMark/>
          </w:tcPr>
          <w:p w14:paraId="434D4FF8" w14:textId="77777777" w:rsidR="000019C6" w:rsidRPr="00EF3885" w:rsidRDefault="000019C6" w:rsidP="00756D2A">
            <w:pPr>
              <w:jc w:val="both"/>
              <w:rPr>
                <w:b/>
                <w:bCs/>
                <w:sz w:val="18"/>
                <w:szCs w:val="18"/>
                <w:lang w:bidi="hi-IN"/>
              </w:rPr>
            </w:pPr>
            <w:r w:rsidRPr="00EF3885">
              <w:rPr>
                <w:rFonts w:hint="cs"/>
                <w:b/>
                <w:bCs/>
                <w:sz w:val="18"/>
                <w:szCs w:val="18"/>
                <w:lang w:bidi="hi-IN"/>
              </w:rPr>
              <w:t>Jarque–Bera</w:t>
            </w:r>
          </w:p>
        </w:tc>
      </w:tr>
      <w:tr w:rsidR="000019C6" w:rsidRPr="00EF3885" w14:paraId="6B5EF9D2" w14:textId="77777777" w:rsidTr="00E3465A">
        <w:trPr>
          <w:trHeight w:val="400"/>
        </w:trPr>
        <w:tc>
          <w:tcPr>
            <w:tcW w:w="0" w:type="auto"/>
            <w:noWrap/>
            <w:hideMark/>
          </w:tcPr>
          <w:p w14:paraId="45ED73D2" w14:textId="77777777" w:rsidR="000019C6" w:rsidRPr="00EF3885" w:rsidRDefault="000019C6" w:rsidP="00756D2A">
            <w:pPr>
              <w:suppressAutoHyphens/>
              <w:jc w:val="both"/>
              <w:rPr>
                <w:b/>
                <w:bCs/>
                <w:sz w:val="18"/>
                <w:szCs w:val="18"/>
                <w:lang w:bidi="hi-IN"/>
              </w:rPr>
            </w:pPr>
            <w:r w:rsidRPr="00EF3885">
              <w:rPr>
                <w:rFonts w:hint="cs"/>
                <w:b/>
                <w:bCs/>
                <w:sz w:val="18"/>
                <w:szCs w:val="18"/>
                <w:lang w:bidi="hi-IN"/>
              </w:rPr>
              <w:t>VN30</w:t>
            </w:r>
          </w:p>
        </w:tc>
        <w:tc>
          <w:tcPr>
            <w:tcW w:w="0" w:type="auto"/>
            <w:noWrap/>
            <w:hideMark/>
          </w:tcPr>
          <w:p w14:paraId="41812AD0" w14:textId="77777777" w:rsidR="000019C6" w:rsidRPr="00EF3885" w:rsidRDefault="000019C6" w:rsidP="00756D2A">
            <w:pPr>
              <w:jc w:val="both"/>
              <w:rPr>
                <w:sz w:val="18"/>
                <w:szCs w:val="18"/>
                <w:lang w:bidi="hi-IN"/>
              </w:rPr>
            </w:pPr>
            <w:r w:rsidRPr="00EF3885">
              <w:rPr>
                <w:rFonts w:hint="cs"/>
                <w:sz w:val="18"/>
                <w:szCs w:val="18"/>
                <w:lang w:bidi="hi-IN"/>
              </w:rPr>
              <w:t>Daily</w:t>
            </w:r>
          </w:p>
        </w:tc>
        <w:tc>
          <w:tcPr>
            <w:tcW w:w="0" w:type="auto"/>
            <w:noWrap/>
            <w:hideMark/>
          </w:tcPr>
          <w:p w14:paraId="13543A24" w14:textId="77777777" w:rsidR="000019C6" w:rsidRPr="00EF3885" w:rsidRDefault="000019C6" w:rsidP="00756D2A">
            <w:pPr>
              <w:jc w:val="both"/>
              <w:rPr>
                <w:sz w:val="18"/>
                <w:szCs w:val="18"/>
                <w:lang w:bidi="hi-IN"/>
              </w:rPr>
            </w:pPr>
            <w:r w:rsidRPr="00EF3885">
              <w:rPr>
                <w:rFonts w:hint="cs"/>
                <w:sz w:val="18"/>
                <w:szCs w:val="18"/>
                <w:lang w:bidi="hi-IN"/>
              </w:rPr>
              <w:t>2,963</w:t>
            </w:r>
          </w:p>
        </w:tc>
        <w:tc>
          <w:tcPr>
            <w:tcW w:w="0" w:type="auto"/>
            <w:noWrap/>
            <w:hideMark/>
          </w:tcPr>
          <w:p w14:paraId="214742FC" w14:textId="77777777" w:rsidR="000019C6" w:rsidRPr="00EF3885" w:rsidRDefault="000019C6" w:rsidP="00756D2A">
            <w:pPr>
              <w:jc w:val="both"/>
              <w:rPr>
                <w:sz w:val="18"/>
                <w:szCs w:val="18"/>
                <w:lang w:bidi="hi-IN"/>
              </w:rPr>
            </w:pPr>
            <w:r w:rsidRPr="00EF3885">
              <w:rPr>
                <w:rFonts w:hint="cs"/>
                <w:sz w:val="18"/>
                <w:szCs w:val="18"/>
                <w:lang w:bidi="hi-IN"/>
              </w:rPr>
              <w:t>0.0004</w:t>
            </w:r>
          </w:p>
        </w:tc>
        <w:tc>
          <w:tcPr>
            <w:tcW w:w="0" w:type="auto"/>
            <w:noWrap/>
            <w:hideMark/>
          </w:tcPr>
          <w:p w14:paraId="45E17119" w14:textId="77777777" w:rsidR="000019C6" w:rsidRPr="00EF3885" w:rsidRDefault="000019C6" w:rsidP="00756D2A">
            <w:pPr>
              <w:jc w:val="both"/>
              <w:rPr>
                <w:sz w:val="18"/>
                <w:szCs w:val="18"/>
                <w:lang w:bidi="hi-IN"/>
              </w:rPr>
            </w:pPr>
            <w:r w:rsidRPr="00EF3885">
              <w:rPr>
                <w:rFonts w:hint="cs"/>
                <w:sz w:val="18"/>
                <w:szCs w:val="18"/>
                <w:lang w:bidi="hi-IN"/>
              </w:rPr>
              <w:t>0.0012</w:t>
            </w:r>
          </w:p>
        </w:tc>
        <w:tc>
          <w:tcPr>
            <w:tcW w:w="0" w:type="auto"/>
            <w:noWrap/>
            <w:hideMark/>
          </w:tcPr>
          <w:p w14:paraId="74BCA4B8" w14:textId="77777777" w:rsidR="000019C6" w:rsidRPr="00EF3885" w:rsidRDefault="000019C6" w:rsidP="00756D2A">
            <w:pPr>
              <w:jc w:val="both"/>
              <w:rPr>
                <w:sz w:val="18"/>
                <w:szCs w:val="18"/>
                <w:lang w:bidi="hi-IN"/>
              </w:rPr>
            </w:pPr>
            <w:r w:rsidRPr="00EF3885">
              <w:rPr>
                <w:rFonts w:hint="cs"/>
                <w:sz w:val="18"/>
                <w:szCs w:val="18"/>
                <w:lang w:bidi="hi-IN"/>
              </w:rPr>
              <w:t>0.0121</w:t>
            </w:r>
          </w:p>
        </w:tc>
        <w:tc>
          <w:tcPr>
            <w:tcW w:w="0" w:type="auto"/>
            <w:noWrap/>
            <w:hideMark/>
          </w:tcPr>
          <w:p w14:paraId="0408227B" w14:textId="77777777" w:rsidR="000019C6" w:rsidRPr="00EF3885" w:rsidRDefault="000019C6" w:rsidP="00756D2A">
            <w:pPr>
              <w:jc w:val="both"/>
              <w:rPr>
                <w:sz w:val="18"/>
                <w:szCs w:val="18"/>
                <w:lang w:bidi="hi-IN"/>
              </w:rPr>
            </w:pPr>
            <w:r w:rsidRPr="00EF3885">
              <w:rPr>
                <w:rFonts w:hint="cs"/>
                <w:sz w:val="18"/>
                <w:szCs w:val="18"/>
                <w:lang w:bidi="hi-IN"/>
              </w:rPr>
              <w:t>-0.07</w:t>
            </w:r>
          </w:p>
        </w:tc>
        <w:tc>
          <w:tcPr>
            <w:tcW w:w="0" w:type="auto"/>
            <w:noWrap/>
            <w:hideMark/>
          </w:tcPr>
          <w:p w14:paraId="471F70EC" w14:textId="77777777" w:rsidR="000019C6" w:rsidRPr="00EF3885" w:rsidRDefault="000019C6" w:rsidP="00756D2A">
            <w:pPr>
              <w:jc w:val="both"/>
              <w:rPr>
                <w:sz w:val="18"/>
                <w:szCs w:val="18"/>
                <w:lang w:bidi="hi-IN"/>
              </w:rPr>
            </w:pPr>
            <w:r w:rsidRPr="00EF3885">
              <w:rPr>
                <w:rFonts w:hint="cs"/>
                <w:sz w:val="18"/>
                <w:szCs w:val="18"/>
                <w:lang w:bidi="hi-IN"/>
              </w:rPr>
              <w:t>0.07</w:t>
            </w:r>
          </w:p>
        </w:tc>
        <w:tc>
          <w:tcPr>
            <w:tcW w:w="0" w:type="auto"/>
            <w:noWrap/>
            <w:hideMark/>
          </w:tcPr>
          <w:p w14:paraId="1C3BD5F8" w14:textId="77777777" w:rsidR="000019C6" w:rsidRPr="00EF3885" w:rsidRDefault="000019C6" w:rsidP="00756D2A">
            <w:pPr>
              <w:jc w:val="both"/>
              <w:rPr>
                <w:sz w:val="18"/>
                <w:szCs w:val="18"/>
                <w:lang w:bidi="hi-IN"/>
              </w:rPr>
            </w:pPr>
            <w:r w:rsidRPr="00EF3885">
              <w:rPr>
                <w:rFonts w:hint="cs"/>
                <w:sz w:val="18"/>
                <w:szCs w:val="18"/>
                <w:lang w:bidi="hi-IN"/>
              </w:rPr>
              <w:t>-0.34</w:t>
            </w:r>
          </w:p>
        </w:tc>
        <w:tc>
          <w:tcPr>
            <w:tcW w:w="0" w:type="auto"/>
            <w:noWrap/>
            <w:hideMark/>
          </w:tcPr>
          <w:p w14:paraId="3E8C4277" w14:textId="77777777" w:rsidR="000019C6" w:rsidRPr="00EF3885" w:rsidRDefault="000019C6" w:rsidP="00756D2A">
            <w:pPr>
              <w:jc w:val="both"/>
              <w:rPr>
                <w:sz w:val="18"/>
                <w:szCs w:val="18"/>
                <w:lang w:bidi="hi-IN"/>
              </w:rPr>
            </w:pPr>
            <w:r w:rsidRPr="00EF3885">
              <w:rPr>
                <w:rFonts w:hint="cs"/>
                <w:sz w:val="18"/>
                <w:szCs w:val="18"/>
                <w:lang w:bidi="hi-IN"/>
              </w:rPr>
              <w:t>6.84</w:t>
            </w:r>
          </w:p>
        </w:tc>
        <w:tc>
          <w:tcPr>
            <w:tcW w:w="0" w:type="auto"/>
            <w:noWrap/>
            <w:hideMark/>
          </w:tcPr>
          <w:p w14:paraId="25DEB1FD" w14:textId="77777777" w:rsidR="000019C6" w:rsidRPr="00EF3885" w:rsidRDefault="000019C6" w:rsidP="00756D2A">
            <w:pPr>
              <w:jc w:val="both"/>
              <w:rPr>
                <w:sz w:val="18"/>
                <w:szCs w:val="18"/>
                <w:lang w:bidi="hi-IN"/>
              </w:rPr>
            </w:pPr>
            <w:r w:rsidRPr="00EF3885">
              <w:rPr>
                <w:rFonts w:hint="cs"/>
                <w:sz w:val="18"/>
                <w:szCs w:val="18"/>
                <w:lang w:bidi="hi-IN"/>
              </w:rPr>
              <w:t>3,202.4***</w:t>
            </w:r>
          </w:p>
        </w:tc>
      </w:tr>
      <w:tr w:rsidR="000019C6" w:rsidRPr="00EF3885" w14:paraId="5A29986F" w14:textId="77777777" w:rsidTr="00E3465A">
        <w:trPr>
          <w:trHeight w:val="400"/>
        </w:trPr>
        <w:tc>
          <w:tcPr>
            <w:tcW w:w="0" w:type="auto"/>
            <w:noWrap/>
            <w:hideMark/>
          </w:tcPr>
          <w:p w14:paraId="35A2CEFF" w14:textId="77777777" w:rsidR="000019C6" w:rsidRPr="00EF3885" w:rsidRDefault="000019C6" w:rsidP="00756D2A">
            <w:pPr>
              <w:suppressAutoHyphens/>
              <w:jc w:val="both"/>
              <w:rPr>
                <w:b/>
                <w:bCs/>
                <w:sz w:val="18"/>
                <w:szCs w:val="18"/>
                <w:lang w:bidi="hi-IN"/>
              </w:rPr>
            </w:pPr>
            <w:r w:rsidRPr="00EF3885">
              <w:rPr>
                <w:rFonts w:hint="cs"/>
                <w:b/>
                <w:bCs/>
                <w:sz w:val="18"/>
                <w:szCs w:val="18"/>
                <w:lang w:bidi="hi-IN"/>
              </w:rPr>
              <w:t>VN30</w:t>
            </w:r>
          </w:p>
        </w:tc>
        <w:tc>
          <w:tcPr>
            <w:tcW w:w="0" w:type="auto"/>
            <w:noWrap/>
            <w:hideMark/>
          </w:tcPr>
          <w:p w14:paraId="41EBE115" w14:textId="77777777" w:rsidR="000019C6" w:rsidRPr="00EF3885" w:rsidRDefault="000019C6" w:rsidP="00756D2A">
            <w:pPr>
              <w:jc w:val="both"/>
              <w:rPr>
                <w:sz w:val="18"/>
                <w:szCs w:val="18"/>
                <w:lang w:bidi="hi-IN"/>
              </w:rPr>
            </w:pPr>
            <w:r w:rsidRPr="00EF3885">
              <w:rPr>
                <w:rFonts w:hint="cs"/>
                <w:sz w:val="18"/>
                <w:szCs w:val="18"/>
                <w:lang w:bidi="hi-IN"/>
              </w:rPr>
              <w:t>M30</w:t>
            </w:r>
          </w:p>
        </w:tc>
        <w:tc>
          <w:tcPr>
            <w:tcW w:w="0" w:type="auto"/>
            <w:noWrap/>
            <w:hideMark/>
          </w:tcPr>
          <w:p w14:paraId="1126B14F" w14:textId="77777777" w:rsidR="000019C6" w:rsidRPr="00EF3885" w:rsidRDefault="000019C6" w:rsidP="00756D2A">
            <w:pPr>
              <w:jc w:val="both"/>
              <w:rPr>
                <w:sz w:val="18"/>
                <w:szCs w:val="18"/>
                <w:lang w:bidi="hi-IN"/>
              </w:rPr>
            </w:pPr>
            <w:r w:rsidRPr="00EF3885">
              <w:rPr>
                <w:rFonts w:hint="cs"/>
                <w:sz w:val="18"/>
                <w:szCs w:val="18"/>
                <w:lang w:bidi="hi-IN"/>
              </w:rPr>
              <w:t>21,942</w:t>
            </w:r>
          </w:p>
        </w:tc>
        <w:tc>
          <w:tcPr>
            <w:tcW w:w="0" w:type="auto"/>
            <w:noWrap/>
            <w:hideMark/>
          </w:tcPr>
          <w:p w14:paraId="146CCC8A" w14:textId="77777777" w:rsidR="000019C6" w:rsidRPr="00EF3885" w:rsidRDefault="000019C6" w:rsidP="00756D2A">
            <w:pPr>
              <w:jc w:val="both"/>
              <w:rPr>
                <w:sz w:val="18"/>
                <w:szCs w:val="18"/>
                <w:lang w:bidi="hi-IN"/>
              </w:rPr>
            </w:pPr>
            <w:r w:rsidRPr="00EF3885">
              <w:rPr>
                <w:rFonts w:hint="cs"/>
                <w:sz w:val="18"/>
                <w:szCs w:val="18"/>
                <w:lang w:bidi="hi-IN"/>
              </w:rPr>
              <w:t>0.0001</w:t>
            </w:r>
          </w:p>
        </w:tc>
        <w:tc>
          <w:tcPr>
            <w:tcW w:w="0" w:type="auto"/>
            <w:noWrap/>
            <w:hideMark/>
          </w:tcPr>
          <w:p w14:paraId="2CEF7D63" w14:textId="77777777" w:rsidR="000019C6" w:rsidRPr="00EF3885" w:rsidRDefault="000019C6" w:rsidP="00756D2A">
            <w:pPr>
              <w:jc w:val="both"/>
              <w:rPr>
                <w:sz w:val="18"/>
                <w:szCs w:val="18"/>
                <w:lang w:bidi="hi-IN"/>
              </w:rPr>
            </w:pPr>
            <w:r w:rsidRPr="00EF3885">
              <w:rPr>
                <w:rFonts w:hint="cs"/>
                <w:sz w:val="18"/>
                <w:szCs w:val="18"/>
                <w:lang w:bidi="hi-IN"/>
              </w:rPr>
              <w:t>0.0001</w:t>
            </w:r>
          </w:p>
        </w:tc>
        <w:tc>
          <w:tcPr>
            <w:tcW w:w="0" w:type="auto"/>
            <w:noWrap/>
            <w:hideMark/>
          </w:tcPr>
          <w:p w14:paraId="7AA9FBBA" w14:textId="77777777" w:rsidR="000019C6" w:rsidRPr="00EF3885" w:rsidRDefault="000019C6" w:rsidP="00756D2A">
            <w:pPr>
              <w:jc w:val="both"/>
              <w:rPr>
                <w:sz w:val="18"/>
                <w:szCs w:val="18"/>
                <w:lang w:bidi="hi-IN"/>
              </w:rPr>
            </w:pPr>
            <w:r w:rsidRPr="00EF3885">
              <w:rPr>
                <w:rFonts w:hint="cs"/>
                <w:sz w:val="18"/>
                <w:szCs w:val="18"/>
                <w:lang w:bidi="hi-IN"/>
              </w:rPr>
              <w:t>0.0039</w:t>
            </w:r>
          </w:p>
        </w:tc>
        <w:tc>
          <w:tcPr>
            <w:tcW w:w="0" w:type="auto"/>
            <w:noWrap/>
            <w:hideMark/>
          </w:tcPr>
          <w:p w14:paraId="662B1AAF" w14:textId="77777777" w:rsidR="000019C6" w:rsidRPr="00EF3885" w:rsidRDefault="000019C6" w:rsidP="00756D2A">
            <w:pPr>
              <w:jc w:val="both"/>
              <w:rPr>
                <w:sz w:val="18"/>
                <w:szCs w:val="18"/>
                <w:lang w:bidi="hi-IN"/>
              </w:rPr>
            </w:pPr>
            <w:r w:rsidRPr="00EF3885">
              <w:rPr>
                <w:rFonts w:hint="cs"/>
                <w:sz w:val="18"/>
                <w:szCs w:val="18"/>
                <w:lang w:bidi="hi-IN"/>
              </w:rPr>
              <w:t>-0.04</w:t>
            </w:r>
          </w:p>
        </w:tc>
        <w:tc>
          <w:tcPr>
            <w:tcW w:w="0" w:type="auto"/>
            <w:noWrap/>
            <w:hideMark/>
          </w:tcPr>
          <w:p w14:paraId="1EAB9F0B" w14:textId="77777777" w:rsidR="000019C6" w:rsidRPr="00EF3885" w:rsidRDefault="000019C6" w:rsidP="00756D2A">
            <w:pPr>
              <w:jc w:val="both"/>
              <w:rPr>
                <w:sz w:val="18"/>
                <w:szCs w:val="18"/>
                <w:lang w:bidi="hi-IN"/>
              </w:rPr>
            </w:pPr>
            <w:r w:rsidRPr="00EF3885">
              <w:rPr>
                <w:rFonts w:hint="cs"/>
                <w:sz w:val="18"/>
                <w:szCs w:val="18"/>
                <w:lang w:bidi="hi-IN"/>
              </w:rPr>
              <w:t>0.04</w:t>
            </w:r>
          </w:p>
        </w:tc>
        <w:tc>
          <w:tcPr>
            <w:tcW w:w="0" w:type="auto"/>
            <w:noWrap/>
            <w:hideMark/>
          </w:tcPr>
          <w:p w14:paraId="390118F3" w14:textId="77777777" w:rsidR="000019C6" w:rsidRPr="00EF3885" w:rsidRDefault="000019C6" w:rsidP="00756D2A">
            <w:pPr>
              <w:jc w:val="both"/>
              <w:rPr>
                <w:sz w:val="18"/>
                <w:szCs w:val="18"/>
                <w:lang w:bidi="hi-IN"/>
              </w:rPr>
            </w:pPr>
            <w:r w:rsidRPr="00EF3885">
              <w:rPr>
                <w:rFonts w:hint="cs"/>
                <w:sz w:val="18"/>
                <w:szCs w:val="18"/>
                <w:lang w:bidi="hi-IN"/>
              </w:rPr>
              <w:t>-0.49</w:t>
            </w:r>
          </w:p>
        </w:tc>
        <w:tc>
          <w:tcPr>
            <w:tcW w:w="0" w:type="auto"/>
            <w:noWrap/>
            <w:hideMark/>
          </w:tcPr>
          <w:p w14:paraId="7A2705B4" w14:textId="77777777" w:rsidR="000019C6" w:rsidRPr="00EF3885" w:rsidRDefault="000019C6" w:rsidP="00756D2A">
            <w:pPr>
              <w:jc w:val="both"/>
              <w:rPr>
                <w:sz w:val="18"/>
                <w:szCs w:val="18"/>
                <w:lang w:bidi="hi-IN"/>
              </w:rPr>
            </w:pPr>
            <w:r w:rsidRPr="00EF3885">
              <w:rPr>
                <w:rFonts w:hint="cs"/>
                <w:sz w:val="18"/>
                <w:szCs w:val="18"/>
                <w:lang w:bidi="hi-IN"/>
              </w:rPr>
              <w:t>28.64</w:t>
            </w:r>
          </w:p>
        </w:tc>
        <w:tc>
          <w:tcPr>
            <w:tcW w:w="0" w:type="auto"/>
            <w:noWrap/>
            <w:hideMark/>
          </w:tcPr>
          <w:p w14:paraId="4612CC04" w14:textId="77777777" w:rsidR="000019C6" w:rsidRPr="00EF3885" w:rsidRDefault="000019C6" w:rsidP="00756D2A">
            <w:pPr>
              <w:jc w:val="both"/>
              <w:rPr>
                <w:sz w:val="18"/>
                <w:szCs w:val="18"/>
                <w:lang w:bidi="hi-IN"/>
              </w:rPr>
            </w:pPr>
            <w:r w:rsidRPr="00EF3885">
              <w:rPr>
                <w:rFonts w:hint="cs"/>
                <w:sz w:val="18"/>
                <w:szCs w:val="18"/>
                <w:lang w:bidi="hi-IN"/>
              </w:rPr>
              <w:t>1,014,769.0***</w:t>
            </w:r>
          </w:p>
        </w:tc>
      </w:tr>
      <w:tr w:rsidR="000019C6" w:rsidRPr="00EF3885" w14:paraId="3FA95120" w14:textId="77777777" w:rsidTr="00E3465A">
        <w:trPr>
          <w:trHeight w:val="400"/>
        </w:trPr>
        <w:tc>
          <w:tcPr>
            <w:tcW w:w="0" w:type="auto"/>
            <w:noWrap/>
            <w:hideMark/>
          </w:tcPr>
          <w:p w14:paraId="08C9B225" w14:textId="77777777" w:rsidR="000019C6" w:rsidRPr="00EF3885" w:rsidRDefault="000019C6" w:rsidP="00756D2A">
            <w:pPr>
              <w:suppressAutoHyphens/>
              <w:jc w:val="both"/>
              <w:rPr>
                <w:b/>
                <w:bCs/>
                <w:sz w:val="18"/>
                <w:szCs w:val="18"/>
                <w:lang w:bidi="hi-IN"/>
              </w:rPr>
            </w:pPr>
            <w:r w:rsidRPr="00EF3885">
              <w:rPr>
                <w:rFonts w:hint="cs"/>
                <w:b/>
                <w:bCs/>
                <w:sz w:val="18"/>
                <w:szCs w:val="18"/>
                <w:lang w:bidi="hi-IN"/>
              </w:rPr>
              <w:t>VN30</w:t>
            </w:r>
          </w:p>
        </w:tc>
        <w:tc>
          <w:tcPr>
            <w:tcW w:w="0" w:type="auto"/>
            <w:noWrap/>
            <w:hideMark/>
          </w:tcPr>
          <w:p w14:paraId="3CC3E46C" w14:textId="77777777" w:rsidR="000019C6" w:rsidRPr="00EF3885" w:rsidRDefault="000019C6" w:rsidP="00756D2A">
            <w:pPr>
              <w:jc w:val="both"/>
              <w:rPr>
                <w:sz w:val="18"/>
                <w:szCs w:val="18"/>
                <w:lang w:bidi="hi-IN"/>
              </w:rPr>
            </w:pPr>
            <w:r w:rsidRPr="00EF3885">
              <w:rPr>
                <w:rFonts w:hint="cs"/>
                <w:sz w:val="18"/>
                <w:szCs w:val="18"/>
                <w:lang w:bidi="hi-IN"/>
              </w:rPr>
              <w:t>H1</w:t>
            </w:r>
          </w:p>
        </w:tc>
        <w:tc>
          <w:tcPr>
            <w:tcW w:w="0" w:type="auto"/>
            <w:noWrap/>
            <w:hideMark/>
          </w:tcPr>
          <w:p w14:paraId="421ED8CD" w14:textId="77777777" w:rsidR="000019C6" w:rsidRPr="00EF3885" w:rsidRDefault="000019C6" w:rsidP="00756D2A">
            <w:pPr>
              <w:jc w:val="both"/>
              <w:rPr>
                <w:sz w:val="18"/>
                <w:szCs w:val="18"/>
                <w:lang w:bidi="hi-IN"/>
              </w:rPr>
            </w:pPr>
            <w:r w:rsidRPr="00EF3885">
              <w:rPr>
                <w:rFonts w:hint="cs"/>
                <w:sz w:val="18"/>
                <w:szCs w:val="18"/>
                <w:lang w:bidi="hi-IN"/>
              </w:rPr>
              <w:t>13,523</w:t>
            </w:r>
          </w:p>
        </w:tc>
        <w:tc>
          <w:tcPr>
            <w:tcW w:w="0" w:type="auto"/>
            <w:noWrap/>
            <w:hideMark/>
          </w:tcPr>
          <w:p w14:paraId="34701AF2" w14:textId="77777777" w:rsidR="000019C6" w:rsidRPr="00EF3885" w:rsidRDefault="000019C6" w:rsidP="00756D2A">
            <w:pPr>
              <w:jc w:val="both"/>
              <w:rPr>
                <w:sz w:val="18"/>
                <w:szCs w:val="18"/>
                <w:lang w:bidi="hi-IN"/>
              </w:rPr>
            </w:pPr>
            <w:r w:rsidRPr="00EF3885">
              <w:rPr>
                <w:rFonts w:hint="cs"/>
                <w:sz w:val="18"/>
                <w:szCs w:val="18"/>
                <w:lang w:bidi="hi-IN"/>
              </w:rPr>
              <w:t>0.0001</w:t>
            </w:r>
          </w:p>
        </w:tc>
        <w:tc>
          <w:tcPr>
            <w:tcW w:w="0" w:type="auto"/>
            <w:noWrap/>
            <w:hideMark/>
          </w:tcPr>
          <w:p w14:paraId="4BC69406" w14:textId="77777777" w:rsidR="000019C6" w:rsidRPr="00EF3885" w:rsidRDefault="000019C6" w:rsidP="00756D2A">
            <w:pPr>
              <w:jc w:val="both"/>
              <w:rPr>
                <w:sz w:val="18"/>
                <w:szCs w:val="18"/>
                <w:lang w:bidi="hi-IN"/>
              </w:rPr>
            </w:pPr>
            <w:r w:rsidRPr="00EF3885">
              <w:rPr>
                <w:rFonts w:hint="cs"/>
                <w:sz w:val="18"/>
                <w:szCs w:val="18"/>
                <w:lang w:bidi="hi-IN"/>
              </w:rPr>
              <w:t>0.0001</w:t>
            </w:r>
          </w:p>
        </w:tc>
        <w:tc>
          <w:tcPr>
            <w:tcW w:w="0" w:type="auto"/>
            <w:noWrap/>
            <w:hideMark/>
          </w:tcPr>
          <w:p w14:paraId="1C29896B" w14:textId="77777777" w:rsidR="000019C6" w:rsidRPr="00EF3885" w:rsidRDefault="000019C6" w:rsidP="00756D2A">
            <w:pPr>
              <w:jc w:val="both"/>
              <w:rPr>
                <w:sz w:val="18"/>
                <w:szCs w:val="18"/>
                <w:lang w:bidi="hi-IN"/>
              </w:rPr>
            </w:pPr>
            <w:r w:rsidRPr="00EF3885">
              <w:rPr>
                <w:rFonts w:hint="cs"/>
                <w:sz w:val="18"/>
                <w:szCs w:val="18"/>
                <w:lang w:bidi="hi-IN"/>
              </w:rPr>
              <w:t>0.0051</w:t>
            </w:r>
          </w:p>
        </w:tc>
        <w:tc>
          <w:tcPr>
            <w:tcW w:w="0" w:type="auto"/>
            <w:noWrap/>
            <w:hideMark/>
          </w:tcPr>
          <w:p w14:paraId="00897C2E" w14:textId="77777777" w:rsidR="000019C6" w:rsidRPr="00EF3885" w:rsidRDefault="000019C6" w:rsidP="00756D2A">
            <w:pPr>
              <w:jc w:val="both"/>
              <w:rPr>
                <w:sz w:val="18"/>
                <w:szCs w:val="18"/>
                <w:lang w:bidi="hi-IN"/>
              </w:rPr>
            </w:pPr>
            <w:r w:rsidRPr="00EF3885">
              <w:rPr>
                <w:rFonts w:hint="cs"/>
                <w:sz w:val="18"/>
                <w:szCs w:val="18"/>
                <w:lang w:bidi="hi-IN"/>
              </w:rPr>
              <w:t>-0.06</w:t>
            </w:r>
          </w:p>
        </w:tc>
        <w:tc>
          <w:tcPr>
            <w:tcW w:w="0" w:type="auto"/>
            <w:noWrap/>
            <w:hideMark/>
          </w:tcPr>
          <w:p w14:paraId="356DADEE" w14:textId="77777777" w:rsidR="000019C6" w:rsidRPr="00EF3885" w:rsidRDefault="000019C6" w:rsidP="00756D2A">
            <w:pPr>
              <w:jc w:val="both"/>
              <w:rPr>
                <w:sz w:val="18"/>
                <w:szCs w:val="18"/>
                <w:lang w:bidi="hi-IN"/>
              </w:rPr>
            </w:pPr>
            <w:r w:rsidRPr="00EF3885">
              <w:rPr>
                <w:rFonts w:hint="cs"/>
                <w:sz w:val="18"/>
                <w:szCs w:val="18"/>
                <w:lang w:bidi="hi-IN"/>
              </w:rPr>
              <w:t>0.04</w:t>
            </w:r>
          </w:p>
        </w:tc>
        <w:tc>
          <w:tcPr>
            <w:tcW w:w="0" w:type="auto"/>
            <w:noWrap/>
            <w:hideMark/>
          </w:tcPr>
          <w:p w14:paraId="4BB6464C" w14:textId="77777777" w:rsidR="000019C6" w:rsidRPr="00EF3885" w:rsidRDefault="000019C6" w:rsidP="00756D2A">
            <w:pPr>
              <w:jc w:val="both"/>
              <w:rPr>
                <w:sz w:val="18"/>
                <w:szCs w:val="18"/>
                <w:lang w:bidi="hi-IN"/>
              </w:rPr>
            </w:pPr>
            <w:r w:rsidRPr="00EF3885">
              <w:rPr>
                <w:rFonts w:hint="cs"/>
                <w:sz w:val="18"/>
                <w:szCs w:val="18"/>
                <w:lang w:bidi="hi-IN"/>
              </w:rPr>
              <w:t>-1.33</w:t>
            </w:r>
          </w:p>
        </w:tc>
        <w:tc>
          <w:tcPr>
            <w:tcW w:w="0" w:type="auto"/>
            <w:noWrap/>
            <w:hideMark/>
          </w:tcPr>
          <w:p w14:paraId="2AB3B7D0" w14:textId="77777777" w:rsidR="000019C6" w:rsidRPr="00EF3885" w:rsidRDefault="000019C6" w:rsidP="00756D2A">
            <w:pPr>
              <w:jc w:val="both"/>
              <w:rPr>
                <w:sz w:val="18"/>
                <w:szCs w:val="18"/>
                <w:lang w:bidi="hi-IN"/>
              </w:rPr>
            </w:pPr>
            <w:r w:rsidRPr="00EF3885">
              <w:rPr>
                <w:rFonts w:hint="cs"/>
                <w:sz w:val="18"/>
                <w:szCs w:val="18"/>
                <w:lang w:bidi="hi-IN"/>
              </w:rPr>
              <w:t>18.20</w:t>
            </w:r>
          </w:p>
        </w:tc>
        <w:tc>
          <w:tcPr>
            <w:tcW w:w="0" w:type="auto"/>
            <w:noWrap/>
            <w:hideMark/>
          </w:tcPr>
          <w:p w14:paraId="4B9F771C" w14:textId="77777777" w:rsidR="000019C6" w:rsidRPr="00EF3885" w:rsidRDefault="000019C6" w:rsidP="00756D2A">
            <w:pPr>
              <w:jc w:val="both"/>
              <w:rPr>
                <w:sz w:val="18"/>
                <w:szCs w:val="18"/>
                <w:lang w:bidi="hi-IN"/>
              </w:rPr>
            </w:pPr>
            <w:r w:rsidRPr="00EF3885">
              <w:rPr>
                <w:rFonts w:hint="cs"/>
                <w:sz w:val="18"/>
                <w:szCs w:val="18"/>
                <w:lang w:bidi="hi-IN"/>
              </w:rPr>
              <w:t>134,167.0***</w:t>
            </w:r>
          </w:p>
        </w:tc>
      </w:tr>
      <w:tr w:rsidR="000019C6" w:rsidRPr="00EF3885" w14:paraId="7ED45958" w14:textId="77777777" w:rsidTr="00E3465A">
        <w:trPr>
          <w:trHeight w:val="400"/>
        </w:trPr>
        <w:tc>
          <w:tcPr>
            <w:tcW w:w="0" w:type="auto"/>
            <w:noWrap/>
            <w:hideMark/>
          </w:tcPr>
          <w:p w14:paraId="5D9A1E4D" w14:textId="77777777" w:rsidR="000019C6" w:rsidRPr="00EF3885" w:rsidRDefault="000019C6" w:rsidP="00756D2A">
            <w:pPr>
              <w:suppressAutoHyphens/>
              <w:jc w:val="both"/>
              <w:rPr>
                <w:b/>
                <w:bCs/>
                <w:sz w:val="18"/>
                <w:szCs w:val="18"/>
                <w:lang w:bidi="hi-IN"/>
              </w:rPr>
            </w:pPr>
            <w:r w:rsidRPr="00EF3885">
              <w:rPr>
                <w:rFonts w:hint="cs"/>
                <w:b/>
                <w:bCs/>
                <w:sz w:val="18"/>
                <w:szCs w:val="18"/>
                <w:lang w:bidi="hi-IN"/>
              </w:rPr>
              <w:t>VN30</w:t>
            </w:r>
          </w:p>
        </w:tc>
        <w:tc>
          <w:tcPr>
            <w:tcW w:w="0" w:type="auto"/>
            <w:noWrap/>
            <w:hideMark/>
          </w:tcPr>
          <w:p w14:paraId="7C895C77" w14:textId="77777777" w:rsidR="000019C6" w:rsidRPr="00EF3885" w:rsidRDefault="000019C6" w:rsidP="00756D2A">
            <w:pPr>
              <w:jc w:val="both"/>
              <w:rPr>
                <w:sz w:val="18"/>
                <w:szCs w:val="18"/>
                <w:lang w:bidi="hi-IN"/>
              </w:rPr>
            </w:pPr>
            <w:r w:rsidRPr="00EF3885">
              <w:rPr>
                <w:rFonts w:hint="cs"/>
                <w:sz w:val="18"/>
                <w:szCs w:val="18"/>
                <w:lang w:bidi="hi-IN"/>
              </w:rPr>
              <w:t>H4</w:t>
            </w:r>
          </w:p>
        </w:tc>
        <w:tc>
          <w:tcPr>
            <w:tcW w:w="0" w:type="auto"/>
            <w:noWrap/>
            <w:hideMark/>
          </w:tcPr>
          <w:p w14:paraId="3CAD4208" w14:textId="77777777" w:rsidR="000019C6" w:rsidRPr="00EF3885" w:rsidRDefault="000019C6" w:rsidP="00756D2A">
            <w:pPr>
              <w:jc w:val="both"/>
              <w:rPr>
                <w:sz w:val="18"/>
                <w:szCs w:val="18"/>
                <w:lang w:bidi="hi-IN"/>
              </w:rPr>
            </w:pPr>
            <w:r w:rsidRPr="00EF3885">
              <w:rPr>
                <w:rFonts w:hint="cs"/>
                <w:sz w:val="18"/>
                <w:szCs w:val="18"/>
                <w:lang w:bidi="hi-IN"/>
              </w:rPr>
              <w:t>5,410</w:t>
            </w:r>
          </w:p>
        </w:tc>
        <w:tc>
          <w:tcPr>
            <w:tcW w:w="0" w:type="auto"/>
            <w:noWrap/>
            <w:hideMark/>
          </w:tcPr>
          <w:p w14:paraId="5DCB1009" w14:textId="77777777" w:rsidR="000019C6" w:rsidRPr="00EF3885" w:rsidRDefault="000019C6" w:rsidP="00756D2A">
            <w:pPr>
              <w:jc w:val="both"/>
              <w:rPr>
                <w:sz w:val="18"/>
                <w:szCs w:val="18"/>
                <w:lang w:bidi="hi-IN"/>
              </w:rPr>
            </w:pPr>
            <w:r w:rsidRPr="00EF3885">
              <w:rPr>
                <w:rFonts w:hint="cs"/>
                <w:sz w:val="18"/>
                <w:szCs w:val="18"/>
                <w:lang w:bidi="hi-IN"/>
              </w:rPr>
              <w:t>0.0001</w:t>
            </w:r>
          </w:p>
        </w:tc>
        <w:tc>
          <w:tcPr>
            <w:tcW w:w="0" w:type="auto"/>
            <w:noWrap/>
            <w:hideMark/>
          </w:tcPr>
          <w:p w14:paraId="52330F05" w14:textId="77777777" w:rsidR="000019C6" w:rsidRPr="00EF3885" w:rsidRDefault="000019C6" w:rsidP="00756D2A">
            <w:pPr>
              <w:jc w:val="both"/>
              <w:rPr>
                <w:sz w:val="18"/>
                <w:szCs w:val="18"/>
                <w:lang w:bidi="hi-IN"/>
              </w:rPr>
            </w:pPr>
            <w:r w:rsidRPr="00EF3885">
              <w:rPr>
                <w:rFonts w:hint="cs"/>
                <w:sz w:val="18"/>
                <w:szCs w:val="18"/>
                <w:lang w:bidi="hi-IN"/>
              </w:rPr>
              <w:t>0.0006</w:t>
            </w:r>
          </w:p>
        </w:tc>
        <w:tc>
          <w:tcPr>
            <w:tcW w:w="0" w:type="auto"/>
            <w:noWrap/>
            <w:hideMark/>
          </w:tcPr>
          <w:p w14:paraId="0BD42649" w14:textId="77777777" w:rsidR="000019C6" w:rsidRPr="00EF3885" w:rsidRDefault="000019C6" w:rsidP="00756D2A">
            <w:pPr>
              <w:jc w:val="both"/>
              <w:rPr>
                <w:sz w:val="18"/>
                <w:szCs w:val="18"/>
                <w:lang w:bidi="hi-IN"/>
              </w:rPr>
            </w:pPr>
            <w:r w:rsidRPr="00EF3885">
              <w:rPr>
                <w:rFonts w:hint="cs"/>
                <w:sz w:val="18"/>
                <w:szCs w:val="18"/>
                <w:lang w:bidi="hi-IN"/>
              </w:rPr>
              <w:t>0.0084</w:t>
            </w:r>
          </w:p>
        </w:tc>
        <w:tc>
          <w:tcPr>
            <w:tcW w:w="0" w:type="auto"/>
            <w:noWrap/>
            <w:hideMark/>
          </w:tcPr>
          <w:p w14:paraId="64CD6E79" w14:textId="77777777" w:rsidR="000019C6" w:rsidRPr="00EF3885" w:rsidRDefault="000019C6" w:rsidP="00756D2A">
            <w:pPr>
              <w:jc w:val="both"/>
              <w:rPr>
                <w:sz w:val="18"/>
                <w:szCs w:val="18"/>
                <w:lang w:bidi="hi-IN"/>
              </w:rPr>
            </w:pPr>
            <w:r w:rsidRPr="00EF3885">
              <w:rPr>
                <w:rFonts w:hint="cs"/>
                <w:sz w:val="18"/>
                <w:szCs w:val="18"/>
                <w:lang w:bidi="hi-IN"/>
              </w:rPr>
              <w:t>-0.07</w:t>
            </w:r>
          </w:p>
        </w:tc>
        <w:tc>
          <w:tcPr>
            <w:tcW w:w="0" w:type="auto"/>
            <w:noWrap/>
            <w:hideMark/>
          </w:tcPr>
          <w:p w14:paraId="3813FB63" w14:textId="77777777" w:rsidR="000019C6" w:rsidRPr="00EF3885" w:rsidRDefault="000019C6" w:rsidP="00756D2A">
            <w:pPr>
              <w:jc w:val="both"/>
              <w:rPr>
                <w:sz w:val="18"/>
                <w:szCs w:val="18"/>
                <w:lang w:bidi="hi-IN"/>
              </w:rPr>
            </w:pPr>
            <w:r w:rsidRPr="00EF3885">
              <w:rPr>
                <w:rFonts w:hint="cs"/>
                <w:sz w:val="18"/>
                <w:szCs w:val="18"/>
                <w:lang w:bidi="hi-IN"/>
              </w:rPr>
              <w:t>0.04</w:t>
            </w:r>
          </w:p>
        </w:tc>
        <w:tc>
          <w:tcPr>
            <w:tcW w:w="0" w:type="auto"/>
            <w:noWrap/>
            <w:hideMark/>
          </w:tcPr>
          <w:p w14:paraId="719FE03A" w14:textId="77777777" w:rsidR="000019C6" w:rsidRPr="00EF3885" w:rsidRDefault="000019C6" w:rsidP="00756D2A">
            <w:pPr>
              <w:jc w:val="both"/>
              <w:rPr>
                <w:sz w:val="18"/>
                <w:szCs w:val="18"/>
                <w:lang w:bidi="hi-IN"/>
              </w:rPr>
            </w:pPr>
            <w:r w:rsidRPr="00EF3885">
              <w:rPr>
                <w:rFonts w:hint="cs"/>
                <w:sz w:val="18"/>
                <w:szCs w:val="18"/>
                <w:lang w:bidi="hi-IN"/>
              </w:rPr>
              <w:t>-1.17</w:t>
            </w:r>
          </w:p>
        </w:tc>
        <w:tc>
          <w:tcPr>
            <w:tcW w:w="0" w:type="auto"/>
            <w:noWrap/>
            <w:hideMark/>
          </w:tcPr>
          <w:p w14:paraId="1D69F40E" w14:textId="77777777" w:rsidR="000019C6" w:rsidRPr="00EF3885" w:rsidRDefault="000019C6" w:rsidP="00756D2A">
            <w:pPr>
              <w:jc w:val="both"/>
              <w:rPr>
                <w:sz w:val="18"/>
                <w:szCs w:val="18"/>
                <w:lang w:bidi="hi-IN"/>
              </w:rPr>
            </w:pPr>
            <w:r w:rsidRPr="00EF3885">
              <w:rPr>
                <w:rFonts w:hint="cs"/>
                <w:sz w:val="18"/>
                <w:szCs w:val="18"/>
                <w:lang w:bidi="hi-IN"/>
              </w:rPr>
              <w:t>11.23</w:t>
            </w:r>
          </w:p>
        </w:tc>
        <w:tc>
          <w:tcPr>
            <w:tcW w:w="0" w:type="auto"/>
            <w:noWrap/>
            <w:hideMark/>
          </w:tcPr>
          <w:p w14:paraId="04C46E9E" w14:textId="77777777" w:rsidR="000019C6" w:rsidRPr="00EF3885" w:rsidRDefault="000019C6" w:rsidP="00756D2A">
            <w:pPr>
              <w:jc w:val="both"/>
              <w:rPr>
                <w:sz w:val="18"/>
                <w:szCs w:val="18"/>
                <w:lang w:bidi="hi-IN"/>
              </w:rPr>
            </w:pPr>
            <w:r w:rsidRPr="00EF3885">
              <w:rPr>
                <w:rFonts w:hint="cs"/>
                <w:sz w:val="18"/>
                <w:szCs w:val="18"/>
                <w:lang w:bidi="hi-IN"/>
              </w:rPr>
              <w:t>16,490.0***</w:t>
            </w:r>
          </w:p>
        </w:tc>
      </w:tr>
      <w:tr w:rsidR="000019C6" w:rsidRPr="00EF3885" w14:paraId="3C239F17" w14:textId="77777777" w:rsidTr="00E3465A">
        <w:trPr>
          <w:trHeight w:val="400"/>
        </w:trPr>
        <w:tc>
          <w:tcPr>
            <w:tcW w:w="0" w:type="auto"/>
            <w:noWrap/>
            <w:hideMark/>
          </w:tcPr>
          <w:p w14:paraId="33747CC8" w14:textId="77777777" w:rsidR="000019C6" w:rsidRPr="00EF3885" w:rsidRDefault="000019C6" w:rsidP="00756D2A">
            <w:pPr>
              <w:suppressAutoHyphens/>
              <w:jc w:val="both"/>
              <w:rPr>
                <w:b/>
                <w:bCs/>
                <w:sz w:val="18"/>
                <w:szCs w:val="18"/>
                <w:lang w:bidi="hi-IN"/>
              </w:rPr>
            </w:pPr>
            <w:r w:rsidRPr="00EF3885">
              <w:rPr>
                <w:rFonts w:hint="cs"/>
                <w:b/>
                <w:bCs/>
                <w:sz w:val="18"/>
                <w:szCs w:val="18"/>
                <w:lang w:bidi="hi-IN"/>
              </w:rPr>
              <w:t>VN100</w:t>
            </w:r>
          </w:p>
        </w:tc>
        <w:tc>
          <w:tcPr>
            <w:tcW w:w="0" w:type="auto"/>
            <w:noWrap/>
            <w:hideMark/>
          </w:tcPr>
          <w:p w14:paraId="16E3C938" w14:textId="77777777" w:rsidR="000019C6" w:rsidRPr="00EF3885" w:rsidRDefault="000019C6" w:rsidP="00756D2A">
            <w:pPr>
              <w:jc w:val="both"/>
              <w:rPr>
                <w:sz w:val="18"/>
                <w:szCs w:val="18"/>
                <w:lang w:bidi="hi-IN"/>
              </w:rPr>
            </w:pPr>
            <w:r w:rsidRPr="00EF3885">
              <w:rPr>
                <w:rFonts w:hint="cs"/>
                <w:sz w:val="18"/>
                <w:szCs w:val="18"/>
                <w:lang w:bidi="hi-IN"/>
              </w:rPr>
              <w:t>Daily</w:t>
            </w:r>
          </w:p>
        </w:tc>
        <w:tc>
          <w:tcPr>
            <w:tcW w:w="0" w:type="auto"/>
            <w:noWrap/>
            <w:hideMark/>
          </w:tcPr>
          <w:p w14:paraId="3BAB248A" w14:textId="77777777" w:rsidR="000019C6" w:rsidRPr="00EF3885" w:rsidRDefault="000019C6" w:rsidP="00756D2A">
            <w:pPr>
              <w:jc w:val="both"/>
              <w:rPr>
                <w:sz w:val="18"/>
                <w:szCs w:val="18"/>
                <w:lang w:bidi="hi-IN"/>
              </w:rPr>
            </w:pPr>
            <w:r w:rsidRPr="00EF3885">
              <w:rPr>
                <w:rFonts w:hint="cs"/>
                <w:sz w:val="18"/>
                <w:szCs w:val="18"/>
                <w:lang w:bidi="hi-IN"/>
              </w:rPr>
              <w:t>2,963</w:t>
            </w:r>
          </w:p>
        </w:tc>
        <w:tc>
          <w:tcPr>
            <w:tcW w:w="0" w:type="auto"/>
            <w:noWrap/>
            <w:hideMark/>
          </w:tcPr>
          <w:p w14:paraId="2FA588A4" w14:textId="77777777" w:rsidR="000019C6" w:rsidRPr="00EF3885" w:rsidRDefault="000019C6" w:rsidP="00756D2A">
            <w:pPr>
              <w:jc w:val="both"/>
              <w:rPr>
                <w:sz w:val="18"/>
                <w:szCs w:val="18"/>
                <w:lang w:bidi="hi-IN"/>
              </w:rPr>
            </w:pPr>
            <w:r w:rsidRPr="00EF3885">
              <w:rPr>
                <w:rFonts w:hint="cs"/>
                <w:sz w:val="18"/>
                <w:szCs w:val="18"/>
                <w:lang w:bidi="hi-IN"/>
              </w:rPr>
              <w:t>0.0004</w:t>
            </w:r>
          </w:p>
        </w:tc>
        <w:tc>
          <w:tcPr>
            <w:tcW w:w="0" w:type="auto"/>
            <w:noWrap/>
            <w:hideMark/>
          </w:tcPr>
          <w:p w14:paraId="7C77D27E" w14:textId="77777777" w:rsidR="000019C6" w:rsidRPr="00EF3885" w:rsidRDefault="000019C6" w:rsidP="00756D2A">
            <w:pPr>
              <w:jc w:val="both"/>
              <w:rPr>
                <w:sz w:val="18"/>
                <w:szCs w:val="18"/>
                <w:lang w:bidi="hi-IN"/>
              </w:rPr>
            </w:pPr>
            <w:r w:rsidRPr="00EF3885">
              <w:rPr>
                <w:rFonts w:hint="cs"/>
                <w:sz w:val="18"/>
                <w:szCs w:val="18"/>
                <w:lang w:bidi="hi-IN"/>
              </w:rPr>
              <w:t>0.0012</w:t>
            </w:r>
          </w:p>
        </w:tc>
        <w:tc>
          <w:tcPr>
            <w:tcW w:w="0" w:type="auto"/>
            <w:noWrap/>
            <w:hideMark/>
          </w:tcPr>
          <w:p w14:paraId="1BD32097" w14:textId="77777777" w:rsidR="000019C6" w:rsidRPr="00EF3885" w:rsidRDefault="000019C6" w:rsidP="00756D2A">
            <w:pPr>
              <w:jc w:val="both"/>
              <w:rPr>
                <w:sz w:val="18"/>
                <w:szCs w:val="18"/>
                <w:lang w:bidi="hi-IN"/>
              </w:rPr>
            </w:pPr>
            <w:r w:rsidRPr="00EF3885">
              <w:rPr>
                <w:rFonts w:hint="cs"/>
                <w:sz w:val="18"/>
                <w:szCs w:val="18"/>
                <w:lang w:bidi="hi-IN"/>
              </w:rPr>
              <w:t>0.0119</w:t>
            </w:r>
          </w:p>
        </w:tc>
        <w:tc>
          <w:tcPr>
            <w:tcW w:w="0" w:type="auto"/>
            <w:noWrap/>
            <w:hideMark/>
          </w:tcPr>
          <w:p w14:paraId="0D95FB3A" w14:textId="77777777" w:rsidR="000019C6" w:rsidRPr="00EF3885" w:rsidRDefault="000019C6" w:rsidP="00756D2A">
            <w:pPr>
              <w:jc w:val="both"/>
              <w:rPr>
                <w:sz w:val="18"/>
                <w:szCs w:val="18"/>
                <w:lang w:bidi="hi-IN"/>
              </w:rPr>
            </w:pPr>
            <w:r w:rsidRPr="00EF3885">
              <w:rPr>
                <w:rFonts w:hint="cs"/>
                <w:sz w:val="18"/>
                <w:szCs w:val="18"/>
                <w:lang w:bidi="hi-IN"/>
              </w:rPr>
              <w:t>-0.07</w:t>
            </w:r>
          </w:p>
        </w:tc>
        <w:tc>
          <w:tcPr>
            <w:tcW w:w="0" w:type="auto"/>
            <w:noWrap/>
            <w:hideMark/>
          </w:tcPr>
          <w:p w14:paraId="4DD3A6A7" w14:textId="77777777" w:rsidR="000019C6" w:rsidRPr="00EF3885" w:rsidRDefault="000019C6" w:rsidP="00756D2A">
            <w:pPr>
              <w:jc w:val="both"/>
              <w:rPr>
                <w:sz w:val="18"/>
                <w:szCs w:val="18"/>
                <w:lang w:bidi="hi-IN"/>
              </w:rPr>
            </w:pPr>
            <w:r w:rsidRPr="00EF3885">
              <w:rPr>
                <w:rFonts w:hint="cs"/>
                <w:sz w:val="18"/>
                <w:szCs w:val="18"/>
                <w:lang w:bidi="hi-IN"/>
              </w:rPr>
              <w:t>0.07</w:t>
            </w:r>
          </w:p>
        </w:tc>
        <w:tc>
          <w:tcPr>
            <w:tcW w:w="0" w:type="auto"/>
            <w:noWrap/>
            <w:hideMark/>
          </w:tcPr>
          <w:p w14:paraId="4BAD328D" w14:textId="77777777" w:rsidR="000019C6" w:rsidRPr="00EF3885" w:rsidRDefault="000019C6" w:rsidP="00756D2A">
            <w:pPr>
              <w:jc w:val="both"/>
              <w:rPr>
                <w:sz w:val="18"/>
                <w:szCs w:val="18"/>
                <w:lang w:bidi="hi-IN"/>
              </w:rPr>
            </w:pPr>
            <w:r w:rsidRPr="00EF3885">
              <w:rPr>
                <w:rFonts w:hint="cs"/>
                <w:sz w:val="18"/>
                <w:szCs w:val="18"/>
                <w:lang w:bidi="hi-IN"/>
              </w:rPr>
              <w:t>-0.38</w:t>
            </w:r>
          </w:p>
        </w:tc>
        <w:tc>
          <w:tcPr>
            <w:tcW w:w="0" w:type="auto"/>
            <w:noWrap/>
            <w:hideMark/>
          </w:tcPr>
          <w:p w14:paraId="4E793BEA" w14:textId="77777777" w:rsidR="000019C6" w:rsidRPr="00EF3885" w:rsidRDefault="000019C6" w:rsidP="00756D2A">
            <w:pPr>
              <w:jc w:val="both"/>
              <w:rPr>
                <w:sz w:val="18"/>
                <w:szCs w:val="18"/>
                <w:lang w:bidi="hi-IN"/>
              </w:rPr>
            </w:pPr>
            <w:r w:rsidRPr="00EF3885">
              <w:rPr>
                <w:rFonts w:hint="cs"/>
                <w:sz w:val="18"/>
                <w:szCs w:val="18"/>
                <w:lang w:bidi="hi-IN"/>
              </w:rPr>
              <w:t>7.12</w:t>
            </w:r>
          </w:p>
        </w:tc>
        <w:tc>
          <w:tcPr>
            <w:tcW w:w="0" w:type="auto"/>
            <w:noWrap/>
            <w:hideMark/>
          </w:tcPr>
          <w:p w14:paraId="1BFC610B" w14:textId="77777777" w:rsidR="000019C6" w:rsidRPr="00EF3885" w:rsidRDefault="000019C6" w:rsidP="00756D2A">
            <w:pPr>
              <w:jc w:val="both"/>
              <w:rPr>
                <w:sz w:val="18"/>
                <w:szCs w:val="18"/>
                <w:lang w:bidi="hi-IN"/>
              </w:rPr>
            </w:pPr>
            <w:r w:rsidRPr="00EF3885">
              <w:rPr>
                <w:rFonts w:hint="cs"/>
                <w:sz w:val="18"/>
                <w:szCs w:val="18"/>
                <w:lang w:bidi="hi-IN"/>
              </w:rPr>
              <w:t>3,541.8***</w:t>
            </w:r>
          </w:p>
        </w:tc>
      </w:tr>
      <w:tr w:rsidR="000019C6" w:rsidRPr="00EF3885" w14:paraId="6095F3A1" w14:textId="77777777" w:rsidTr="00E3465A">
        <w:trPr>
          <w:trHeight w:val="400"/>
        </w:trPr>
        <w:tc>
          <w:tcPr>
            <w:tcW w:w="0" w:type="auto"/>
            <w:noWrap/>
            <w:hideMark/>
          </w:tcPr>
          <w:p w14:paraId="3D9B02C2" w14:textId="77777777" w:rsidR="000019C6" w:rsidRPr="00EF3885" w:rsidRDefault="000019C6" w:rsidP="00756D2A">
            <w:pPr>
              <w:suppressAutoHyphens/>
              <w:jc w:val="both"/>
              <w:rPr>
                <w:b/>
                <w:bCs/>
                <w:sz w:val="18"/>
                <w:szCs w:val="18"/>
                <w:lang w:bidi="hi-IN"/>
              </w:rPr>
            </w:pPr>
            <w:r w:rsidRPr="00EF3885">
              <w:rPr>
                <w:rFonts w:hint="cs"/>
                <w:b/>
                <w:bCs/>
                <w:sz w:val="18"/>
                <w:szCs w:val="18"/>
                <w:lang w:bidi="hi-IN"/>
              </w:rPr>
              <w:t>VN100</w:t>
            </w:r>
          </w:p>
        </w:tc>
        <w:tc>
          <w:tcPr>
            <w:tcW w:w="0" w:type="auto"/>
            <w:noWrap/>
            <w:hideMark/>
          </w:tcPr>
          <w:p w14:paraId="7EC5984D" w14:textId="77777777" w:rsidR="000019C6" w:rsidRPr="00EF3885" w:rsidRDefault="000019C6" w:rsidP="00756D2A">
            <w:pPr>
              <w:jc w:val="both"/>
              <w:rPr>
                <w:sz w:val="18"/>
                <w:szCs w:val="18"/>
                <w:lang w:bidi="hi-IN"/>
              </w:rPr>
            </w:pPr>
            <w:r w:rsidRPr="00EF3885">
              <w:rPr>
                <w:rFonts w:hint="cs"/>
                <w:sz w:val="18"/>
                <w:szCs w:val="18"/>
                <w:lang w:bidi="hi-IN"/>
              </w:rPr>
              <w:t>M30</w:t>
            </w:r>
          </w:p>
        </w:tc>
        <w:tc>
          <w:tcPr>
            <w:tcW w:w="0" w:type="auto"/>
            <w:noWrap/>
            <w:hideMark/>
          </w:tcPr>
          <w:p w14:paraId="7D70BB47" w14:textId="77777777" w:rsidR="000019C6" w:rsidRPr="00EF3885" w:rsidRDefault="000019C6" w:rsidP="00756D2A">
            <w:pPr>
              <w:jc w:val="both"/>
              <w:rPr>
                <w:sz w:val="18"/>
                <w:szCs w:val="18"/>
                <w:lang w:bidi="hi-IN"/>
              </w:rPr>
            </w:pPr>
            <w:r w:rsidRPr="00EF3885">
              <w:rPr>
                <w:rFonts w:hint="cs"/>
                <w:sz w:val="18"/>
                <w:szCs w:val="18"/>
                <w:lang w:bidi="hi-IN"/>
              </w:rPr>
              <w:t>21,942</w:t>
            </w:r>
          </w:p>
        </w:tc>
        <w:tc>
          <w:tcPr>
            <w:tcW w:w="0" w:type="auto"/>
            <w:noWrap/>
            <w:hideMark/>
          </w:tcPr>
          <w:p w14:paraId="68CD95FE" w14:textId="77777777" w:rsidR="000019C6" w:rsidRPr="00EF3885" w:rsidRDefault="000019C6" w:rsidP="00756D2A">
            <w:pPr>
              <w:jc w:val="both"/>
              <w:rPr>
                <w:sz w:val="18"/>
                <w:szCs w:val="18"/>
                <w:lang w:bidi="hi-IN"/>
              </w:rPr>
            </w:pPr>
            <w:r w:rsidRPr="00EF3885">
              <w:rPr>
                <w:rFonts w:hint="cs"/>
                <w:sz w:val="18"/>
                <w:szCs w:val="18"/>
                <w:lang w:bidi="hi-IN"/>
              </w:rPr>
              <w:t>0.0000</w:t>
            </w:r>
          </w:p>
        </w:tc>
        <w:tc>
          <w:tcPr>
            <w:tcW w:w="0" w:type="auto"/>
            <w:noWrap/>
            <w:hideMark/>
          </w:tcPr>
          <w:p w14:paraId="32000D36" w14:textId="77777777" w:rsidR="000019C6" w:rsidRPr="00EF3885" w:rsidRDefault="000019C6" w:rsidP="00756D2A">
            <w:pPr>
              <w:jc w:val="both"/>
              <w:rPr>
                <w:sz w:val="18"/>
                <w:szCs w:val="18"/>
                <w:lang w:bidi="hi-IN"/>
              </w:rPr>
            </w:pPr>
            <w:r w:rsidRPr="00EF3885">
              <w:rPr>
                <w:rFonts w:hint="cs"/>
                <w:sz w:val="18"/>
                <w:szCs w:val="18"/>
                <w:lang w:bidi="hi-IN"/>
              </w:rPr>
              <w:t>0.0001</w:t>
            </w:r>
          </w:p>
        </w:tc>
        <w:tc>
          <w:tcPr>
            <w:tcW w:w="0" w:type="auto"/>
            <w:noWrap/>
            <w:hideMark/>
          </w:tcPr>
          <w:p w14:paraId="4707A596" w14:textId="77777777" w:rsidR="000019C6" w:rsidRPr="00EF3885" w:rsidRDefault="000019C6" w:rsidP="00756D2A">
            <w:pPr>
              <w:jc w:val="both"/>
              <w:rPr>
                <w:sz w:val="18"/>
                <w:szCs w:val="18"/>
                <w:lang w:bidi="hi-IN"/>
              </w:rPr>
            </w:pPr>
            <w:r w:rsidRPr="00EF3885">
              <w:rPr>
                <w:rFonts w:hint="cs"/>
                <w:sz w:val="18"/>
                <w:szCs w:val="18"/>
                <w:lang w:bidi="hi-IN"/>
              </w:rPr>
              <w:t>0.0038</w:t>
            </w:r>
          </w:p>
        </w:tc>
        <w:tc>
          <w:tcPr>
            <w:tcW w:w="0" w:type="auto"/>
            <w:noWrap/>
            <w:hideMark/>
          </w:tcPr>
          <w:p w14:paraId="0B684496" w14:textId="77777777" w:rsidR="000019C6" w:rsidRPr="00EF3885" w:rsidRDefault="000019C6" w:rsidP="00756D2A">
            <w:pPr>
              <w:jc w:val="both"/>
              <w:rPr>
                <w:sz w:val="18"/>
                <w:szCs w:val="18"/>
                <w:lang w:bidi="hi-IN"/>
              </w:rPr>
            </w:pPr>
            <w:r w:rsidRPr="00EF3885">
              <w:rPr>
                <w:rFonts w:hint="cs"/>
                <w:sz w:val="18"/>
                <w:szCs w:val="18"/>
                <w:lang w:bidi="hi-IN"/>
              </w:rPr>
              <w:t>-0.04</w:t>
            </w:r>
          </w:p>
        </w:tc>
        <w:tc>
          <w:tcPr>
            <w:tcW w:w="0" w:type="auto"/>
            <w:noWrap/>
            <w:hideMark/>
          </w:tcPr>
          <w:p w14:paraId="3A1BE0D8" w14:textId="77777777" w:rsidR="000019C6" w:rsidRPr="00EF3885" w:rsidRDefault="000019C6" w:rsidP="00756D2A">
            <w:pPr>
              <w:jc w:val="both"/>
              <w:rPr>
                <w:sz w:val="18"/>
                <w:szCs w:val="18"/>
                <w:lang w:bidi="hi-IN"/>
              </w:rPr>
            </w:pPr>
            <w:r w:rsidRPr="00EF3885">
              <w:rPr>
                <w:rFonts w:hint="cs"/>
                <w:sz w:val="18"/>
                <w:szCs w:val="18"/>
                <w:lang w:bidi="hi-IN"/>
              </w:rPr>
              <w:t>0.04</w:t>
            </w:r>
          </w:p>
        </w:tc>
        <w:tc>
          <w:tcPr>
            <w:tcW w:w="0" w:type="auto"/>
            <w:noWrap/>
            <w:hideMark/>
          </w:tcPr>
          <w:p w14:paraId="5A8D9AB4" w14:textId="77777777" w:rsidR="000019C6" w:rsidRPr="00EF3885" w:rsidRDefault="000019C6" w:rsidP="00756D2A">
            <w:pPr>
              <w:jc w:val="both"/>
              <w:rPr>
                <w:sz w:val="18"/>
                <w:szCs w:val="18"/>
                <w:lang w:bidi="hi-IN"/>
              </w:rPr>
            </w:pPr>
            <w:r w:rsidRPr="00EF3885">
              <w:rPr>
                <w:rFonts w:hint="cs"/>
                <w:sz w:val="18"/>
                <w:szCs w:val="18"/>
                <w:lang w:bidi="hi-IN"/>
              </w:rPr>
              <w:t>-0.51</w:t>
            </w:r>
          </w:p>
        </w:tc>
        <w:tc>
          <w:tcPr>
            <w:tcW w:w="0" w:type="auto"/>
            <w:noWrap/>
            <w:hideMark/>
          </w:tcPr>
          <w:p w14:paraId="0574DC3D" w14:textId="77777777" w:rsidR="000019C6" w:rsidRPr="00EF3885" w:rsidRDefault="000019C6" w:rsidP="00756D2A">
            <w:pPr>
              <w:jc w:val="both"/>
              <w:rPr>
                <w:sz w:val="18"/>
                <w:szCs w:val="18"/>
                <w:lang w:bidi="hi-IN"/>
              </w:rPr>
            </w:pPr>
            <w:r w:rsidRPr="00EF3885">
              <w:rPr>
                <w:rFonts w:hint="cs"/>
                <w:sz w:val="18"/>
                <w:szCs w:val="18"/>
                <w:lang w:bidi="hi-IN"/>
              </w:rPr>
              <w:t>31.12</w:t>
            </w:r>
          </w:p>
        </w:tc>
        <w:tc>
          <w:tcPr>
            <w:tcW w:w="0" w:type="auto"/>
            <w:noWrap/>
            <w:hideMark/>
          </w:tcPr>
          <w:p w14:paraId="6F31B266" w14:textId="77777777" w:rsidR="000019C6" w:rsidRPr="00EF3885" w:rsidRDefault="000019C6" w:rsidP="00756D2A">
            <w:pPr>
              <w:jc w:val="both"/>
              <w:rPr>
                <w:sz w:val="18"/>
                <w:szCs w:val="18"/>
                <w:lang w:bidi="hi-IN"/>
              </w:rPr>
            </w:pPr>
            <w:r w:rsidRPr="00EF3885">
              <w:rPr>
                <w:rFonts w:hint="cs"/>
                <w:sz w:val="18"/>
                <w:szCs w:val="18"/>
                <w:lang w:bidi="hi-IN"/>
              </w:rPr>
              <w:t>1,189,450.0***</w:t>
            </w:r>
          </w:p>
        </w:tc>
      </w:tr>
      <w:tr w:rsidR="000019C6" w:rsidRPr="00EF3885" w14:paraId="513E5570" w14:textId="77777777" w:rsidTr="00E3465A">
        <w:trPr>
          <w:trHeight w:val="400"/>
        </w:trPr>
        <w:tc>
          <w:tcPr>
            <w:tcW w:w="0" w:type="auto"/>
            <w:noWrap/>
            <w:hideMark/>
          </w:tcPr>
          <w:p w14:paraId="73B05C00" w14:textId="77777777" w:rsidR="000019C6" w:rsidRPr="00EF3885" w:rsidRDefault="000019C6" w:rsidP="00756D2A">
            <w:pPr>
              <w:suppressAutoHyphens/>
              <w:jc w:val="both"/>
              <w:rPr>
                <w:b/>
                <w:bCs/>
                <w:sz w:val="18"/>
                <w:szCs w:val="18"/>
                <w:lang w:bidi="hi-IN"/>
              </w:rPr>
            </w:pPr>
            <w:r w:rsidRPr="00EF3885">
              <w:rPr>
                <w:rFonts w:hint="cs"/>
                <w:b/>
                <w:bCs/>
                <w:sz w:val="18"/>
                <w:szCs w:val="18"/>
                <w:lang w:bidi="hi-IN"/>
              </w:rPr>
              <w:t>VN100</w:t>
            </w:r>
          </w:p>
        </w:tc>
        <w:tc>
          <w:tcPr>
            <w:tcW w:w="0" w:type="auto"/>
            <w:noWrap/>
            <w:hideMark/>
          </w:tcPr>
          <w:p w14:paraId="4FC65726" w14:textId="77777777" w:rsidR="000019C6" w:rsidRPr="00EF3885" w:rsidRDefault="000019C6" w:rsidP="00756D2A">
            <w:pPr>
              <w:jc w:val="both"/>
              <w:rPr>
                <w:sz w:val="18"/>
                <w:szCs w:val="18"/>
                <w:lang w:bidi="hi-IN"/>
              </w:rPr>
            </w:pPr>
            <w:r w:rsidRPr="00EF3885">
              <w:rPr>
                <w:rFonts w:hint="cs"/>
                <w:sz w:val="18"/>
                <w:szCs w:val="18"/>
                <w:lang w:bidi="hi-IN"/>
              </w:rPr>
              <w:t>H1</w:t>
            </w:r>
          </w:p>
        </w:tc>
        <w:tc>
          <w:tcPr>
            <w:tcW w:w="0" w:type="auto"/>
            <w:noWrap/>
            <w:hideMark/>
          </w:tcPr>
          <w:p w14:paraId="070A1CE8" w14:textId="77777777" w:rsidR="000019C6" w:rsidRPr="00EF3885" w:rsidRDefault="000019C6" w:rsidP="00756D2A">
            <w:pPr>
              <w:jc w:val="both"/>
              <w:rPr>
                <w:sz w:val="18"/>
                <w:szCs w:val="18"/>
                <w:lang w:bidi="hi-IN"/>
              </w:rPr>
            </w:pPr>
            <w:r w:rsidRPr="00EF3885">
              <w:rPr>
                <w:rFonts w:hint="cs"/>
                <w:sz w:val="18"/>
                <w:szCs w:val="18"/>
                <w:lang w:bidi="hi-IN"/>
              </w:rPr>
              <w:t>13,523</w:t>
            </w:r>
          </w:p>
        </w:tc>
        <w:tc>
          <w:tcPr>
            <w:tcW w:w="0" w:type="auto"/>
            <w:noWrap/>
            <w:hideMark/>
          </w:tcPr>
          <w:p w14:paraId="2A03AA6D" w14:textId="77777777" w:rsidR="000019C6" w:rsidRPr="00EF3885" w:rsidRDefault="000019C6" w:rsidP="00756D2A">
            <w:pPr>
              <w:jc w:val="both"/>
              <w:rPr>
                <w:sz w:val="18"/>
                <w:szCs w:val="18"/>
                <w:lang w:bidi="hi-IN"/>
              </w:rPr>
            </w:pPr>
            <w:r w:rsidRPr="00EF3885">
              <w:rPr>
                <w:rFonts w:hint="cs"/>
                <w:sz w:val="18"/>
                <w:szCs w:val="18"/>
                <w:lang w:bidi="hi-IN"/>
              </w:rPr>
              <w:t>0.0001</w:t>
            </w:r>
          </w:p>
        </w:tc>
        <w:tc>
          <w:tcPr>
            <w:tcW w:w="0" w:type="auto"/>
            <w:noWrap/>
            <w:hideMark/>
          </w:tcPr>
          <w:p w14:paraId="69ADEFA3" w14:textId="77777777" w:rsidR="000019C6" w:rsidRPr="00EF3885" w:rsidRDefault="000019C6" w:rsidP="00756D2A">
            <w:pPr>
              <w:jc w:val="both"/>
              <w:rPr>
                <w:sz w:val="18"/>
                <w:szCs w:val="18"/>
                <w:lang w:bidi="hi-IN"/>
              </w:rPr>
            </w:pPr>
            <w:r w:rsidRPr="00EF3885">
              <w:rPr>
                <w:rFonts w:hint="cs"/>
                <w:sz w:val="18"/>
                <w:szCs w:val="18"/>
                <w:lang w:bidi="hi-IN"/>
              </w:rPr>
              <w:t>0.0002</w:t>
            </w:r>
          </w:p>
        </w:tc>
        <w:tc>
          <w:tcPr>
            <w:tcW w:w="0" w:type="auto"/>
            <w:noWrap/>
            <w:hideMark/>
          </w:tcPr>
          <w:p w14:paraId="50CF2A76" w14:textId="77777777" w:rsidR="000019C6" w:rsidRPr="00EF3885" w:rsidRDefault="000019C6" w:rsidP="00756D2A">
            <w:pPr>
              <w:jc w:val="both"/>
              <w:rPr>
                <w:sz w:val="18"/>
                <w:szCs w:val="18"/>
                <w:lang w:bidi="hi-IN"/>
              </w:rPr>
            </w:pPr>
            <w:r w:rsidRPr="00EF3885">
              <w:rPr>
                <w:rFonts w:hint="cs"/>
                <w:sz w:val="18"/>
                <w:szCs w:val="18"/>
                <w:lang w:bidi="hi-IN"/>
              </w:rPr>
              <w:t>0.0050</w:t>
            </w:r>
          </w:p>
        </w:tc>
        <w:tc>
          <w:tcPr>
            <w:tcW w:w="0" w:type="auto"/>
            <w:noWrap/>
            <w:hideMark/>
          </w:tcPr>
          <w:p w14:paraId="369CE070" w14:textId="77777777" w:rsidR="000019C6" w:rsidRPr="00EF3885" w:rsidRDefault="000019C6" w:rsidP="00756D2A">
            <w:pPr>
              <w:jc w:val="both"/>
              <w:rPr>
                <w:sz w:val="18"/>
                <w:szCs w:val="18"/>
                <w:lang w:bidi="hi-IN"/>
              </w:rPr>
            </w:pPr>
            <w:r w:rsidRPr="00EF3885">
              <w:rPr>
                <w:rFonts w:hint="cs"/>
                <w:sz w:val="18"/>
                <w:szCs w:val="18"/>
                <w:lang w:bidi="hi-IN"/>
              </w:rPr>
              <w:t>-0.06</w:t>
            </w:r>
          </w:p>
        </w:tc>
        <w:tc>
          <w:tcPr>
            <w:tcW w:w="0" w:type="auto"/>
            <w:noWrap/>
            <w:hideMark/>
          </w:tcPr>
          <w:p w14:paraId="3B5AEDEC" w14:textId="77777777" w:rsidR="000019C6" w:rsidRPr="00EF3885" w:rsidRDefault="000019C6" w:rsidP="00756D2A">
            <w:pPr>
              <w:jc w:val="both"/>
              <w:rPr>
                <w:sz w:val="18"/>
                <w:szCs w:val="18"/>
                <w:lang w:bidi="hi-IN"/>
              </w:rPr>
            </w:pPr>
            <w:r w:rsidRPr="00EF3885">
              <w:rPr>
                <w:rFonts w:hint="cs"/>
                <w:sz w:val="18"/>
                <w:szCs w:val="18"/>
                <w:lang w:bidi="hi-IN"/>
              </w:rPr>
              <w:t>0.04</w:t>
            </w:r>
          </w:p>
        </w:tc>
        <w:tc>
          <w:tcPr>
            <w:tcW w:w="0" w:type="auto"/>
            <w:noWrap/>
            <w:hideMark/>
          </w:tcPr>
          <w:p w14:paraId="2A664A48" w14:textId="77777777" w:rsidR="000019C6" w:rsidRPr="00EF3885" w:rsidRDefault="000019C6" w:rsidP="00756D2A">
            <w:pPr>
              <w:jc w:val="both"/>
              <w:rPr>
                <w:sz w:val="18"/>
                <w:szCs w:val="18"/>
                <w:lang w:bidi="hi-IN"/>
              </w:rPr>
            </w:pPr>
            <w:r w:rsidRPr="00EF3885">
              <w:rPr>
                <w:rFonts w:hint="cs"/>
                <w:sz w:val="18"/>
                <w:szCs w:val="18"/>
                <w:lang w:bidi="hi-IN"/>
              </w:rPr>
              <w:t>-1.50</w:t>
            </w:r>
          </w:p>
        </w:tc>
        <w:tc>
          <w:tcPr>
            <w:tcW w:w="0" w:type="auto"/>
            <w:noWrap/>
            <w:hideMark/>
          </w:tcPr>
          <w:p w14:paraId="313C73F0" w14:textId="77777777" w:rsidR="000019C6" w:rsidRPr="00EF3885" w:rsidRDefault="000019C6" w:rsidP="00756D2A">
            <w:pPr>
              <w:jc w:val="both"/>
              <w:rPr>
                <w:sz w:val="18"/>
                <w:szCs w:val="18"/>
                <w:lang w:bidi="hi-IN"/>
              </w:rPr>
            </w:pPr>
            <w:r w:rsidRPr="00EF3885">
              <w:rPr>
                <w:rFonts w:hint="cs"/>
                <w:sz w:val="18"/>
                <w:szCs w:val="18"/>
                <w:lang w:bidi="hi-IN"/>
              </w:rPr>
              <w:t>19.36</w:t>
            </w:r>
          </w:p>
        </w:tc>
        <w:tc>
          <w:tcPr>
            <w:tcW w:w="0" w:type="auto"/>
            <w:noWrap/>
            <w:hideMark/>
          </w:tcPr>
          <w:p w14:paraId="77389879" w14:textId="77777777" w:rsidR="000019C6" w:rsidRPr="00EF3885" w:rsidRDefault="000019C6" w:rsidP="00756D2A">
            <w:pPr>
              <w:jc w:val="both"/>
              <w:rPr>
                <w:sz w:val="18"/>
                <w:szCs w:val="18"/>
                <w:lang w:bidi="hi-IN"/>
              </w:rPr>
            </w:pPr>
            <w:r w:rsidRPr="00EF3885">
              <w:rPr>
                <w:rFonts w:hint="cs"/>
                <w:sz w:val="18"/>
                <w:szCs w:val="18"/>
                <w:lang w:bidi="hi-IN"/>
              </w:rPr>
              <w:t>155,896.0***</w:t>
            </w:r>
          </w:p>
        </w:tc>
      </w:tr>
      <w:tr w:rsidR="000019C6" w:rsidRPr="00EF3885" w14:paraId="785DE429" w14:textId="77777777" w:rsidTr="00E3465A">
        <w:trPr>
          <w:trHeight w:val="400"/>
        </w:trPr>
        <w:tc>
          <w:tcPr>
            <w:tcW w:w="0" w:type="auto"/>
            <w:noWrap/>
            <w:hideMark/>
          </w:tcPr>
          <w:p w14:paraId="5F6090B6" w14:textId="77777777" w:rsidR="000019C6" w:rsidRPr="00EF3885" w:rsidRDefault="000019C6" w:rsidP="00756D2A">
            <w:pPr>
              <w:suppressAutoHyphens/>
              <w:jc w:val="both"/>
              <w:rPr>
                <w:b/>
                <w:bCs/>
                <w:sz w:val="18"/>
                <w:szCs w:val="18"/>
                <w:lang w:bidi="hi-IN"/>
              </w:rPr>
            </w:pPr>
            <w:r w:rsidRPr="00EF3885">
              <w:rPr>
                <w:rFonts w:hint="cs"/>
                <w:b/>
                <w:bCs/>
                <w:sz w:val="18"/>
                <w:szCs w:val="18"/>
                <w:lang w:bidi="hi-IN"/>
              </w:rPr>
              <w:t>VN100</w:t>
            </w:r>
          </w:p>
        </w:tc>
        <w:tc>
          <w:tcPr>
            <w:tcW w:w="0" w:type="auto"/>
            <w:noWrap/>
            <w:hideMark/>
          </w:tcPr>
          <w:p w14:paraId="169C8CF5" w14:textId="77777777" w:rsidR="000019C6" w:rsidRPr="00EF3885" w:rsidRDefault="000019C6" w:rsidP="00756D2A">
            <w:pPr>
              <w:jc w:val="both"/>
              <w:rPr>
                <w:sz w:val="18"/>
                <w:szCs w:val="18"/>
                <w:lang w:bidi="hi-IN"/>
              </w:rPr>
            </w:pPr>
            <w:r w:rsidRPr="00EF3885">
              <w:rPr>
                <w:rFonts w:hint="cs"/>
                <w:sz w:val="18"/>
                <w:szCs w:val="18"/>
                <w:lang w:bidi="hi-IN"/>
              </w:rPr>
              <w:t>H4</w:t>
            </w:r>
          </w:p>
        </w:tc>
        <w:tc>
          <w:tcPr>
            <w:tcW w:w="0" w:type="auto"/>
            <w:noWrap/>
            <w:hideMark/>
          </w:tcPr>
          <w:p w14:paraId="0ED849A1" w14:textId="77777777" w:rsidR="000019C6" w:rsidRPr="00EF3885" w:rsidRDefault="000019C6" w:rsidP="00756D2A">
            <w:pPr>
              <w:jc w:val="both"/>
              <w:rPr>
                <w:sz w:val="18"/>
                <w:szCs w:val="18"/>
                <w:lang w:bidi="hi-IN"/>
              </w:rPr>
            </w:pPr>
            <w:r w:rsidRPr="00EF3885">
              <w:rPr>
                <w:rFonts w:hint="cs"/>
                <w:sz w:val="18"/>
                <w:szCs w:val="18"/>
                <w:lang w:bidi="hi-IN"/>
              </w:rPr>
              <w:t>5,410</w:t>
            </w:r>
          </w:p>
        </w:tc>
        <w:tc>
          <w:tcPr>
            <w:tcW w:w="0" w:type="auto"/>
            <w:noWrap/>
            <w:hideMark/>
          </w:tcPr>
          <w:p w14:paraId="1A8D68ED" w14:textId="77777777" w:rsidR="000019C6" w:rsidRPr="00EF3885" w:rsidRDefault="000019C6" w:rsidP="00756D2A">
            <w:pPr>
              <w:jc w:val="both"/>
              <w:rPr>
                <w:sz w:val="18"/>
                <w:szCs w:val="18"/>
                <w:lang w:bidi="hi-IN"/>
              </w:rPr>
            </w:pPr>
            <w:r w:rsidRPr="00EF3885">
              <w:rPr>
                <w:rFonts w:hint="cs"/>
                <w:sz w:val="18"/>
                <w:szCs w:val="18"/>
                <w:lang w:bidi="hi-IN"/>
              </w:rPr>
              <w:t>0.0002</w:t>
            </w:r>
          </w:p>
        </w:tc>
        <w:tc>
          <w:tcPr>
            <w:tcW w:w="0" w:type="auto"/>
            <w:noWrap/>
            <w:hideMark/>
          </w:tcPr>
          <w:p w14:paraId="3DFF11DB" w14:textId="77777777" w:rsidR="000019C6" w:rsidRPr="00EF3885" w:rsidRDefault="000019C6" w:rsidP="00756D2A">
            <w:pPr>
              <w:jc w:val="both"/>
              <w:rPr>
                <w:sz w:val="18"/>
                <w:szCs w:val="18"/>
                <w:lang w:bidi="hi-IN"/>
              </w:rPr>
            </w:pPr>
            <w:r w:rsidRPr="00EF3885">
              <w:rPr>
                <w:rFonts w:hint="cs"/>
                <w:sz w:val="18"/>
                <w:szCs w:val="18"/>
                <w:lang w:bidi="hi-IN"/>
              </w:rPr>
              <w:t>0.0007</w:t>
            </w:r>
          </w:p>
        </w:tc>
        <w:tc>
          <w:tcPr>
            <w:tcW w:w="0" w:type="auto"/>
            <w:noWrap/>
            <w:hideMark/>
          </w:tcPr>
          <w:p w14:paraId="7D5CDC84" w14:textId="77777777" w:rsidR="000019C6" w:rsidRPr="00EF3885" w:rsidRDefault="000019C6" w:rsidP="00756D2A">
            <w:pPr>
              <w:jc w:val="both"/>
              <w:rPr>
                <w:sz w:val="18"/>
                <w:szCs w:val="18"/>
                <w:lang w:bidi="hi-IN"/>
              </w:rPr>
            </w:pPr>
            <w:r w:rsidRPr="00EF3885">
              <w:rPr>
                <w:rFonts w:hint="cs"/>
                <w:sz w:val="18"/>
                <w:szCs w:val="18"/>
                <w:lang w:bidi="hi-IN"/>
              </w:rPr>
              <w:t>0.0082</w:t>
            </w:r>
          </w:p>
        </w:tc>
        <w:tc>
          <w:tcPr>
            <w:tcW w:w="0" w:type="auto"/>
            <w:noWrap/>
            <w:hideMark/>
          </w:tcPr>
          <w:p w14:paraId="6E84AB9C" w14:textId="77777777" w:rsidR="000019C6" w:rsidRPr="00EF3885" w:rsidRDefault="000019C6" w:rsidP="00756D2A">
            <w:pPr>
              <w:jc w:val="both"/>
              <w:rPr>
                <w:sz w:val="18"/>
                <w:szCs w:val="18"/>
                <w:lang w:bidi="hi-IN"/>
              </w:rPr>
            </w:pPr>
            <w:r w:rsidRPr="00EF3885">
              <w:rPr>
                <w:rFonts w:hint="cs"/>
                <w:sz w:val="18"/>
                <w:szCs w:val="18"/>
                <w:lang w:bidi="hi-IN"/>
              </w:rPr>
              <w:t>-0.07</w:t>
            </w:r>
          </w:p>
        </w:tc>
        <w:tc>
          <w:tcPr>
            <w:tcW w:w="0" w:type="auto"/>
            <w:noWrap/>
            <w:hideMark/>
          </w:tcPr>
          <w:p w14:paraId="72B88305" w14:textId="77777777" w:rsidR="000019C6" w:rsidRPr="00EF3885" w:rsidRDefault="000019C6" w:rsidP="00756D2A">
            <w:pPr>
              <w:jc w:val="both"/>
              <w:rPr>
                <w:sz w:val="18"/>
                <w:szCs w:val="18"/>
                <w:lang w:bidi="hi-IN"/>
              </w:rPr>
            </w:pPr>
            <w:r w:rsidRPr="00EF3885">
              <w:rPr>
                <w:rFonts w:hint="cs"/>
                <w:sz w:val="18"/>
                <w:szCs w:val="18"/>
                <w:lang w:bidi="hi-IN"/>
              </w:rPr>
              <w:t>0.04</w:t>
            </w:r>
          </w:p>
        </w:tc>
        <w:tc>
          <w:tcPr>
            <w:tcW w:w="0" w:type="auto"/>
            <w:noWrap/>
            <w:hideMark/>
          </w:tcPr>
          <w:p w14:paraId="2B8740B1" w14:textId="77777777" w:rsidR="000019C6" w:rsidRPr="00EF3885" w:rsidRDefault="000019C6" w:rsidP="00756D2A">
            <w:pPr>
              <w:jc w:val="both"/>
              <w:rPr>
                <w:sz w:val="18"/>
                <w:szCs w:val="18"/>
                <w:lang w:bidi="hi-IN"/>
              </w:rPr>
            </w:pPr>
            <w:r w:rsidRPr="00EF3885">
              <w:rPr>
                <w:rFonts w:hint="cs"/>
                <w:sz w:val="18"/>
                <w:szCs w:val="18"/>
                <w:lang w:bidi="hi-IN"/>
              </w:rPr>
              <w:t>-1.30</w:t>
            </w:r>
          </w:p>
        </w:tc>
        <w:tc>
          <w:tcPr>
            <w:tcW w:w="0" w:type="auto"/>
            <w:noWrap/>
            <w:hideMark/>
          </w:tcPr>
          <w:p w14:paraId="7EC99319" w14:textId="77777777" w:rsidR="000019C6" w:rsidRPr="00EF3885" w:rsidRDefault="000019C6" w:rsidP="00756D2A">
            <w:pPr>
              <w:jc w:val="both"/>
              <w:rPr>
                <w:sz w:val="18"/>
                <w:szCs w:val="18"/>
                <w:lang w:bidi="hi-IN"/>
              </w:rPr>
            </w:pPr>
            <w:r w:rsidRPr="00EF3885">
              <w:rPr>
                <w:rFonts w:hint="cs"/>
                <w:sz w:val="18"/>
                <w:szCs w:val="18"/>
                <w:lang w:bidi="hi-IN"/>
              </w:rPr>
              <w:t>11.76</w:t>
            </w:r>
          </w:p>
        </w:tc>
        <w:tc>
          <w:tcPr>
            <w:tcW w:w="0" w:type="auto"/>
            <w:noWrap/>
            <w:hideMark/>
          </w:tcPr>
          <w:p w14:paraId="161D2D41" w14:textId="77777777" w:rsidR="000019C6" w:rsidRPr="00EF3885" w:rsidRDefault="000019C6" w:rsidP="00756D2A">
            <w:pPr>
              <w:jc w:val="both"/>
              <w:rPr>
                <w:sz w:val="18"/>
                <w:szCs w:val="18"/>
                <w:lang w:bidi="hi-IN"/>
              </w:rPr>
            </w:pPr>
            <w:r w:rsidRPr="00EF3885">
              <w:rPr>
                <w:rFonts w:hint="cs"/>
                <w:sz w:val="18"/>
                <w:szCs w:val="18"/>
                <w:lang w:bidi="hi-IN"/>
              </w:rPr>
              <w:t>18,833.0***</w:t>
            </w:r>
          </w:p>
        </w:tc>
      </w:tr>
      <w:tr w:rsidR="000019C6" w:rsidRPr="00EF3885" w14:paraId="4C7F47BD" w14:textId="77777777" w:rsidTr="00E3465A">
        <w:trPr>
          <w:trHeight w:val="400"/>
        </w:trPr>
        <w:tc>
          <w:tcPr>
            <w:tcW w:w="0" w:type="auto"/>
            <w:noWrap/>
            <w:hideMark/>
          </w:tcPr>
          <w:p w14:paraId="4506F906" w14:textId="77777777" w:rsidR="000019C6" w:rsidRPr="00EF3885" w:rsidRDefault="000019C6" w:rsidP="00756D2A">
            <w:pPr>
              <w:suppressAutoHyphens/>
              <w:jc w:val="both"/>
              <w:rPr>
                <w:b/>
                <w:bCs/>
                <w:sz w:val="18"/>
                <w:szCs w:val="18"/>
                <w:lang w:bidi="hi-IN"/>
              </w:rPr>
            </w:pPr>
            <w:r w:rsidRPr="00EF3885">
              <w:rPr>
                <w:rFonts w:hint="cs"/>
                <w:b/>
                <w:bCs/>
                <w:sz w:val="18"/>
                <w:szCs w:val="18"/>
                <w:lang w:bidi="hi-IN"/>
              </w:rPr>
              <w:t>VNINDEX</w:t>
            </w:r>
          </w:p>
        </w:tc>
        <w:tc>
          <w:tcPr>
            <w:tcW w:w="0" w:type="auto"/>
            <w:noWrap/>
            <w:hideMark/>
          </w:tcPr>
          <w:p w14:paraId="378C25E2" w14:textId="77777777" w:rsidR="000019C6" w:rsidRPr="00EF3885" w:rsidRDefault="000019C6" w:rsidP="00756D2A">
            <w:pPr>
              <w:jc w:val="both"/>
              <w:rPr>
                <w:sz w:val="18"/>
                <w:szCs w:val="18"/>
                <w:lang w:bidi="hi-IN"/>
              </w:rPr>
            </w:pPr>
            <w:r w:rsidRPr="00EF3885">
              <w:rPr>
                <w:rFonts w:hint="cs"/>
                <w:sz w:val="18"/>
                <w:szCs w:val="18"/>
                <w:lang w:bidi="hi-IN"/>
              </w:rPr>
              <w:t>Daily</w:t>
            </w:r>
          </w:p>
        </w:tc>
        <w:tc>
          <w:tcPr>
            <w:tcW w:w="0" w:type="auto"/>
            <w:noWrap/>
            <w:hideMark/>
          </w:tcPr>
          <w:p w14:paraId="16962C9D" w14:textId="77777777" w:rsidR="000019C6" w:rsidRPr="00EF3885" w:rsidRDefault="000019C6" w:rsidP="00756D2A">
            <w:pPr>
              <w:jc w:val="both"/>
              <w:rPr>
                <w:sz w:val="18"/>
                <w:szCs w:val="18"/>
                <w:lang w:bidi="hi-IN"/>
              </w:rPr>
            </w:pPr>
            <w:r w:rsidRPr="00EF3885">
              <w:rPr>
                <w:rFonts w:hint="cs"/>
                <w:sz w:val="18"/>
                <w:szCs w:val="18"/>
                <w:lang w:bidi="hi-IN"/>
              </w:rPr>
              <w:t>2,963</w:t>
            </w:r>
          </w:p>
        </w:tc>
        <w:tc>
          <w:tcPr>
            <w:tcW w:w="0" w:type="auto"/>
            <w:noWrap/>
            <w:hideMark/>
          </w:tcPr>
          <w:p w14:paraId="1A3A50E3" w14:textId="77777777" w:rsidR="000019C6" w:rsidRPr="00EF3885" w:rsidRDefault="000019C6" w:rsidP="00756D2A">
            <w:pPr>
              <w:jc w:val="both"/>
              <w:rPr>
                <w:sz w:val="18"/>
                <w:szCs w:val="18"/>
                <w:lang w:bidi="hi-IN"/>
              </w:rPr>
            </w:pPr>
            <w:r w:rsidRPr="00EF3885">
              <w:rPr>
                <w:rFonts w:hint="cs"/>
                <w:sz w:val="18"/>
                <w:szCs w:val="18"/>
                <w:lang w:bidi="hi-IN"/>
              </w:rPr>
              <w:t>0.0004</w:t>
            </w:r>
          </w:p>
        </w:tc>
        <w:tc>
          <w:tcPr>
            <w:tcW w:w="0" w:type="auto"/>
            <w:noWrap/>
            <w:hideMark/>
          </w:tcPr>
          <w:p w14:paraId="4A3DE3BD" w14:textId="77777777" w:rsidR="000019C6" w:rsidRPr="00EF3885" w:rsidRDefault="000019C6" w:rsidP="00756D2A">
            <w:pPr>
              <w:jc w:val="both"/>
              <w:rPr>
                <w:sz w:val="18"/>
                <w:szCs w:val="18"/>
                <w:lang w:bidi="hi-IN"/>
              </w:rPr>
            </w:pPr>
            <w:r w:rsidRPr="00EF3885">
              <w:rPr>
                <w:rFonts w:hint="cs"/>
                <w:sz w:val="18"/>
                <w:szCs w:val="18"/>
                <w:lang w:bidi="hi-IN"/>
              </w:rPr>
              <w:t>0.0013</w:t>
            </w:r>
          </w:p>
        </w:tc>
        <w:tc>
          <w:tcPr>
            <w:tcW w:w="0" w:type="auto"/>
            <w:noWrap/>
            <w:hideMark/>
          </w:tcPr>
          <w:p w14:paraId="4356AA3E" w14:textId="77777777" w:rsidR="000019C6" w:rsidRPr="00EF3885" w:rsidRDefault="000019C6" w:rsidP="00756D2A">
            <w:pPr>
              <w:jc w:val="both"/>
              <w:rPr>
                <w:sz w:val="18"/>
                <w:szCs w:val="18"/>
                <w:lang w:bidi="hi-IN"/>
              </w:rPr>
            </w:pPr>
            <w:r w:rsidRPr="00EF3885">
              <w:rPr>
                <w:rFonts w:hint="cs"/>
                <w:sz w:val="18"/>
                <w:szCs w:val="18"/>
                <w:lang w:bidi="hi-IN"/>
              </w:rPr>
              <w:t>0.0115</w:t>
            </w:r>
          </w:p>
        </w:tc>
        <w:tc>
          <w:tcPr>
            <w:tcW w:w="0" w:type="auto"/>
            <w:noWrap/>
            <w:hideMark/>
          </w:tcPr>
          <w:p w14:paraId="6ECDEB88" w14:textId="77777777" w:rsidR="000019C6" w:rsidRPr="00EF3885" w:rsidRDefault="000019C6" w:rsidP="00756D2A">
            <w:pPr>
              <w:jc w:val="both"/>
              <w:rPr>
                <w:sz w:val="18"/>
                <w:szCs w:val="18"/>
                <w:lang w:bidi="hi-IN"/>
              </w:rPr>
            </w:pPr>
            <w:r w:rsidRPr="00EF3885">
              <w:rPr>
                <w:rFonts w:hint="cs"/>
                <w:sz w:val="18"/>
                <w:szCs w:val="18"/>
                <w:lang w:bidi="hi-IN"/>
              </w:rPr>
              <w:t>-0.07</w:t>
            </w:r>
          </w:p>
        </w:tc>
        <w:tc>
          <w:tcPr>
            <w:tcW w:w="0" w:type="auto"/>
            <w:noWrap/>
            <w:hideMark/>
          </w:tcPr>
          <w:p w14:paraId="6CD1A688" w14:textId="77777777" w:rsidR="000019C6" w:rsidRPr="00EF3885" w:rsidRDefault="000019C6" w:rsidP="00756D2A">
            <w:pPr>
              <w:jc w:val="both"/>
              <w:rPr>
                <w:sz w:val="18"/>
                <w:szCs w:val="18"/>
                <w:lang w:bidi="hi-IN"/>
              </w:rPr>
            </w:pPr>
            <w:r w:rsidRPr="00EF3885">
              <w:rPr>
                <w:rFonts w:hint="cs"/>
                <w:sz w:val="18"/>
                <w:szCs w:val="18"/>
                <w:lang w:bidi="hi-IN"/>
              </w:rPr>
              <w:t>0.07</w:t>
            </w:r>
          </w:p>
        </w:tc>
        <w:tc>
          <w:tcPr>
            <w:tcW w:w="0" w:type="auto"/>
            <w:noWrap/>
            <w:hideMark/>
          </w:tcPr>
          <w:p w14:paraId="41EE9F6D" w14:textId="77777777" w:rsidR="000019C6" w:rsidRPr="00EF3885" w:rsidRDefault="000019C6" w:rsidP="00756D2A">
            <w:pPr>
              <w:jc w:val="both"/>
              <w:rPr>
                <w:sz w:val="18"/>
                <w:szCs w:val="18"/>
                <w:lang w:bidi="hi-IN"/>
              </w:rPr>
            </w:pPr>
            <w:r w:rsidRPr="00EF3885">
              <w:rPr>
                <w:rFonts w:hint="cs"/>
                <w:sz w:val="18"/>
                <w:szCs w:val="18"/>
                <w:lang w:bidi="hi-IN"/>
              </w:rPr>
              <w:t>-0.41</w:t>
            </w:r>
          </w:p>
        </w:tc>
        <w:tc>
          <w:tcPr>
            <w:tcW w:w="0" w:type="auto"/>
            <w:noWrap/>
            <w:hideMark/>
          </w:tcPr>
          <w:p w14:paraId="7A66E15A" w14:textId="77777777" w:rsidR="000019C6" w:rsidRPr="00EF3885" w:rsidRDefault="000019C6" w:rsidP="00756D2A">
            <w:pPr>
              <w:jc w:val="both"/>
              <w:rPr>
                <w:sz w:val="18"/>
                <w:szCs w:val="18"/>
                <w:lang w:bidi="hi-IN"/>
              </w:rPr>
            </w:pPr>
            <w:r w:rsidRPr="00EF3885">
              <w:rPr>
                <w:rFonts w:hint="cs"/>
                <w:sz w:val="18"/>
                <w:szCs w:val="18"/>
                <w:lang w:bidi="hi-IN"/>
              </w:rPr>
              <w:t>7.43</w:t>
            </w:r>
          </w:p>
        </w:tc>
        <w:tc>
          <w:tcPr>
            <w:tcW w:w="0" w:type="auto"/>
            <w:noWrap/>
            <w:hideMark/>
          </w:tcPr>
          <w:p w14:paraId="57E021D8" w14:textId="77777777" w:rsidR="000019C6" w:rsidRPr="00EF3885" w:rsidRDefault="000019C6" w:rsidP="00756D2A">
            <w:pPr>
              <w:jc w:val="both"/>
              <w:rPr>
                <w:sz w:val="18"/>
                <w:szCs w:val="18"/>
                <w:lang w:bidi="hi-IN"/>
              </w:rPr>
            </w:pPr>
            <w:r w:rsidRPr="00EF3885">
              <w:rPr>
                <w:rFonts w:hint="cs"/>
                <w:sz w:val="18"/>
                <w:szCs w:val="18"/>
                <w:lang w:bidi="hi-IN"/>
              </w:rPr>
              <w:t>3,898.1***</w:t>
            </w:r>
          </w:p>
        </w:tc>
      </w:tr>
      <w:tr w:rsidR="000019C6" w:rsidRPr="00EF3885" w14:paraId="51AD0096" w14:textId="77777777" w:rsidTr="00E3465A">
        <w:trPr>
          <w:trHeight w:val="400"/>
        </w:trPr>
        <w:tc>
          <w:tcPr>
            <w:tcW w:w="0" w:type="auto"/>
            <w:noWrap/>
            <w:hideMark/>
          </w:tcPr>
          <w:p w14:paraId="49F0098E" w14:textId="77777777" w:rsidR="000019C6" w:rsidRPr="00EF3885" w:rsidRDefault="000019C6" w:rsidP="00756D2A">
            <w:pPr>
              <w:suppressAutoHyphens/>
              <w:jc w:val="both"/>
              <w:rPr>
                <w:b/>
                <w:bCs/>
                <w:sz w:val="18"/>
                <w:szCs w:val="18"/>
                <w:lang w:bidi="hi-IN"/>
              </w:rPr>
            </w:pPr>
            <w:r w:rsidRPr="00EF3885">
              <w:rPr>
                <w:rFonts w:hint="cs"/>
                <w:b/>
                <w:bCs/>
                <w:sz w:val="18"/>
                <w:szCs w:val="18"/>
                <w:lang w:bidi="hi-IN"/>
              </w:rPr>
              <w:t>VNINDEX</w:t>
            </w:r>
          </w:p>
        </w:tc>
        <w:tc>
          <w:tcPr>
            <w:tcW w:w="0" w:type="auto"/>
            <w:noWrap/>
            <w:hideMark/>
          </w:tcPr>
          <w:p w14:paraId="18AB7C02" w14:textId="77777777" w:rsidR="000019C6" w:rsidRPr="00EF3885" w:rsidRDefault="000019C6" w:rsidP="00756D2A">
            <w:pPr>
              <w:jc w:val="both"/>
              <w:rPr>
                <w:sz w:val="18"/>
                <w:szCs w:val="18"/>
                <w:lang w:bidi="hi-IN"/>
              </w:rPr>
            </w:pPr>
            <w:r w:rsidRPr="00EF3885">
              <w:rPr>
                <w:rFonts w:hint="cs"/>
                <w:sz w:val="18"/>
                <w:szCs w:val="18"/>
                <w:lang w:bidi="hi-IN"/>
              </w:rPr>
              <w:t>M30</w:t>
            </w:r>
          </w:p>
        </w:tc>
        <w:tc>
          <w:tcPr>
            <w:tcW w:w="0" w:type="auto"/>
            <w:noWrap/>
            <w:hideMark/>
          </w:tcPr>
          <w:p w14:paraId="05C11007" w14:textId="77777777" w:rsidR="000019C6" w:rsidRPr="00EF3885" w:rsidRDefault="000019C6" w:rsidP="00756D2A">
            <w:pPr>
              <w:jc w:val="both"/>
              <w:rPr>
                <w:sz w:val="18"/>
                <w:szCs w:val="18"/>
                <w:lang w:bidi="hi-IN"/>
              </w:rPr>
            </w:pPr>
            <w:r w:rsidRPr="00EF3885">
              <w:rPr>
                <w:rFonts w:hint="cs"/>
                <w:sz w:val="18"/>
                <w:szCs w:val="18"/>
                <w:lang w:bidi="hi-IN"/>
              </w:rPr>
              <w:t>21,942</w:t>
            </w:r>
          </w:p>
        </w:tc>
        <w:tc>
          <w:tcPr>
            <w:tcW w:w="0" w:type="auto"/>
            <w:noWrap/>
            <w:hideMark/>
          </w:tcPr>
          <w:p w14:paraId="5A9091F7" w14:textId="77777777" w:rsidR="000019C6" w:rsidRPr="00EF3885" w:rsidRDefault="000019C6" w:rsidP="00756D2A">
            <w:pPr>
              <w:jc w:val="both"/>
              <w:rPr>
                <w:sz w:val="18"/>
                <w:szCs w:val="18"/>
                <w:lang w:bidi="hi-IN"/>
              </w:rPr>
            </w:pPr>
            <w:r w:rsidRPr="00EF3885">
              <w:rPr>
                <w:rFonts w:hint="cs"/>
                <w:sz w:val="18"/>
                <w:szCs w:val="18"/>
                <w:lang w:bidi="hi-IN"/>
              </w:rPr>
              <w:t>0.0000</w:t>
            </w:r>
          </w:p>
        </w:tc>
        <w:tc>
          <w:tcPr>
            <w:tcW w:w="0" w:type="auto"/>
            <w:noWrap/>
            <w:hideMark/>
          </w:tcPr>
          <w:p w14:paraId="773C9E1F" w14:textId="77777777" w:rsidR="000019C6" w:rsidRPr="00EF3885" w:rsidRDefault="000019C6" w:rsidP="00756D2A">
            <w:pPr>
              <w:jc w:val="both"/>
              <w:rPr>
                <w:sz w:val="18"/>
                <w:szCs w:val="18"/>
                <w:lang w:bidi="hi-IN"/>
              </w:rPr>
            </w:pPr>
            <w:r w:rsidRPr="00EF3885">
              <w:rPr>
                <w:rFonts w:hint="cs"/>
                <w:sz w:val="18"/>
                <w:szCs w:val="18"/>
                <w:lang w:bidi="hi-IN"/>
              </w:rPr>
              <w:t>0.0001</w:t>
            </w:r>
          </w:p>
        </w:tc>
        <w:tc>
          <w:tcPr>
            <w:tcW w:w="0" w:type="auto"/>
            <w:noWrap/>
            <w:hideMark/>
          </w:tcPr>
          <w:p w14:paraId="6B8B12F4" w14:textId="77777777" w:rsidR="000019C6" w:rsidRPr="00EF3885" w:rsidRDefault="000019C6" w:rsidP="00756D2A">
            <w:pPr>
              <w:jc w:val="both"/>
              <w:rPr>
                <w:sz w:val="18"/>
                <w:szCs w:val="18"/>
                <w:lang w:bidi="hi-IN"/>
              </w:rPr>
            </w:pPr>
            <w:r w:rsidRPr="00EF3885">
              <w:rPr>
                <w:rFonts w:hint="cs"/>
                <w:sz w:val="18"/>
                <w:szCs w:val="18"/>
                <w:lang w:bidi="hi-IN"/>
              </w:rPr>
              <w:t>0.0037</w:t>
            </w:r>
          </w:p>
        </w:tc>
        <w:tc>
          <w:tcPr>
            <w:tcW w:w="0" w:type="auto"/>
            <w:noWrap/>
            <w:hideMark/>
          </w:tcPr>
          <w:p w14:paraId="5163190B" w14:textId="77777777" w:rsidR="000019C6" w:rsidRPr="00EF3885" w:rsidRDefault="000019C6" w:rsidP="00756D2A">
            <w:pPr>
              <w:jc w:val="both"/>
              <w:rPr>
                <w:sz w:val="18"/>
                <w:szCs w:val="18"/>
                <w:lang w:bidi="hi-IN"/>
              </w:rPr>
            </w:pPr>
            <w:r w:rsidRPr="00EF3885">
              <w:rPr>
                <w:rFonts w:hint="cs"/>
                <w:sz w:val="18"/>
                <w:szCs w:val="18"/>
                <w:lang w:bidi="hi-IN"/>
              </w:rPr>
              <w:t>-0.04</w:t>
            </w:r>
          </w:p>
        </w:tc>
        <w:tc>
          <w:tcPr>
            <w:tcW w:w="0" w:type="auto"/>
            <w:noWrap/>
            <w:hideMark/>
          </w:tcPr>
          <w:p w14:paraId="61C4A551" w14:textId="77777777" w:rsidR="000019C6" w:rsidRPr="00EF3885" w:rsidRDefault="000019C6" w:rsidP="00756D2A">
            <w:pPr>
              <w:jc w:val="both"/>
              <w:rPr>
                <w:sz w:val="18"/>
                <w:szCs w:val="18"/>
                <w:lang w:bidi="hi-IN"/>
              </w:rPr>
            </w:pPr>
            <w:r w:rsidRPr="00EF3885">
              <w:rPr>
                <w:rFonts w:hint="cs"/>
                <w:sz w:val="18"/>
                <w:szCs w:val="18"/>
                <w:lang w:bidi="hi-IN"/>
              </w:rPr>
              <w:t>0.04</w:t>
            </w:r>
          </w:p>
        </w:tc>
        <w:tc>
          <w:tcPr>
            <w:tcW w:w="0" w:type="auto"/>
            <w:noWrap/>
            <w:hideMark/>
          </w:tcPr>
          <w:p w14:paraId="50070AF6" w14:textId="77777777" w:rsidR="000019C6" w:rsidRPr="00EF3885" w:rsidRDefault="000019C6" w:rsidP="00756D2A">
            <w:pPr>
              <w:jc w:val="both"/>
              <w:rPr>
                <w:sz w:val="18"/>
                <w:szCs w:val="18"/>
                <w:lang w:bidi="hi-IN"/>
              </w:rPr>
            </w:pPr>
            <w:r w:rsidRPr="00EF3885">
              <w:rPr>
                <w:rFonts w:hint="cs"/>
                <w:sz w:val="18"/>
                <w:szCs w:val="18"/>
                <w:lang w:bidi="hi-IN"/>
              </w:rPr>
              <w:t>-0.55</w:t>
            </w:r>
          </w:p>
        </w:tc>
        <w:tc>
          <w:tcPr>
            <w:tcW w:w="0" w:type="auto"/>
            <w:noWrap/>
            <w:hideMark/>
          </w:tcPr>
          <w:p w14:paraId="393C66D8" w14:textId="77777777" w:rsidR="000019C6" w:rsidRPr="00EF3885" w:rsidRDefault="000019C6" w:rsidP="00756D2A">
            <w:pPr>
              <w:jc w:val="both"/>
              <w:rPr>
                <w:sz w:val="18"/>
                <w:szCs w:val="18"/>
                <w:lang w:bidi="hi-IN"/>
              </w:rPr>
            </w:pPr>
            <w:r w:rsidRPr="00EF3885">
              <w:rPr>
                <w:rFonts w:hint="cs"/>
                <w:sz w:val="18"/>
                <w:szCs w:val="18"/>
                <w:lang w:bidi="hi-IN"/>
              </w:rPr>
              <w:t>33.45</w:t>
            </w:r>
          </w:p>
        </w:tc>
        <w:tc>
          <w:tcPr>
            <w:tcW w:w="0" w:type="auto"/>
            <w:noWrap/>
            <w:hideMark/>
          </w:tcPr>
          <w:p w14:paraId="5D424063" w14:textId="77777777" w:rsidR="000019C6" w:rsidRPr="00EF3885" w:rsidRDefault="000019C6" w:rsidP="00756D2A">
            <w:pPr>
              <w:jc w:val="both"/>
              <w:rPr>
                <w:sz w:val="18"/>
                <w:szCs w:val="18"/>
                <w:lang w:bidi="hi-IN"/>
              </w:rPr>
            </w:pPr>
            <w:r w:rsidRPr="00EF3885">
              <w:rPr>
                <w:rFonts w:hint="cs"/>
                <w:sz w:val="18"/>
                <w:szCs w:val="18"/>
                <w:lang w:bidi="hi-IN"/>
              </w:rPr>
              <w:t>1,310,762.0***</w:t>
            </w:r>
          </w:p>
        </w:tc>
      </w:tr>
      <w:tr w:rsidR="000019C6" w:rsidRPr="00EF3885" w14:paraId="2836BF36" w14:textId="77777777" w:rsidTr="00E3465A">
        <w:trPr>
          <w:trHeight w:val="400"/>
        </w:trPr>
        <w:tc>
          <w:tcPr>
            <w:tcW w:w="0" w:type="auto"/>
            <w:noWrap/>
            <w:hideMark/>
          </w:tcPr>
          <w:p w14:paraId="74FC6689" w14:textId="77777777" w:rsidR="000019C6" w:rsidRPr="00EF3885" w:rsidRDefault="000019C6" w:rsidP="00756D2A">
            <w:pPr>
              <w:suppressAutoHyphens/>
              <w:jc w:val="both"/>
              <w:rPr>
                <w:b/>
                <w:bCs/>
                <w:sz w:val="18"/>
                <w:szCs w:val="18"/>
                <w:lang w:bidi="hi-IN"/>
              </w:rPr>
            </w:pPr>
            <w:r w:rsidRPr="00EF3885">
              <w:rPr>
                <w:rFonts w:hint="cs"/>
                <w:b/>
                <w:bCs/>
                <w:sz w:val="18"/>
                <w:szCs w:val="18"/>
                <w:lang w:bidi="hi-IN"/>
              </w:rPr>
              <w:t>VNINDEX</w:t>
            </w:r>
          </w:p>
        </w:tc>
        <w:tc>
          <w:tcPr>
            <w:tcW w:w="0" w:type="auto"/>
            <w:noWrap/>
            <w:hideMark/>
          </w:tcPr>
          <w:p w14:paraId="11F69321" w14:textId="77777777" w:rsidR="000019C6" w:rsidRPr="00EF3885" w:rsidRDefault="000019C6" w:rsidP="00756D2A">
            <w:pPr>
              <w:jc w:val="both"/>
              <w:rPr>
                <w:sz w:val="18"/>
                <w:szCs w:val="18"/>
                <w:lang w:bidi="hi-IN"/>
              </w:rPr>
            </w:pPr>
            <w:r w:rsidRPr="00EF3885">
              <w:rPr>
                <w:rFonts w:hint="cs"/>
                <w:sz w:val="18"/>
                <w:szCs w:val="18"/>
                <w:lang w:bidi="hi-IN"/>
              </w:rPr>
              <w:t>H1</w:t>
            </w:r>
          </w:p>
        </w:tc>
        <w:tc>
          <w:tcPr>
            <w:tcW w:w="0" w:type="auto"/>
            <w:noWrap/>
            <w:hideMark/>
          </w:tcPr>
          <w:p w14:paraId="3B77081E" w14:textId="77777777" w:rsidR="000019C6" w:rsidRPr="00EF3885" w:rsidRDefault="000019C6" w:rsidP="00756D2A">
            <w:pPr>
              <w:jc w:val="both"/>
              <w:rPr>
                <w:sz w:val="18"/>
                <w:szCs w:val="18"/>
                <w:lang w:bidi="hi-IN"/>
              </w:rPr>
            </w:pPr>
            <w:r w:rsidRPr="00EF3885">
              <w:rPr>
                <w:rFonts w:hint="cs"/>
                <w:sz w:val="18"/>
                <w:szCs w:val="18"/>
                <w:lang w:bidi="hi-IN"/>
              </w:rPr>
              <w:t>13,523</w:t>
            </w:r>
          </w:p>
        </w:tc>
        <w:tc>
          <w:tcPr>
            <w:tcW w:w="0" w:type="auto"/>
            <w:noWrap/>
            <w:hideMark/>
          </w:tcPr>
          <w:p w14:paraId="607F4A67" w14:textId="77777777" w:rsidR="000019C6" w:rsidRPr="00EF3885" w:rsidRDefault="000019C6" w:rsidP="00756D2A">
            <w:pPr>
              <w:jc w:val="both"/>
              <w:rPr>
                <w:sz w:val="18"/>
                <w:szCs w:val="18"/>
                <w:lang w:bidi="hi-IN"/>
              </w:rPr>
            </w:pPr>
            <w:r w:rsidRPr="00EF3885">
              <w:rPr>
                <w:rFonts w:hint="cs"/>
                <w:sz w:val="18"/>
                <w:szCs w:val="18"/>
                <w:lang w:bidi="hi-IN"/>
              </w:rPr>
              <w:t>0.0001</w:t>
            </w:r>
          </w:p>
        </w:tc>
        <w:tc>
          <w:tcPr>
            <w:tcW w:w="0" w:type="auto"/>
            <w:noWrap/>
            <w:hideMark/>
          </w:tcPr>
          <w:p w14:paraId="0E5633A7" w14:textId="77777777" w:rsidR="000019C6" w:rsidRPr="00EF3885" w:rsidRDefault="000019C6" w:rsidP="00756D2A">
            <w:pPr>
              <w:jc w:val="both"/>
              <w:rPr>
                <w:sz w:val="18"/>
                <w:szCs w:val="18"/>
                <w:lang w:bidi="hi-IN"/>
              </w:rPr>
            </w:pPr>
            <w:r w:rsidRPr="00EF3885">
              <w:rPr>
                <w:rFonts w:hint="cs"/>
                <w:sz w:val="18"/>
                <w:szCs w:val="18"/>
                <w:lang w:bidi="hi-IN"/>
              </w:rPr>
              <w:t>0.0002</w:t>
            </w:r>
          </w:p>
        </w:tc>
        <w:tc>
          <w:tcPr>
            <w:tcW w:w="0" w:type="auto"/>
            <w:noWrap/>
            <w:hideMark/>
          </w:tcPr>
          <w:p w14:paraId="1C08462B" w14:textId="77777777" w:rsidR="000019C6" w:rsidRPr="00EF3885" w:rsidRDefault="000019C6" w:rsidP="00756D2A">
            <w:pPr>
              <w:jc w:val="both"/>
              <w:rPr>
                <w:sz w:val="18"/>
                <w:szCs w:val="18"/>
                <w:lang w:bidi="hi-IN"/>
              </w:rPr>
            </w:pPr>
            <w:r w:rsidRPr="00EF3885">
              <w:rPr>
                <w:rFonts w:hint="cs"/>
                <w:sz w:val="18"/>
                <w:szCs w:val="18"/>
                <w:lang w:bidi="hi-IN"/>
              </w:rPr>
              <w:t>0.0049</w:t>
            </w:r>
          </w:p>
        </w:tc>
        <w:tc>
          <w:tcPr>
            <w:tcW w:w="0" w:type="auto"/>
            <w:noWrap/>
            <w:hideMark/>
          </w:tcPr>
          <w:p w14:paraId="04789174" w14:textId="77777777" w:rsidR="000019C6" w:rsidRPr="00EF3885" w:rsidRDefault="000019C6" w:rsidP="00756D2A">
            <w:pPr>
              <w:jc w:val="both"/>
              <w:rPr>
                <w:sz w:val="18"/>
                <w:szCs w:val="18"/>
                <w:lang w:bidi="hi-IN"/>
              </w:rPr>
            </w:pPr>
            <w:r w:rsidRPr="00EF3885">
              <w:rPr>
                <w:rFonts w:hint="cs"/>
                <w:sz w:val="18"/>
                <w:szCs w:val="18"/>
                <w:lang w:bidi="hi-IN"/>
              </w:rPr>
              <w:t>-0.06</w:t>
            </w:r>
          </w:p>
        </w:tc>
        <w:tc>
          <w:tcPr>
            <w:tcW w:w="0" w:type="auto"/>
            <w:noWrap/>
            <w:hideMark/>
          </w:tcPr>
          <w:p w14:paraId="2070BA9A" w14:textId="77777777" w:rsidR="000019C6" w:rsidRPr="00EF3885" w:rsidRDefault="000019C6" w:rsidP="00756D2A">
            <w:pPr>
              <w:jc w:val="both"/>
              <w:rPr>
                <w:sz w:val="18"/>
                <w:szCs w:val="18"/>
                <w:lang w:bidi="hi-IN"/>
              </w:rPr>
            </w:pPr>
            <w:r w:rsidRPr="00EF3885">
              <w:rPr>
                <w:rFonts w:hint="cs"/>
                <w:sz w:val="18"/>
                <w:szCs w:val="18"/>
                <w:lang w:bidi="hi-IN"/>
              </w:rPr>
              <w:t>0.03</w:t>
            </w:r>
          </w:p>
        </w:tc>
        <w:tc>
          <w:tcPr>
            <w:tcW w:w="0" w:type="auto"/>
            <w:noWrap/>
            <w:hideMark/>
          </w:tcPr>
          <w:p w14:paraId="1FB366E9" w14:textId="77777777" w:rsidR="000019C6" w:rsidRPr="00EF3885" w:rsidRDefault="000019C6" w:rsidP="00756D2A">
            <w:pPr>
              <w:jc w:val="both"/>
              <w:rPr>
                <w:sz w:val="18"/>
                <w:szCs w:val="18"/>
                <w:lang w:bidi="hi-IN"/>
              </w:rPr>
            </w:pPr>
            <w:r w:rsidRPr="00EF3885">
              <w:rPr>
                <w:rFonts w:hint="cs"/>
                <w:sz w:val="18"/>
                <w:szCs w:val="18"/>
                <w:lang w:bidi="hi-IN"/>
              </w:rPr>
              <w:t>-1.56</w:t>
            </w:r>
          </w:p>
        </w:tc>
        <w:tc>
          <w:tcPr>
            <w:tcW w:w="0" w:type="auto"/>
            <w:noWrap/>
            <w:hideMark/>
          </w:tcPr>
          <w:p w14:paraId="407FBEA1" w14:textId="77777777" w:rsidR="000019C6" w:rsidRPr="00EF3885" w:rsidRDefault="000019C6" w:rsidP="00756D2A">
            <w:pPr>
              <w:jc w:val="both"/>
              <w:rPr>
                <w:sz w:val="18"/>
                <w:szCs w:val="18"/>
                <w:lang w:bidi="hi-IN"/>
              </w:rPr>
            </w:pPr>
            <w:r w:rsidRPr="00EF3885">
              <w:rPr>
                <w:rFonts w:hint="cs"/>
                <w:sz w:val="18"/>
                <w:szCs w:val="18"/>
                <w:lang w:bidi="hi-IN"/>
              </w:rPr>
              <w:t>19.54</w:t>
            </w:r>
          </w:p>
        </w:tc>
        <w:tc>
          <w:tcPr>
            <w:tcW w:w="0" w:type="auto"/>
            <w:noWrap/>
            <w:hideMark/>
          </w:tcPr>
          <w:p w14:paraId="7FC0F2FD" w14:textId="77777777" w:rsidR="000019C6" w:rsidRPr="00EF3885" w:rsidRDefault="000019C6" w:rsidP="00756D2A">
            <w:pPr>
              <w:jc w:val="both"/>
              <w:rPr>
                <w:sz w:val="18"/>
                <w:szCs w:val="18"/>
                <w:lang w:bidi="hi-IN"/>
              </w:rPr>
            </w:pPr>
            <w:r w:rsidRPr="00EF3885">
              <w:rPr>
                <w:rFonts w:hint="cs"/>
                <w:sz w:val="18"/>
                <w:szCs w:val="18"/>
                <w:lang w:bidi="hi-IN"/>
              </w:rPr>
              <w:t>159,748.0***</w:t>
            </w:r>
          </w:p>
        </w:tc>
      </w:tr>
      <w:tr w:rsidR="000019C6" w:rsidRPr="00EF3885" w14:paraId="020D8E97" w14:textId="77777777" w:rsidTr="00E3465A">
        <w:trPr>
          <w:trHeight w:val="400"/>
        </w:trPr>
        <w:tc>
          <w:tcPr>
            <w:tcW w:w="0" w:type="auto"/>
            <w:noWrap/>
            <w:hideMark/>
          </w:tcPr>
          <w:p w14:paraId="5752324A" w14:textId="77777777" w:rsidR="000019C6" w:rsidRPr="00EF3885" w:rsidRDefault="000019C6" w:rsidP="00756D2A">
            <w:pPr>
              <w:suppressAutoHyphens/>
              <w:jc w:val="both"/>
              <w:rPr>
                <w:b/>
                <w:bCs/>
                <w:sz w:val="18"/>
                <w:szCs w:val="18"/>
                <w:lang w:bidi="hi-IN"/>
              </w:rPr>
            </w:pPr>
            <w:r w:rsidRPr="00EF3885">
              <w:rPr>
                <w:rFonts w:hint="cs"/>
                <w:b/>
                <w:bCs/>
                <w:sz w:val="18"/>
                <w:szCs w:val="18"/>
                <w:lang w:bidi="hi-IN"/>
              </w:rPr>
              <w:t>VNINDEX</w:t>
            </w:r>
          </w:p>
        </w:tc>
        <w:tc>
          <w:tcPr>
            <w:tcW w:w="0" w:type="auto"/>
            <w:noWrap/>
            <w:hideMark/>
          </w:tcPr>
          <w:p w14:paraId="07601927" w14:textId="77777777" w:rsidR="000019C6" w:rsidRPr="00EF3885" w:rsidRDefault="000019C6" w:rsidP="00756D2A">
            <w:pPr>
              <w:jc w:val="both"/>
              <w:rPr>
                <w:sz w:val="18"/>
                <w:szCs w:val="18"/>
                <w:lang w:bidi="hi-IN"/>
              </w:rPr>
            </w:pPr>
            <w:r w:rsidRPr="00EF3885">
              <w:rPr>
                <w:rFonts w:hint="cs"/>
                <w:sz w:val="18"/>
                <w:szCs w:val="18"/>
                <w:lang w:bidi="hi-IN"/>
              </w:rPr>
              <w:t>H4</w:t>
            </w:r>
          </w:p>
        </w:tc>
        <w:tc>
          <w:tcPr>
            <w:tcW w:w="0" w:type="auto"/>
            <w:noWrap/>
            <w:hideMark/>
          </w:tcPr>
          <w:p w14:paraId="0CB19F99" w14:textId="77777777" w:rsidR="000019C6" w:rsidRPr="00EF3885" w:rsidRDefault="000019C6" w:rsidP="00756D2A">
            <w:pPr>
              <w:jc w:val="both"/>
              <w:rPr>
                <w:sz w:val="18"/>
                <w:szCs w:val="18"/>
                <w:lang w:bidi="hi-IN"/>
              </w:rPr>
            </w:pPr>
            <w:r w:rsidRPr="00EF3885">
              <w:rPr>
                <w:rFonts w:hint="cs"/>
                <w:sz w:val="18"/>
                <w:szCs w:val="18"/>
                <w:lang w:bidi="hi-IN"/>
              </w:rPr>
              <w:t>5,410</w:t>
            </w:r>
          </w:p>
        </w:tc>
        <w:tc>
          <w:tcPr>
            <w:tcW w:w="0" w:type="auto"/>
            <w:noWrap/>
            <w:hideMark/>
          </w:tcPr>
          <w:p w14:paraId="15446D6D" w14:textId="77777777" w:rsidR="000019C6" w:rsidRPr="00EF3885" w:rsidRDefault="000019C6" w:rsidP="00756D2A">
            <w:pPr>
              <w:jc w:val="both"/>
              <w:rPr>
                <w:sz w:val="18"/>
                <w:szCs w:val="18"/>
                <w:lang w:bidi="hi-IN"/>
              </w:rPr>
            </w:pPr>
            <w:r w:rsidRPr="00EF3885">
              <w:rPr>
                <w:rFonts w:hint="cs"/>
                <w:sz w:val="18"/>
                <w:szCs w:val="18"/>
                <w:lang w:bidi="hi-IN"/>
              </w:rPr>
              <w:t>0.0002</w:t>
            </w:r>
          </w:p>
        </w:tc>
        <w:tc>
          <w:tcPr>
            <w:tcW w:w="0" w:type="auto"/>
            <w:noWrap/>
            <w:hideMark/>
          </w:tcPr>
          <w:p w14:paraId="7D26B4F4" w14:textId="77777777" w:rsidR="000019C6" w:rsidRPr="00EF3885" w:rsidRDefault="000019C6" w:rsidP="00756D2A">
            <w:pPr>
              <w:jc w:val="both"/>
              <w:rPr>
                <w:sz w:val="18"/>
                <w:szCs w:val="18"/>
                <w:lang w:bidi="hi-IN"/>
              </w:rPr>
            </w:pPr>
            <w:r w:rsidRPr="00EF3885">
              <w:rPr>
                <w:rFonts w:hint="cs"/>
                <w:sz w:val="18"/>
                <w:szCs w:val="18"/>
                <w:lang w:bidi="hi-IN"/>
              </w:rPr>
              <w:t>0.0006</w:t>
            </w:r>
          </w:p>
        </w:tc>
        <w:tc>
          <w:tcPr>
            <w:tcW w:w="0" w:type="auto"/>
            <w:noWrap/>
            <w:hideMark/>
          </w:tcPr>
          <w:p w14:paraId="50F8E3FC" w14:textId="77777777" w:rsidR="000019C6" w:rsidRPr="00EF3885" w:rsidRDefault="000019C6" w:rsidP="00756D2A">
            <w:pPr>
              <w:jc w:val="both"/>
              <w:rPr>
                <w:sz w:val="18"/>
                <w:szCs w:val="18"/>
                <w:lang w:bidi="hi-IN"/>
              </w:rPr>
            </w:pPr>
            <w:r w:rsidRPr="00EF3885">
              <w:rPr>
                <w:rFonts w:hint="cs"/>
                <w:sz w:val="18"/>
                <w:szCs w:val="18"/>
                <w:lang w:bidi="hi-IN"/>
              </w:rPr>
              <w:t>0.0080</w:t>
            </w:r>
          </w:p>
        </w:tc>
        <w:tc>
          <w:tcPr>
            <w:tcW w:w="0" w:type="auto"/>
            <w:noWrap/>
            <w:hideMark/>
          </w:tcPr>
          <w:p w14:paraId="774F113C" w14:textId="77777777" w:rsidR="000019C6" w:rsidRPr="00EF3885" w:rsidRDefault="000019C6" w:rsidP="00756D2A">
            <w:pPr>
              <w:jc w:val="both"/>
              <w:rPr>
                <w:sz w:val="18"/>
                <w:szCs w:val="18"/>
                <w:lang w:bidi="hi-IN"/>
              </w:rPr>
            </w:pPr>
            <w:r w:rsidRPr="00EF3885">
              <w:rPr>
                <w:rFonts w:hint="cs"/>
                <w:sz w:val="18"/>
                <w:szCs w:val="18"/>
                <w:lang w:bidi="hi-IN"/>
              </w:rPr>
              <w:t>-0.07</w:t>
            </w:r>
          </w:p>
        </w:tc>
        <w:tc>
          <w:tcPr>
            <w:tcW w:w="0" w:type="auto"/>
            <w:noWrap/>
            <w:hideMark/>
          </w:tcPr>
          <w:p w14:paraId="2F553112" w14:textId="77777777" w:rsidR="000019C6" w:rsidRPr="00EF3885" w:rsidRDefault="000019C6" w:rsidP="00756D2A">
            <w:pPr>
              <w:jc w:val="both"/>
              <w:rPr>
                <w:sz w:val="18"/>
                <w:szCs w:val="18"/>
                <w:lang w:bidi="hi-IN"/>
              </w:rPr>
            </w:pPr>
            <w:r w:rsidRPr="00EF3885">
              <w:rPr>
                <w:rFonts w:hint="cs"/>
                <w:sz w:val="18"/>
                <w:szCs w:val="18"/>
                <w:lang w:bidi="hi-IN"/>
              </w:rPr>
              <w:t>0.04</w:t>
            </w:r>
          </w:p>
        </w:tc>
        <w:tc>
          <w:tcPr>
            <w:tcW w:w="0" w:type="auto"/>
            <w:noWrap/>
            <w:hideMark/>
          </w:tcPr>
          <w:p w14:paraId="72484632" w14:textId="77777777" w:rsidR="000019C6" w:rsidRPr="00EF3885" w:rsidRDefault="000019C6" w:rsidP="00756D2A">
            <w:pPr>
              <w:jc w:val="both"/>
              <w:rPr>
                <w:sz w:val="18"/>
                <w:szCs w:val="18"/>
                <w:lang w:bidi="hi-IN"/>
              </w:rPr>
            </w:pPr>
            <w:r w:rsidRPr="00EF3885">
              <w:rPr>
                <w:rFonts w:hint="cs"/>
                <w:sz w:val="18"/>
                <w:szCs w:val="18"/>
                <w:lang w:bidi="hi-IN"/>
              </w:rPr>
              <w:t>-1.31</w:t>
            </w:r>
          </w:p>
        </w:tc>
        <w:tc>
          <w:tcPr>
            <w:tcW w:w="0" w:type="auto"/>
            <w:noWrap/>
            <w:hideMark/>
          </w:tcPr>
          <w:p w14:paraId="59B9D104" w14:textId="77777777" w:rsidR="000019C6" w:rsidRPr="00EF3885" w:rsidRDefault="000019C6" w:rsidP="00756D2A">
            <w:pPr>
              <w:jc w:val="both"/>
              <w:rPr>
                <w:sz w:val="18"/>
                <w:szCs w:val="18"/>
                <w:lang w:bidi="hi-IN"/>
              </w:rPr>
            </w:pPr>
            <w:r w:rsidRPr="00EF3885">
              <w:rPr>
                <w:rFonts w:hint="cs"/>
                <w:sz w:val="18"/>
                <w:szCs w:val="18"/>
                <w:lang w:bidi="hi-IN"/>
              </w:rPr>
              <w:t>11.99</w:t>
            </w:r>
          </w:p>
        </w:tc>
        <w:tc>
          <w:tcPr>
            <w:tcW w:w="0" w:type="auto"/>
            <w:noWrap/>
            <w:hideMark/>
          </w:tcPr>
          <w:p w14:paraId="48947306" w14:textId="77777777" w:rsidR="000019C6" w:rsidRPr="00EF3885" w:rsidRDefault="000019C6" w:rsidP="00756D2A">
            <w:pPr>
              <w:jc w:val="both"/>
              <w:rPr>
                <w:sz w:val="18"/>
                <w:szCs w:val="18"/>
                <w:lang w:bidi="hi-IN"/>
              </w:rPr>
            </w:pPr>
            <w:r w:rsidRPr="00EF3885">
              <w:rPr>
                <w:rFonts w:hint="cs"/>
                <w:sz w:val="18"/>
                <w:szCs w:val="18"/>
                <w:lang w:bidi="hi-IN"/>
              </w:rPr>
              <w:t>19,767.0***</w:t>
            </w:r>
          </w:p>
        </w:tc>
      </w:tr>
      <w:tr w:rsidR="000019C6" w:rsidRPr="00EF3885" w14:paraId="4E79AE69" w14:textId="77777777" w:rsidTr="00E3465A">
        <w:trPr>
          <w:trHeight w:val="400"/>
        </w:trPr>
        <w:tc>
          <w:tcPr>
            <w:tcW w:w="0" w:type="auto"/>
            <w:noWrap/>
            <w:hideMark/>
          </w:tcPr>
          <w:p w14:paraId="5D23EF6D" w14:textId="77777777" w:rsidR="000019C6" w:rsidRPr="00EF3885" w:rsidRDefault="000019C6" w:rsidP="00756D2A">
            <w:pPr>
              <w:suppressAutoHyphens/>
              <w:jc w:val="both"/>
              <w:rPr>
                <w:b/>
                <w:bCs/>
                <w:sz w:val="18"/>
                <w:szCs w:val="18"/>
                <w:lang w:bidi="hi-IN"/>
              </w:rPr>
            </w:pPr>
            <w:r w:rsidRPr="00EF3885">
              <w:rPr>
                <w:rFonts w:hint="cs"/>
                <w:b/>
                <w:bCs/>
                <w:sz w:val="18"/>
                <w:szCs w:val="18"/>
                <w:lang w:bidi="hi-IN"/>
              </w:rPr>
              <w:t>VN70 (VNMIDCAP)</w:t>
            </w:r>
          </w:p>
        </w:tc>
        <w:tc>
          <w:tcPr>
            <w:tcW w:w="0" w:type="auto"/>
            <w:noWrap/>
            <w:hideMark/>
          </w:tcPr>
          <w:p w14:paraId="46A507C2" w14:textId="77777777" w:rsidR="000019C6" w:rsidRPr="00EF3885" w:rsidRDefault="000019C6" w:rsidP="00756D2A">
            <w:pPr>
              <w:jc w:val="both"/>
              <w:rPr>
                <w:sz w:val="18"/>
                <w:szCs w:val="18"/>
                <w:lang w:bidi="hi-IN"/>
              </w:rPr>
            </w:pPr>
            <w:r w:rsidRPr="00EF3885">
              <w:rPr>
                <w:rFonts w:hint="cs"/>
                <w:sz w:val="18"/>
                <w:szCs w:val="18"/>
                <w:lang w:bidi="hi-IN"/>
              </w:rPr>
              <w:t>Daily</w:t>
            </w:r>
          </w:p>
        </w:tc>
        <w:tc>
          <w:tcPr>
            <w:tcW w:w="0" w:type="auto"/>
            <w:noWrap/>
            <w:hideMark/>
          </w:tcPr>
          <w:p w14:paraId="4427822E" w14:textId="77777777" w:rsidR="000019C6" w:rsidRPr="00EF3885" w:rsidRDefault="000019C6" w:rsidP="00756D2A">
            <w:pPr>
              <w:jc w:val="both"/>
              <w:rPr>
                <w:sz w:val="18"/>
                <w:szCs w:val="18"/>
                <w:lang w:bidi="hi-IN"/>
              </w:rPr>
            </w:pPr>
            <w:r w:rsidRPr="00EF3885">
              <w:rPr>
                <w:rFonts w:hint="cs"/>
                <w:sz w:val="18"/>
                <w:szCs w:val="18"/>
                <w:lang w:bidi="hi-IN"/>
              </w:rPr>
              <w:t>2,963</w:t>
            </w:r>
          </w:p>
        </w:tc>
        <w:tc>
          <w:tcPr>
            <w:tcW w:w="0" w:type="auto"/>
            <w:noWrap/>
            <w:hideMark/>
          </w:tcPr>
          <w:p w14:paraId="3AB9FD59" w14:textId="77777777" w:rsidR="000019C6" w:rsidRPr="00EF3885" w:rsidRDefault="000019C6" w:rsidP="00756D2A">
            <w:pPr>
              <w:jc w:val="both"/>
              <w:rPr>
                <w:sz w:val="18"/>
                <w:szCs w:val="18"/>
                <w:lang w:bidi="hi-IN"/>
              </w:rPr>
            </w:pPr>
            <w:r w:rsidRPr="00EF3885">
              <w:rPr>
                <w:rFonts w:hint="cs"/>
                <w:sz w:val="18"/>
                <w:szCs w:val="18"/>
                <w:lang w:bidi="hi-IN"/>
              </w:rPr>
              <w:t>0.0004</w:t>
            </w:r>
          </w:p>
        </w:tc>
        <w:tc>
          <w:tcPr>
            <w:tcW w:w="0" w:type="auto"/>
            <w:noWrap/>
            <w:hideMark/>
          </w:tcPr>
          <w:p w14:paraId="0C39029F" w14:textId="77777777" w:rsidR="000019C6" w:rsidRPr="00EF3885" w:rsidRDefault="000019C6" w:rsidP="00756D2A">
            <w:pPr>
              <w:jc w:val="both"/>
              <w:rPr>
                <w:sz w:val="18"/>
                <w:szCs w:val="18"/>
                <w:lang w:bidi="hi-IN"/>
              </w:rPr>
            </w:pPr>
            <w:r w:rsidRPr="00EF3885">
              <w:rPr>
                <w:rFonts w:hint="cs"/>
                <w:sz w:val="18"/>
                <w:szCs w:val="18"/>
                <w:lang w:bidi="hi-IN"/>
              </w:rPr>
              <w:t>0.0013</w:t>
            </w:r>
          </w:p>
        </w:tc>
        <w:tc>
          <w:tcPr>
            <w:tcW w:w="0" w:type="auto"/>
            <w:noWrap/>
            <w:hideMark/>
          </w:tcPr>
          <w:p w14:paraId="02264596" w14:textId="77777777" w:rsidR="000019C6" w:rsidRPr="00EF3885" w:rsidRDefault="000019C6" w:rsidP="00756D2A">
            <w:pPr>
              <w:jc w:val="both"/>
              <w:rPr>
                <w:sz w:val="18"/>
                <w:szCs w:val="18"/>
                <w:lang w:bidi="hi-IN"/>
              </w:rPr>
            </w:pPr>
            <w:r w:rsidRPr="00EF3885">
              <w:rPr>
                <w:rFonts w:hint="cs"/>
                <w:sz w:val="18"/>
                <w:szCs w:val="18"/>
                <w:lang w:bidi="hi-IN"/>
              </w:rPr>
              <w:t>0.0135</w:t>
            </w:r>
          </w:p>
        </w:tc>
        <w:tc>
          <w:tcPr>
            <w:tcW w:w="0" w:type="auto"/>
            <w:noWrap/>
            <w:hideMark/>
          </w:tcPr>
          <w:p w14:paraId="11484B56" w14:textId="77777777" w:rsidR="000019C6" w:rsidRPr="00EF3885" w:rsidRDefault="000019C6" w:rsidP="00756D2A">
            <w:pPr>
              <w:jc w:val="both"/>
              <w:rPr>
                <w:sz w:val="18"/>
                <w:szCs w:val="18"/>
                <w:lang w:bidi="hi-IN"/>
              </w:rPr>
            </w:pPr>
            <w:r w:rsidRPr="00EF3885">
              <w:rPr>
                <w:rFonts w:hint="cs"/>
                <w:sz w:val="18"/>
                <w:szCs w:val="18"/>
                <w:lang w:bidi="hi-IN"/>
              </w:rPr>
              <w:t>-0.07</w:t>
            </w:r>
          </w:p>
        </w:tc>
        <w:tc>
          <w:tcPr>
            <w:tcW w:w="0" w:type="auto"/>
            <w:noWrap/>
            <w:hideMark/>
          </w:tcPr>
          <w:p w14:paraId="1D7ECC6E" w14:textId="77777777" w:rsidR="000019C6" w:rsidRPr="00EF3885" w:rsidRDefault="000019C6" w:rsidP="00756D2A">
            <w:pPr>
              <w:jc w:val="both"/>
              <w:rPr>
                <w:sz w:val="18"/>
                <w:szCs w:val="18"/>
                <w:lang w:bidi="hi-IN"/>
              </w:rPr>
            </w:pPr>
            <w:r w:rsidRPr="00EF3885">
              <w:rPr>
                <w:rFonts w:hint="cs"/>
                <w:sz w:val="18"/>
                <w:szCs w:val="18"/>
                <w:lang w:bidi="hi-IN"/>
              </w:rPr>
              <w:t>0.07</w:t>
            </w:r>
          </w:p>
        </w:tc>
        <w:tc>
          <w:tcPr>
            <w:tcW w:w="0" w:type="auto"/>
            <w:noWrap/>
            <w:hideMark/>
          </w:tcPr>
          <w:p w14:paraId="24756C8F" w14:textId="77777777" w:rsidR="000019C6" w:rsidRPr="00EF3885" w:rsidRDefault="000019C6" w:rsidP="00756D2A">
            <w:pPr>
              <w:jc w:val="both"/>
              <w:rPr>
                <w:sz w:val="18"/>
                <w:szCs w:val="18"/>
                <w:lang w:bidi="hi-IN"/>
              </w:rPr>
            </w:pPr>
            <w:r w:rsidRPr="00EF3885">
              <w:rPr>
                <w:rFonts w:hint="cs"/>
                <w:sz w:val="18"/>
                <w:szCs w:val="18"/>
                <w:lang w:bidi="hi-IN"/>
              </w:rPr>
              <w:t>-0.45</w:t>
            </w:r>
          </w:p>
        </w:tc>
        <w:tc>
          <w:tcPr>
            <w:tcW w:w="0" w:type="auto"/>
            <w:noWrap/>
            <w:hideMark/>
          </w:tcPr>
          <w:p w14:paraId="47D26032" w14:textId="77777777" w:rsidR="000019C6" w:rsidRPr="00EF3885" w:rsidRDefault="000019C6" w:rsidP="00756D2A">
            <w:pPr>
              <w:jc w:val="both"/>
              <w:rPr>
                <w:sz w:val="18"/>
                <w:szCs w:val="18"/>
                <w:lang w:bidi="hi-IN"/>
              </w:rPr>
            </w:pPr>
            <w:r w:rsidRPr="00EF3885">
              <w:rPr>
                <w:rFonts w:hint="cs"/>
                <w:sz w:val="18"/>
                <w:szCs w:val="18"/>
                <w:lang w:bidi="hi-IN"/>
              </w:rPr>
              <w:t>7.85</w:t>
            </w:r>
          </w:p>
        </w:tc>
        <w:tc>
          <w:tcPr>
            <w:tcW w:w="0" w:type="auto"/>
            <w:noWrap/>
            <w:hideMark/>
          </w:tcPr>
          <w:p w14:paraId="6CC14B7B" w14:textId="77777777" w:rsidR="000019C6" w:rsidRPr="00EF3885" w:rsidRDefault="000019C6" w:rsidP="00756D2A">
            <w:pPr>
              <w:jc w:val="both"/>
              <w:rPr>
                <w:sz w:val="18"/>
                <w:szCs w:val="18"/>
                <w:lang w:bidi="hi-IN"/>
              </w:rPr>
            </w:pPr>
            <w:r w:rsidRPr="00EF3885">
              <w:rPr>
                <w:rFonts w:hint="cs"/>
                <w:sz w:val="18"/>
                <w:szCs w:val="18"/>
                <w:lang w:bidi="hi-IN"/>
              </w:rPr>
              <w:t>4,215.6***</w:t>
            </w:r>
          </w:p>
        </w:tc>
      </w:tr>
      <w:tr w:rsidR="000019C6" w:rsidRPr="00EF3885" w14:paraId="76CBDD02" w14:textId="77777777" w:rsidTr="00E3465A">
        <w:trPr>
          <w:trHeight w:val="400"/>
        </w:trPr>
        <w:tc>
          <w:tcPr>
            <w:tcW w:w="0" w:type="auto"/>
            <w:noWrap/>
            <w:hideMark/>
          </w:tcPr>
          <w:p w14:paraId="2D24CE3C" w14:textId="77777777" w:rsidR="000019C6" w:rsidRPr="00EF3885" w:rsidRDefault="000019C6" w:rsidP="00756D2A">
            <w:pPr>
              <w:suppressAutoHyphens/>
              <w:jc w:val="both"/>
              <w:rPr>
                <w:b/>
                <w:bCs/>
                <w:sz w:val="18"/>
                <w:szCs w:val="18"/>
                <w:lang w:bidi="hi-IN"/>
              </w:rPr>
            </w:pPr>
            <w:r w:rsidRPr="00EF3885">
              <w:rPr>
                <w:rFonts w:hint="cs"/>
                <w:b/>
                <w:bCs/>
                <w:sz w:val="18"/>
                <w:szCs w:val="18"/>
                <w:lang w:bidi="hi-IN"/>
              </w:rPr>
              <w:t>VN70 (VNMIDCAP)</w:t>
            </w:r>
          </w:p>
        </w:tc>
        <w:tc>
          <w:tcPr>
            <w:tcW w:w="0" w:type="auto"/>
            <w:noWrap/>
            <w:hideMark/>
          </w:tcPr>
          <w:p w14:paraId="78089056" w14:textId="77777777" w:rsidR="000019C6" w:rsidRPr="00EF3885" w:rsidRDefault="000019C6" w:rsidP="00756D2A">
            <w:pPr>
              <w:jc w:val="both"/>
              <w:rPr>
                <w:sz w:val="18"/>
                <w:szCs w:val="18"/>
                <w:lang w:bidi="hi-IN"/>
              </w:rPr>
            </w:pPr>
            <w:r w:rsidRPr="00EF3885">
              <w:rPr>
                <w:rFonts w:hint="cs"/>
                <w:sz w:val="18"/>
                <w:szCs w:val="18"/>
                <w:lang w:bidi="hi-IN"/>
              </w:rPr>
              <w:t>M30</w:t>
            </w:r>
          </w:p>
        </w:tc>
        <w:tc>
          <w:tcPr>
            <w:tcW w:w="0" w:type="auto"/>
            <w:noWrap/>
            <w:hideMark/>
          </w:tcPr>
          <w:p w14:paraId="7B962A73" w14:textId="77777777" w:rsidR="000019C6" w:rsidRPr="00EF3885" w:rsidRDefault="000019C6" w:rsidP="00756D2A">
            <w:pPr>
              <w:jc w:val="both"/>
              <w:rPr>
                <w:sz w:val="18"/>
                <w:szCs w:val="18"/>
                <w:lang w:bidi="hi-IN"/>
              </w:rPr>
            </w:pPr>
            <w:r w:rsidRPr="00EF3885">
              <w:rPr>
                <w:rFonts w:hint="cs"/>
                <w:sz w:val="18"/>
                <w:szCs w:val="18"/>
                <w:lang w:bidi="hi-IN"/>
              </w:rPr>
              <w:t>21,942</w:t>
            </w:r>
          </w:p>
        </w:tc>
        <w:tc>
          <w:tcPr>
            <w:tcW w:w="0" w:type="auto"/>
            <w:noWrap/>
            <w:hideMark/>
          </w:tcPr>
          <w:p w14:paraId="4AE77DAE" w14:textId="77777777" w:rsidR="000019C6" w:rsidRPr="00EF3885" w:rsidRDefault="000019C6" w:rsidP="00756D2A">
            <w:pPr>
              <w:jc w:val="both"/>
              <w:rPr>
                <w:sz w:val="18"/>
                <w:szCs w:val="18"/>
                <w:lang w:bidi="hi-IN"/>
              </w:rPr>
            </w:pPr>
            <w:r w:rsidRPr="00EF3885">
              <w:rPr>
                <w:rFonts w:hint="cs"/>
                <w:sz w:val="18"/>
                <w:szCs w:val="18"/>
                <w:lang w:bidi="hi-IN"/>
              </w:rPr>
              <w:t>0.0001</w:t>
            </w:r>
          </w:p>
        </w:tc>
        <w:tc>
          <w:tcPr>
            <w:tcW w:w="0" w:type="auto"/>
            <w:noWrap/>
            <w:hideMark/>
          </w:tcPr>
          <w:p w14:paraId="2DCD5873" w14:textId="77777777" w:rsidR="000019C6" w:rsidRPr="00EF3885" w:rsidRDefault="000019C6" w:rsidP="00756D2A">
            <w:pPr>
              <w:jc w:val="both"/>
              <w:rPr>
                <w:sz w:val="18"/>
                <w:szCs w:val="18"/>
                <w:lang w:bidi="hi-IN"/>
              </w:rPr>
            </w:pPr>
            <w:r w:rsidRPr="00EF3885">
              <w:rPr>
                <w:rFonts w:hint="cs"/>
                <w:sz w:val="18"/>
                <w:szCs w:val="18"/>
                <w:lang w:bidi="hi-IN"/>
              </w:rPr>
              <w:t>0.0001</w:t>
            </w:r>
          </w:p>
        </w:tc>
        <w:tc>
          <w:tcPr>
            <w:tcW w:w="0" w:type="auto"/>
            <w:noWrap/>
            <w:hideMark/>
          </w:tcPr>
          <w:p w14:paraId="39C6FE42" w14:textId="77777777" w:rsidR="000019C6" w:rsidRPr="00EF3885" w:rsidRDefault="000019C6" w:rsidP="00756D2A">
            <w:pPr>
              <w:jc w:val="both"/>
              <w:rPr>
                <w:sz w:val="18"/>
                <w:szCs w:val="18"/>
                <w:lang w:bidi="hi-IN"/>
              </w:rPr>
            </w:pPr>
            <w:r w:rsidRPr="00EF3885">
              <w:rPr>
                <w:rFonts w:hint="cs"/>
                <w:sz w:val="18"/>
                <w:szCs w:val="18"/>
                <w:lang w:bidi="hi-IN"/>
              </w:rPr>
              <w:t>0.0042</w:t>
            </w:r>
          </w:p>
        </w:tc>
        <w:tc>
          <w:tcPr>
            <w:tcW w:w="0" w:type="auto"/>
            <w:noWrap/>
            <w:hideMark/>
          </w:tcPr>
          <w:p w14:paraId="2214F296" w14:textId="77777777" w:rsidR="000019C6" w:rsidRPr="00EF3885" w:rsidRDefault="000019C6" w:rsidP="00756D2A">
            <w:pPr>
              <w:jc w:val="both"/>
              <w:rPr>
                <w:sz w:val="18"/>
                <w:szCs w:val="18"/>
                <w:lang w:bidi="hi-IN"/>
              </w:rPr>
            </w:pPr>
            <w:r w:rsidRPr="00EF3885">
              <w:rPr>
                <w:rFonts w:hint="cs"/>
                <w:sz w:val="18"/>
                <w:szCs w:val="18"/>
                <w:lang w:bidi="hi-IN"/>
              </w:rPr>
              <w:t>-0.04</w:t>
            </w:r>
          </w:p>
        </w:tc>
        <w:tc>
          <w:tcPr>
            <w:tcW w:w="0" w:type="auto"/>
            <w:noWrap/>
            <w:hideMark/>
          </w:tcPr>
          <w:p w14:paraId="18AB1858" w14:textId="77777777" w:rsidR="000019C6" w:rsidRPr="00EF3885" w:rsidRDefault="000019C6" w:rsidP="00756D2A">
            <w:pPr>
              <w:jc w:val="both"/>
              <w:rPr>
                <w:sz w:val="18"/>
                <w:szCs w:val="18"/>
                <w:lang w:bidi="hi-IN"/>
              </w:rPr>
            </w:pPr>
            <w:r w:rsidRPr="00EF3885">
              <w:rPr>
                <w:rFonts w:hint="cs"/>
                <w:sz w:val="18"/>
                <w:szCs w:val="18"/>
                <w:lang w:bidi="hi-IN"/>
              </w:rPr>
              <w:t>0.04</w:t>
            </w:r>
          </w:p>
        </w:tc>
        <w:tc>
          <w:tcPr>
            <w:tcW w:w="0" w:type="auto"/>
            <w:noWrap/>
            <w:hideMark/>
          </w:tcPr>
          <w:p w14:paraId="76D1B61E" w14:textId="77777777" w:rsidR="000019C6" w:rsidRPr="00EF3885" w:rsidRDefault="000019C6" w:rsidP="00756D2A">
            <w:pPr>
              <w:jc w:val="both"/>
              <w:rPr>
                <w:sz w:val="18"/>
                <w:szCs w:val="18"/>
                <w:lang w:bidi="hi-IN"/>
              </w:rPr>
            </w:pPr>
            <w:r w:rsidRPr="00EF3885">
              <w:rPr>
                <w:rFonts w:hint="cs"/>
                <w:sz w:val="18"/>
                <w:szCs w:val="18"/>
                <w:lang w:bidi="hi-IN"/>
              </w:rPr>
              <w:t>-0.58</w:t>
            </w:r>
          </w:p>
        </w:tc>
        <w:tc>
          <w:tcPr>
            <w:tcW w:w="0" w:type="auto"/>
            <w:noWrap/>
            <w:hideMark/>
          </w:tcPr>
          <w:p w14:paraId="6644880B" w14:textId="77777777" w:rsidR="000019C6" w:rsidRPr="00EF3885" w:rsidRDefault="000019C6" w:rsidP="00756D2A">
            <w:pPr>
              <w:jc w:val="both"/>
              <w:rPr>
                <w:sz w:val="18"/>
                <w:szCs w:val="18"/>
                <w:lang w:bidi="hi-IN"/>
              </w:rPr>
            </w:pPr>
            <w:r w:rsidRPr="00EF3885">
              <w:rPr>
                <w:rFonts w:hint="cs"/>
                <w:sz w:val="18"/>
                <w:szCs w:val="18"/>
                <w:lang w:bidi="hi-IN"/>
              </w:rPr>
              <w:t>36.80</w:t>
            </w:r>
          </w:p>
        </w:tc>
        <w:tc>
          <w:tcPr>
            <w:tcW w:w="0" w:type="auto"/>
            <w:noWrap/>
            <w:hideMark/>
          </w:tcPr>
          <w:p w14:paraId="6E240475" w14:textId="77777777" w:rsidR="000019C6" w:rsidRPr="00EF3885" w:rsidRDefault="000019C6" w:rsidP="00756D2A">
            <w:pPr>
              <w:jc w:val="both"/>
              <w:rPr>
                <w:sz w:val="18"/>
                <w:szCs w:val="18"/>
                <w:lang w:bidi="hi-IN"/>
              </w:rPr>
            </w:pPr>
            <w:r w:rsidRPr="00EF3885">
              <w:rPr>
                <w:rFonts w:hint="cs"/>
                <w:sz w:val="18"/>
                <w:szCs w:val="18"/>
                <w:lang w:bidi="hi-IN"/>
              </w:rPr>
              <w:t>1,485,210.0***</w:t>
            </w:r>
          </w:p>
        </w:tc>
      </w:tr>
      <w:tr w:rsidR="000019C6" w:rsidRPr="00EF3885" w14:paraId="200E0225" w14:textId="77777777" w:rsidTr="00E3465A">
        <w:trPr>
          <w:trHeight w:val="400"/>
        </w:trPr>
        <w:tc>
          <w:tcPr>
            <w:tcW w:w="0" w:type="auto"/>
            <w:noWrap/>
            <w:hideMark/>
          </w:tcPr>
          <w:p w14:paraId="05EA9422" w14:textId="77777777" w:rsidR="000019C6" w:rsidRPr="00EF3885" w:rsidRDefault="000019C6" w:rsidP="00756D2A">
            <w:pPr>
              <w:suppressAutoHyphens/>
              <w:jc w:val="both"/>
              <w:rPr>
                <w:b/>
                <w:bCs/>
                <w:sz w:val="18"/>
                <w:szCs w:val="18"/>
                <w:lang w:bidi="hi-IN"/>
              </w:rPr>
            </w:pPr>
            <w:r w:rsidRPr="00EF3885">
              <w:rPr>
                <w:rFonts w:hint="cs"/>
                <w:b/>
                <w:bCs/>
                <w:sz w:val="18"/>
                <w:szCs w:val="18"/>
                <w:lang w:bidi="hi-IN"/>
              </w:rPr>
              <w:t>VN70 (VNMIDCAP)</w:t>
            </w:r>
          </w:p>
        </w:tc>
        <w:tc>
          <w:tcPr>
            <w:tcW w:w="0" w:type="auto"/>
            <w:noWrap/>
            <w:hideMark/>
          </w:tcPr>
          <w:p w14:paraId="1341A051" w14:textId="77777777" w:rsidR="000019C6" w:rsidRPr="00EF3885" w:rsidRDefault="000019C6" w:rsidP="00756D2A">
            <w:pPr>
              <w:jc w:val="both"/>
              <w:rPr>
                <w:sz w:val="18"/>
                <w:szCs w:val="18"/>
                <w:lang w:bidi="hi-IN"/>
              </w:rPr>
            </w:pPr>
            <w:r w:rsidRPr="00EF3885">
              <w:rPr>
                <w:rFonts w:hint="cs"/>
                <w:sz w:val="18"/>
                <w:szCs w:val="18"/>
                <w:lang w:bidi="hi-IN"/>
              </w:rPr>
              <w:t>H1</w:t>
            </w:r>
          </w:p>
        </w:tc>
        <w:tc>
          <w:tcPr>
            <w:tcW w:w="0" w:type="auto"/>
            <w:noWrap/>
            <w:hideMark/>
          </w:tcPr>
          <w:p w14:paraId="57AFED3C" w14:textId="77777777" w:rsidR="000019C6" w:rsidRPr="00EF3885" w:rsidRDefault="000019C6" w:rsidP="00756D2A">
            <w:pPr>
              <w:jc w:val="both"/>
              <w:rPr>
                <w:sz w:val="18"/>
                <w:szCs w:val="18"/>
                <w:lang w:bidi="hi-IN"/>
              </w:rPr>
            </w:pPr>
            <w:r w:rsidRPr="00EF3885">
              <w:rPr>
                <w:rFonts w:hint="cs"/>
                <w:sz w:val="18"/>
                <w:szCs w:val="18"/>
                <w:lang w:bidi="hi-IN"/>
              </w:rPr>
              <w:t>13,523</w:t>
            </w:r>
          </w:p>
        </w:tc>
        <w:tc>
          <w:tcPr>
            <w:tcW w:w="0" w:type="auto"/>
            <w:noWrap/>
            <w:hideMark/>
          </w:tcPr>
          <w:p w14:paraId="132CFE47" w14:textId="77777777" w:rsidR="000019C6" w:rsidRPr="00EF3885" w:rsidRDefault="000019C6" w:rsidP="00756D2A">
            <w:pPr>
              <w:jc w:val="both"/>
              <w:rPr>
                <w:sz w:val="18"/>
                <w:szCs w:val="18"/>
                <w:lang w:bidi="hi-IN"/>
              </w:rPr>
            </w:pPr>
            <w:r w:rsidRPr="00EF3885">
              <w:rPr>
                <w:rFonts w:hint="cs"/>
                <w:sz w:val="18"/>
                <w:szCs w:val="18"/>
                <w:lang w:bidi="hi-IN"/>
              </w:rPr>
              <w:t>0.0001</w:t>
            </w:r>
          </w:p>
        </w:tc>
        <w:tc>
          <w:tcPr>
            <w:tcW w:w="0" w:type="auto"/>
            <w:noWrap/>
            <w:hideMark/>
          </w:tcPr>
          <w:p w14:paraId="4023975A" w14:textId="77777777" w:rsidR="000019C6" w:rsidRPr="00EF3885" w:rsidRDefault="000019C6" w:rsidP="00756D2A">
            <w:pPr>
              <w:jc w:val="both"/>
              <w:rPr>
                <w:sz w:val="18"/>
                <w:szCs w:val="18"/>
                <w:lang w:bidi="hi-IN"/>
              </w:rPr>
            </w:pPr>
            <w:r w:rsidRPr="00EF3885">
              <w:rPr>
                <w:rFonts w:hint="cs"/>
                <w:sz w:val="18"/>
                <w:szCs w:val="18"/>
                <w:lang w:bidi="hi-IN"/>
              </w:rPr>
              <w:t>0.0002</w:t>
            </w:r>
          </w:p>
        </w:tc>
        <w:tc>
          <w:tcPr>
            <w:tcW w:w="0" w:type="auto"/>
            <w:noWrap/>
            <w:hideMark/>
          </w:tcPr>
          <w:p w14:paraId="30721BF5" w14:textId="77777777" w:rsidR="000019C6" w:rsidRPr="00EF3885" w:rsidRDefault="000019C6" w:rsidP="00756D2A">
            <w:pPr>
              <w:jc w:val="both"/>
              <w:rPr>
                <w:sz w:val="18"/>
                <w:szCs w:val="18"/>
                <w:lang w:bidi="hi-IN"/>
              </w:rPr>
            </w:pPr>
            <w:r w:rsidRPr="00EF3885">
              <w:rPr>
                <w:rFonts w:hint="cs"/>
                <w:sz w:val="18"/>
                <w:szCs w:val="18"/>
                <w:lang w:bidi="hi-IN"/>
              </w:rPr>
              <w:t>0.0052</w:t>
            </w:r>
          </w:p>
        </w:tc>
        <w:tc>
          <w:tcPr>
            <w:tcW w:w="0" w:type="auto"/>
            <w:noWrap/>
            <w:hideMark/>
          </w:tcPr>
          <w:p w14:paraId="24A74BB0" w14:textId="77777777" w:rsidR="000019C6" w:rsidRPr="00EF3885" w:rsidRDefault="000019C6" w:rsidP="00756D2A">
            <w:pPr>
              <w:jc w:val="both"/>
              <w:rPr>
                <w:sz w:val="18"/>
                <w:szCs w:val="18"/>
                <w:lang w:bidi="hi-IN"/>
              </w:rPr>
            </w:pPr>
            <w:r w:rsidRPr="00EF3885">
              <w:rPr>
                <w:rFonts w:hint="cs"/>
                <w:sz w:val="18"/>
                <w:szCs w:val="18"/>
                <w:lang w:bidi="hi-IN"/>
              </w:rPr>
              <w:t>-0.06</w:t>
            </w:r>
          </w:p>
        </w:tc>
        <w:tc>
          <w:tcPr>
            <w:tcW w:w="0" w:type="auto"/>
            <w:noWrap/>
            <w:hideMark/>
          </w:tcPr>
          <w:p w14:paraId="410F75EE" w14:textId="77777777" w:rsidR="000019C6" w:rsidRPr="00EF3885" w:rsidRDefault="000019C6" w:rsidP="00756D2A">
            <w:pPr>
              <w:jc w:val="both"/>
              <w:rPr>
                <w:sz w:val="18"/>
                <w:szCs w:val="18"/>
                <w:lang w:bidi="hi-IN"/>
              </w:rPr>
            </w:pPr>
            <w:r w:rsidRPr="00EF3885">
              <w:rPr>
                <w:rFonts w:hint="cs"/>
                <w:sz w:val="18"/>
                <w:szCs w:val="18"/>
                <w:lang w:bidi="hi-IN"/>
              </w:rPr>
              <w:t>0.04</w:t>
            </w:r>
          </w:p>
        </w:tc>
        <w:tc>
          <w:tcPr>
            <w:tcW w:w="0" w:type="auto"/>
            <w:noWrap/>
            <w:hideMark/>
          </w:tcPr>
          <w:p w14:paraId="092C00E2" w14:textId="77777777" w:rsidR="000019C6" w:rsidRPr="00EF3885" w:rsidRDefault="000019C6" w:rsidP="00756D2A">
            <w:pPr>
              <w:jc w:val="both"/>
              <w:rPr>
                <w:sz w:val="18"/>
                <w:szCs w:val="18"/>
                <w:lang w:bidi="hi-IN"/>
              </w:rPr>
            </w:pPr>
            <w:r w:rsidRPr="00EF3885">
              <w:rPr>
                <w:rFonts w:hint="cs"/>
                <w:sz w:val="18"/>
                <w:szCs w:val="18"/>
                <w:lang w:bidi="hi-IN"/>
              </w:rPr>
              <w:t>-1.51</w:t>
            </w:r>
          </w:p>
        </w:tc>
        <w:tc>
          <w:tcPr>
            <w:tcW w:w="0" w:type="auto"/>
            <w:noWrap/>
            <w:hideMark/>
          </w:tcPr>
          <w:p w14:paraId="782A9446" w14:textId="77777777" w:rsidR="000019C6" w:rsidRPr="00EF3885" w:rsidRDefault="000019C6" w:rsidP="00756D2A">
            <w:pPr>
              <w:jc w:val="both"/>
              <w:rPr>
                <w:sz w:val="18"/>
                <w:szCs w:val="18"/>
                <w:lang w:bidi="hi-IN"/>
              </w:rPr>
            </w:pPr>
            <w:r w:rsidRPr="00EF3885">
              <w:rPr>
                <w:rFonts w:hint="cs"/>
                <w:sz w:val="18"/>
                <w:szCs w:val="18"/>
                <w:lang w:bidi="hi-IN"/>
              </w:rPr>
              <w:t>18.81</w:t>
            </w:r>
          </w:p>
        </w:tc>
        <w:tc>
          <w:tcPr>
            <w:tcW w:w="0" w:type="auto"/>
            <w:noWrap/>
            <w:hideMark/>
          </w:tcPr>
          <w:p w14:paraId="148727C9" w14:textId="77777777" w:rsidR="000019C6" w:rsidRPr="00EF3885" w:rsidRDefault="000019C6" w:rsidP="00756D2A">
            <w:pPr>
              <w:jc w:val="both"/>
              <w:rPr>
                <w:sz w:val="18"/>
                <w:szCs w:val="18"/>
                <w:lang w:bidi="hi-IN"/>
              </w:rPr>
            </w:pPr>
            <w:r w:rsidRPr="00EF3885">
              <w:rPr>
                <w:rFonts w:hint="cs"/>
                <w:sz w:val="18"/>
                <w:szCs w:val="18"/>
                <w:lang w:bidi="hi-IN"/>
              </w:rPr>
              <w:t>145,989.0***</w:t>
            </w:r>
          </w:p>
        </w:tc>
      </w:tr>
      <w:tr w:rsidR="000019C6" w:rsidRPr="00EF3885" w14:paraId="5A56BF3F" w14:textId="77777777" w:rsidTr="00E3465A">
        <w:trPr>
          <w:trHeight w:val="400"/>
        </w:trPr>
        <w:tc>
          <w:tcPr>
            <w:tcW w:w="0" w:type="auto"/>
            <w:noWrap/>
            <w:hideMark/>
          </w:tcPr>
          <w:p w14:paraId="5474FACA" w14:textId="77777777" w:rsidR="000019C6" w:rsidRPr="00EF3885" w:rsidRDefault="000019C6" w:rsidP="00756D2A">
            <w:pPr>
              <w:suppressAutoHyphens/>
              <w:jc w:val="both"/>
              <w:rPr>
                <w:b/>
                <w:bCs/>
                <w:sz w:val="18"/>
                <w:szCs w:val="18"/>
                <w:lang w:bidi="hi-IN"/>
              </w:rPr>
            </w:pPr>
            <w:r w:rsidRPr="00EF3885">
              <w:rPr>
                <w:rFonts w:hint="cs"/>
                <w:b/>
                <w:bCs/>
                <w:sz w:val="18"/>
                <w:szCs w:val="18"/>
                <w:lang w:bidi="hi-IN"/>
              </w:rPr>
              <w:t>VN70 (VNMIDCAP)</w:t>
            </w:r>
          </w:p>
        </w:tc>
        <w:tc>
          <w:tcPr>
            <w:tcW w:w="0" w:type="auto"/>
            <w:noWrap/>
            <w:hideMark/>
          </w:tcPr>
          <w:p w14:paraId="26C5FDD0" w14:textId="77777777" w:rsidR="000019C6" w:rsidRPr="00EF3885" w:rsidRDefault="000019C6" w:rsidP="00756D2A">
            <w:pPr>
              <w:jc w:val="both"/>
              <w:rPr>
                <w:sz w:val="18"/>
                <w:szCs w:val="18"/>
                <w:lang w:bidi="hi-IN"/>
              </w:rPr>
            </w:pPr>
            <w:r w:rsidRPr="00EF3885">
              <w:rPr>
                <w:rFonts w:hint="cs"/>
                <w:sz w:val="18"/>
                <w:szCs w:val="18"/>
                <w:lang w:bidi="hi-IN"/>
              </w:rPr>
              <w:t>H4</w:t>
            </w:r>
          </w:p>
        </w:tc>
        <w:tc>
          <w:tcPr>
            <w:tcW w:w="0" w:type="auto"/>
            <w:noWrap/>
            <w:hideMark/>
          </w:tcPr>
          <w:p w14:paraId="14A6D3A8" w14:textId="77777777" w:rsidR="000019C6" w:rsidRPr="00EF3885" w:rsidRDefault="000019C6" w:rsidP="00756D2A">
            <w:pPr>
              <w:jc w:val="both"/>
              <w:rPr>
                <w:sz w:val="18"/>
                <w:szCs w:val="18"/>
                <w:lang w:bidi="hi-IN"/>
              </w:rPr>
            </w:pPr>
            <w:r w:rsidRPr="00EF3885">
              <w:rPr>
                <w:rFonts w:hint="cs"/>
                <w:sz w:val="18"/>
                <w:szCs w:val="18"/>
                <w:lang w:bidi="hi-IN"/>
              </w:rPr>
              <w:t>5,410</w:t>
            </w:r>
          </w:p>
        </w:tc>
        <w:tc>
          <w:tcPr>
            <w:tcW w:w="0" w:type="auto"/>
            <w:noWrap/>
            <w:hideMark/>
          </w:tcPr>
          <w:p w14:paraId="5F128542" w14:textId="77777777" w:rsidR="000019C6" w:rsidRPr="00EF3885" w:rsidRDefault="000019C6" w:rsidP="00756D2A">
            <w:pPr>
              <w:jc w:val="both"/>
              <w:rPr>
                <w:sz w:val="18"/>
                <w:szCs w:val="18"/>
                <w:lang w:bidi="hi-IN"/>
              </w:rPr>
            </w:pPr>
            <w:r w:rsidRPr="00EF3885">
              <w:rPr>
                <w:rFonts w:hint="cs"/>
                <w:sz w:val="18"/>
                <w:szCs w:val="18"/>
                <w:lang w:bidi="hi-IN"/>
              </w:rPr>
              <w:t>0.0002</w:t>
            </w:r>
          </w:p>
        </w:tc>
        <w:tc>
          <w:tcPr>
            <w:tcW w:w="0" w:type="auto"/>
            <w:noWrap/>
            <w:hideMark/>
          </w:tcPr>
          <w:p w14:paraId="648F1BC7" w14:textId="77777777" w:rsidR="000019C6" w:rsidRPr="00EF3885" w:rsidRDefault="000019C6" w:rsidP="00756D2A">
            <w:pPr>
              <w:jc w:val="both"/>
              <w:rPr>
                <w:sz w:val="18"/>
                <w:szCs w:val="18"/>
                <w:lang w:bidi="hi-IN"/>
              </w:rPr>
            </w:pPr>
            <w:r w:rsidRPr="00EF3885">
              <w:rPr>
                <w:rFonts w:hint="cs"/>
                <w:sz w:val="18"/>
                <w:szCs w:val="18"/>
                <w:lang w:bidi="hi-IN"/>
              </w:rPr>
              <w:t>0.0007</w:t>
            </w:r>
          </w:p>
        </w:tc>
        <w:tc>
          <w:tcPr>
            <w:tcW w:w="0" w:type="auto"/>
            <w:noWrap/>
            <w:hideMark/>
          </w:tcPr>
          <w:p w14:paraId="61298339" w14:textId="77777777" w:rsidR="000019C6" w:rsidRPr="00EF3885" w:rsidRDefault="000019C6" w:rsidP="00756D2A">
            <w:pPr>
              <w:jc w:val="both"/>
              <w:rPr>
                <w:sz w:val="18"/>
                <w:szCs w:val="18"/>
                <w:lang w:bidi="hi-IN"/>
              </w:rPr>
            </w:pPr>
            <w:r w:rsidRPr="00EF3885">
              <w:rPr>
                <w:rFonts w:hint="cs"/>
                <w:sz w:val="18"/>
                <w:szCs w:val="18"/>
                <w:lang w:bidi="hi-IN"/>
              </w:rPr>
              <w:t>0.0086</w:t>
            </w:r>
          </w:p>
        </w:tc>
        <w:tc>
          <w:tcPr>
            <w:tcW w:w="0" w:type="auto"/>
            <w:noWrap/>
            <w:hideMark/>
          </w:tcPr>
          <w:p w14:paraId="109C0B0F" w14:textId="77777777" w:rsidR="000019C6" w:rsidRPr="00EF3885" w:rsidRDefault="000019C6" w:rsidP="00756D2A">
            <w:pPr>
              <w:jc w:val="both"/>
              <w:rPr>
                <w:sz w:val="18"/>
                <w:szCs w:val="18"/>
                <w:lang w:bidi="hi-IN"/>
              </w:rPr>
            </w:pPr>
            <w:r w:rsidRPr="00EF3885">
              <w:rPr>
                <w:rFonts w:hint="cs"/>
                <w:sz w:val="18"/>
                <w:szCs w:val="18"/>
                <w:lang w:bidi="hi-IN"/>
              </w:rPr>
              <w:t>-0.07</w:t>
            </w:r>
          </w:p>
        </w:tc>
        <w:tc>
          <w:tcPr>
            <w:tcW w:w="0" w:type="auto"/>
            <w:noWrap/>
            <w:hideMark/>
          </w:tcPr>
          <w:p w14:paraId="4D6100C3" w14:textId="77777777" w:rsidR="000019C6" w:rsidRPr="00EF3885" w:rsidRDefault="000019C6" w:rsidP="00756D2A">
            <w:pPr>
              <w:jc w:val="both"/>
              <w:rPr>
                <w:sz w:val="18"/>
                <w:szCs w:val="18"/>
                <w:lang w:bidi="hi-IN"/>
              </w:rPr>
            </w:pPr>
            <w:r w:rsidRPr="00EF3885">
              <w:rPr>
                <w:rFonts w:hint="cs"/>
                <w:sz w:val="18"/>
                <w:szCs w:val="18"/>
                <w:lang w:bidi="hi-IN"/>
              </w:rPr>
              <w:t>0.04</w:t>
            </w:r>
          </w:p>
        </w:tc>
        <w:tc>
          <w:tcPr>
            <w:tcW w:w="0" w:type="auto"/>
            <w:noWrap/>
            <w:hideMark/>
          </w:tcPr>
          <w:p w14:paraId="1D67092A" w14:textId="77777777" w:rsidR="000019C6" w:rsidRPr="00EF3885" w:rsidRDefault="000019C6" w:rsidP="00756D2A">
            <w:pPr>
              <w:jc w:val="both"/>
              <w:rPr>
                <w:sz w:val="18"/>
                <w:szCs w:val="18"/>
                <w:lang w:bidi="hi-IN"/>
              </w:rPr>
            </w:pPr>
            <w:r w:rsidRPr="00EF3885">
              <w:rPr>
                <w:rFonts w:hint="cs"/>
                <w:sz w:val="18"/>
                <w:szCs w:val="18"/>
                <w:lang w:bidi="hi-IN"/>
              </w:rPr>
              <w:t>-1.33</w:t>
            </w:r>
          </w:p>
        </w:tc>
        <w:tc>
          <w:tcPr>
            <w:tcW w:w="0" w:type="auto"/>
            <w:noWrap/>
            <w:hideMark/>
          </w:tcPr>
          <w:p w14:paraId="14D75F4F" w14:textId="77777777" w:rsidR="000019C6" w:rsidRPr="00EF3885" w:rsidRDefault="000019C6" w:rsidP="00756D2A">
            <w:pPr>
              <w:jc w:val="both"/>
              <w:rPr>
                <w:sz w:val="18"/>
                <w:szCs w:val="18"/>
                <w:lang w:bidi="hi-IN"/>
              </w:rPr>
            </w:pPr>
            <w:r w:rsidRPr="00EF3885">
              <w:rPr>
                <w:rFonts w:hint="cs"/>
                <w:sz w:val="18"/>
                <w:szCs w:val="18"/>
                <w:lang w:bidi="hi-IN"/>
              </w:rPr>
              <w:t>11.69</w:t>
            </w:r>
          </w:p>
        </w:tc>
        <w:tc>
          <w:tcPr>
            <w:tcW w:w="0" w:type="auto"/>
            <w:noWrap/>
            <w:hideMark/>
          </w:tcPr>
          <w:p w14:paraId="25702561" w14:textId="77777777" w:rsidR="000019C6" w:rsidRPr="00EF3885" w:rsidRDefault="000019C6" w:rsidP="00756D2A">
            <w:pPr>
              <w:jc w:val="both"/>
              <w:rPr>
                <w:sz w:val="18"/>
                <w:szCs w:val="18"/>
                <w:lang w:bidi="hi-IN"/>
              </w:rPr>
            </w:pPr>
            <w:r w:rsidRPr="00EF3885">
              <w:rPr>
                <w:rFonts w:hint="cs"/>
                <w:sz w:val="18"/>
                <w:szCs w:val="18"/>
                <w:lang w:bidi="hi-IN"/>
              </w:rPr>
              <w:t>18,634.0***</w:t>
            </w:r>
          </w:p>
        </w:tc>
      </w:tr>
    </w:tbl>
    <w:p w14:paraId="4CF3B8E4" w14:textId="38E6C41C" w:rsidR="000019C6" w:rsidRPr="00756D2A" w:rsidRDefault="000019C6" w:rsidP="00756D2A">
      <w:pPr>
        <w:jc w:val="both"/>
        <w:rPr>
          <w:lang w:eastAsia="zh-CN"/>
        </w:rPr>
      </w:pPr>
      <w:r w:rsidRPr="00756D2A">
        <w:rPr>
          <w:rFonts w:hint="cs"/>
          <w:i/>
        </w:rPr>
        <w:t xml:space="preserve">Notes: Returns are logarithmic. </w:t>
      </w:r>
      <w:r w:rsidR="00B31EA4">
        <w:rPr>
          <w:i/>
        </w:rPr>
        <w:t>The</w:t>
      </w:r>
      <w:r w:rsidR="00B31EA4">
        <w:rPr>
          <w:i/>
          <w:lang w:val="vi-VN"/>
        </w:rPr>
        <w:t xml:space="preserve"> s</w:t>
      </w:r>
      <w:r w:rsidRPr="00756D2A">
        <w:rPr>
          <w:rFonts w:hint="cs"/>
          <w:i/>
        </w:rPr>
        <w:t>ample spans vary by frequency between 2014 and 2025. *** p &lt; 0.01 (Jarque–Bera test).</w:t>
      </w:r>
    </w:p>
    <w:p w14:paraId="3D08D6F9" w14:textId="469558FB" w:rsidR="000019C6" w:rsidRPr="00756D2A" w:rsidRDefault="000019C6" w:rsidP="00756D2A">
      <w:pPr>
        <w:jc w:val="both"/>
      </w:pPr>
      <w:r w:rsidRPr="00756D2A">
        <w:rPr>
          <w:rFonts w:hint="cs"/>
        </w:rPr>
        <w:t>At the daily frequency, the median returns range narrowly from 0.0012 to 0.0013. Standard deviations decline monotonically from VN70 (0.0135) and VN30 (0.0121) to VNINDEX (0.0115), confirming that mid-caps and large caps exhibit higher volatility due to concentrated sector beta. Across intraday intervals (M30, H1, H4), the standard deviation scales monotonically with the horizon length. The Jarque–Bera statistics increase sharply from 3,202.4–4,215.6 at 1D to 1,014,769–1,485,210 at M30, driven by the extreme kurtosis (</w:t>
      </w:r>
      <m:oMath>
        <m:r>
          <m:rPr>
            <m:sty m:val="p"/>
          </m:rPr>
          <w:rPr>
            <w:rFonts w:ascii="Cambria Math" w:hAnsi="Cambria Math" w:hint="cs"/>
          </w:rPr>
          <m:t>&gt;</m:t>
        </m:r>
        <m:r>
          <w:rPr>
            <w:rFonts w:ascii="Cambria Math" w:hAnsi="Cambria Math" w:hint="cs"/>
          </w:rPr>
          <m:t>28</m:t>
        </m:r>
      </m:oMath>
      <w:r w:rsidRPr="00756D2A">
        <w:rPr>
          <w:rFonts w:hint="cs"/>
        </w:rPr>
        <w:t>). This pronounced leptokurtosis validates the deployment of DCCA and MF-DCCA, which do not rely on Gaussian assumptions.</w:t>
      </w:r>
    </w:p>
    <w:p w14:paraId="172BE7A0" w14:textId="77777777" w:rsidR="000019C6" w:rsidRPr="00756D2A" w:rsidRDefault="000019C6" w:rsidP="00756D2A">
      <w:pPr>
        <w:pStyle w:val="heading20"/>
        <w:tabs>
          <w:tab w:val="clear" w:pos="567"/>
          <w:tab w:val="left" w:pos="720"/>
        </w:tabs>
        <w:spacing w:line="300" w:lineRule="auto"/>
        <w:ind w:left="0" w:firstLine="0"/>
        <w:rPr>
          <w:sz w:val="24"/>
          <w:szCs w:val="24"/>
        </w:rPr>
      </w:pPr>
      <w:bookmarkStart w:id="80" w:name="X2bee60ec27e295f3602481b60c195ee0ac1aca1"/>
      <w:bookmarkEnd w:id="79"/>
      <w:r w:rsidRPr="00756D2A">
        <w:rPr>
          <w:rFonts w:hint="cs"/>
          <w:sz w:val="24"/>
          <w:szCs w:val="24"/>
        </w:rPr>
        <w:lastRenderedPageBreak/>
        <w:t>3.2 Average Cross-Correlation Across Trading Frequencies</w:t>
      </w:r>
    </w:p>
    <w:p w14:paraId="0A619E73" w14:textId="31C308F9" w:rsidR="000019C6" w:rsidRPr="00756D2A" w:rsidRDefault="001267EF" w:rsidP="00756D2A">
      <w:pPr>
        <w:jc w:val="both"/>
      </w:pPr>
      <w:ins w:id="81" w:author="Ha Hong Hanh" w:date="2026-09-24T19:09:00Z">
        <w:r w:rsidRPr="001267EF">
          <w:t>Table 2 rep</w:t>
        </w:r>
      </w:ins>
      <w:ins w:id="82" w:author="Ha Hong Hanh" w:date="2026-09-24T19:09:00Z" w16du:dateUtc="2026-09-24T12:09:00Z">
        <w:r>
          <w:t>resents</w:t>
        </w:r>
      </w:ins>
      <w:ins w:id="83" w:author="Ha Hong Hanh" w:date="2026-09-24T19:09:00Z">
        <w:r w:rsidRPr="001267EF">
          <w:t xml:space="preserve"> the average DCCA cross-correlation coefficients across various trading frequencies to analyze the variation in cross-index dependence across different temporal horizons and constituent structures.</w:t>
        </w:r>
      </w:ins>
      <w:del w:id="84" w:author="Ha Hong Hanh" w:date="2026-09-24T19:09:00Z" w16du:dateUtc="2026-09-24T12:09:00Z">
        <w:r w:rsidR="000019C6" w:rsidRPr="00756D2A" w:rsidDel="001267EF">
          <w:rPr>
            <w:rFonts w:hint="cs"/>
          </w:rPr>
          <w:delText>To examine how cross-index dependence varies across temporal horizons and constituent structures, Table 2 presents the average DCCA cross-correlation coefficients across trading frequencies</w:delText>
        </w:r>
      </w:del>
      <w:r w:rsidR="000019C6" w:rsidRPr="00756D2A">
        <w:rPr>
          <w:rFonts w:hint="cs"/>
        </w:rPr>
        <w:t>.</w:t>
      </w:r>
    </w:p>
    <w:p w14:paraId="5E085387" w14:textId="77777777" w:rsidR="000019C6" w:rsidRPr="00756D2A" w:rsidRDefault="000019C6" w:rsidP="00756D2A">
      <w:pPr>
        <w:pStyle w:val="tablecaption0"/>
        <w:spacing w:line="300" w:lineRule="auto"/>
        <w:jc w:val="both"/>
        <w:rPr>
          <w:sz w:val="24"/>
          <w:szCs w:val="24"/>
          <w:lang w:val="vi-VN"/>
        </w:rPr>
      </w:pPr>
      <w:r w:rsidRPr="00756D2A">
        <w:rPr>
          <w:rFonts w:hint="cs"/>
          <w:sz w:val="24"/>
          <w:szCs w:val="24"/>
        </w:rPr>
        <w:t>Table 2: Average DCCA Correlation by Trading Frequency</w:t>
      </w:r>
    </w:p>
    <w:tbl>
      <w:tblPr>
        <w:tblStyle w:val="TableGrid"/>
        <w:tblW w:w="0" w:type="auto"/>
        <w:tblLook w:val="04A0" w:firstRow="1" w:lastRow="0" w:firstColumn="1" w:lastColumn="0" w:noHBand="0" w:noVBand="1"/>
      </w:tblPr>
      <w:tblGrid>
        <w:gridCol w:w="2043"/>
        <w:gridCol w:w="2126"/>
        <w:gridCol w:w="1221"/>
        <w:gridCol w:w="1393"/>
        <w:gridCol w:w="1145"/>
        <w:gridCol w:w="1422"/>
      </w:tblGrid>
      <w:tr w:rsidR="000019C6" w:rsidRPr="007D69CA" w14:paraId="66A1A09A" w14:textId="77777777" w:rsidTr="007D69CA">
        <w:trPr>
          <w:trHeight w:val="560"/>
        </w:trPr>
        <w:tc>
          <w:tcPr>
            <w:tcW w:w="0" w:type="auto"/>
            <w:hideMark/>
          </w:tcPr>
          <w:p w14:paraId="00795344" w14:textId="77777777" w:rsidR="000019C6" w:rsidRPr="007D69CA" w:rsidRDefault="000019C6" w:rsidP="00756D2A">
            <w:pPr>
              <w:jc w:val="both"/>
              <w:rPr>
                <w:lang w:bidi="hi-IN"/>
              </w:rPr>
            </w:pPr>
            <w:r w:rsidRPr="007D69CA">
              <w:rPr>
                <w:rFonts w:hint="cs"/>
                <w:lang w:bidi="hi-IN"/>
              </w:rPr>
              <w:t>Trading Frequency</w:t>
            </w:r>
          </w:p>
        </w:tc>
        <w:tc>
          <w:tcPr>
            <w:tcW w:w="0" w:type="auto"/>
            <w:hideMark/>
          </w:tcPr>
          <w:p w14:paraId="497BF66C" w14:textId="77777777" w:rsidR="000019C6" w:rsidRPr="007D69CA" w:rsidRDefault="000019C6" w:rsidP="00756D2A">
            <w:pPr>
              <w:jc w:val="both"/>
              <w:rPr>
                <w:lang w:bidi="hi-IN"/>
              </w:rPr>
            </w:pPr>
            <w:r w:rsidRPr="007D69CA">
              <w:rPr>
                <w:rFonts w:hint="cs"/>
                <w:lang w:bidi="hi-IN"/>
              </w:rPr>
              <w:t>Original Nested Group</w:t>
            </w:r>
          </w:p>
        </w:tc>
        <w:tc>
          <w:tcPr>
            <w:tcW w:w="0" w:type="auto"/>
            <w:hideMark/>
          </w:tcPr>
          <w:p w14:paraId="33A97935" w14:textId="77777777" w:rsidR="000019C6" w:rsidRPr="007D69CA" w:rsidRDefault="00000000" w:rsidP="00756D2A">
            <w:pPr>
              <w:jc w:val="both"/>
              <w:rPr>
                <w:lang w:bidi="hi-IN"/>
              </w:rPr>
            </w:pPr>
            <m:oMath>
              <m:sSub>
                <m:sSubPr>
                  <m:ctrlPr>
                    <w:rPr>
                      <w:rFonts w:ascii="Cambria Math" w:hAnsi="Cambria Math" w:hint="cs"/>
                      <w:lang w:eastAsia="zh-CN" w:bidi="hi-IN"/>
                    </w:rPr>
                  </m:ctrlPr>
                </m:sSubPr>
                <m:e>
                  <m:r>
                    <m:rPr>
                      <m:sty m:val="p"/>
                    </m:rPr>
                    <w:rPr>
                      <w:rFonts w:ascii="Cambria Math" w:hAnsi="Cambria Math" w:hint="cs"/>
                      <w:lang w:bidi="hi-IN"/>
                    </w:rPr>
                    <m:t>P</m:t>
                  </m:r>
                </m:e>
                <m:sub>
                  <m:r>
                    <m:rPr>
                      <m:sty m:val="p"/>
                    </m:rPr>
                    <w:rPr>
                      <w:rFonts w:ascii="Cambria Math" w:hAnsi="Cambria Math" w:hint="cs"/>
                      <w:lang w:bidi="hi-IN"/>
                    </w:rPr>
                    <m:t>cap</m:t>
                  </m:r>
                </m:sub>
              </m:sSub>
            </m:oMath>
            <w:r w:rsidR="000019C6" w:rsidRPr="007D69CA">
              <w:rPr>
                <w:rFonts w:hint="cs"/>
                <w:lang w:bidi="hi-IN"/>
              </w:rPr>
              <w:t>–VN30</w:t>
            </w:r>
          </w:p>
        </w:tc>
        <w:tc>
          <w:tcPr>
            <w:tcW w:w="0" w:type="auto"/>
            <w:hideMark/>
          </w:tcPr>
          <w:p w14:paraId="079BC1BF" w14:textId="77777777" w:rsidR="000019C6" w:rsidRPr="007D69CA" w:rsidRDefault="000019C6" w:rsidP="00756D2A">
            <w:pPr>
              <w:jc w:val="both"/>
              <w:rPr>
                <w:lang w:bidi="hi-IN"/>
              </w:rPr>
            </w:pPr>
            <w:r w:rsidRPr="007D69CA">
              <w:rPr>
                <w:rFonts w:hint="cs"/>
                <w:lang w:bidi="hi-IN"/>
              </w:rPr>
              <w:t>VN70–VN30</w:t>
            </w:r>
          </w:p>
        </w:tc>
        <w:tc>
          <w:tcPr>
            <w:tcW w:w="0" w:type="auto"/>
            <w:hideMark/>
          </w:tcPr>
          <w:p w14:paraId="7D64678B" w14:textId="77777777" w:rsidR="000019C6" w:rsidRPr="007D69CA" w:rsidRDefault="000019C6" w:rsidP="00756D2A">
            <w:pPr>
              <w:jc w:val="both"/>
              <w:rPr>
                <w:lang w:bidi="hi-IN"/>
              </w:rPr>
            </w:pPr>
            <w:r w:rsidRPr="007D69CA">
              <w:rPr>
                <w:rFonts w:hint="cs"/>
                <w:lang w:bidi="hi-IN"/>
              </w:rPr>
              <w:t>Gap (</w:t>
            </w:r>
            <m:oMath>
              <m:sSub>
                <m:sSubPr>
                  <m:ctrlPr>
                    <w:rPr>
                      <w:rFonts w:ascii="Cambria Math" w:hAnsi="Cambria Math" w:hint="cs"/>
                      <w:lang w:eastAsia="zh-CN" w:bidi="hi-IN"/>
                    </w:rPr>
                  </m:ctrlPr>
                </m:sSubPr>
                <m:e>
                  <m:r>
                    <m:rPr>
                      <m:sty m:val="p"/>
                    </m:rPr>
                    <w:rPr>
                      <w:rFonts w:ascii="Cambria Math" w:hAnsi="Cambria Math" w:hint="cs"/>
                      <w:lang w:bidi="hi-IN"/>
                    </w:rPr>
                    <m:t>P</m:t>
                  </m:r>
                </m:e>
                <m:sub>
                  <m:r>
                    <m:rPr>
                      <m:sty m:val="p"/>
                    </m:rPr>
                    <w:rPr>
                      <w:rFonts w:ascii="Cambria Math" w:hAnsi="Cambria Math" w:hint="cs"/>
                      <w:lang w:bidi="hi-IN"/>
                    </w:rPr>
                    <m:t>cap</m:t>
                  </m:r>
                </m:sub>
              </m:sSub>
            </m:oMath>
            <w:r w:rsidRPr="007D69CA">
              <w:rPr>
                <w:rFonts w:hint="cs"/>
                <w:lang w:bidi="hi-IN"/>
              </w:rPr>
              <w:t>)</w:t>
            </w:r>
          </w:p>
        </w:tc>
        <w:tc>
          <w:tcPr>
            <w:tcW w:w="0" w:type="auto"/>
            <w:hideMark/>
          </w:tcPr>
          <w:p w14:paraId="0FE53151" w14:textId="77777777" w:rsidR="000019C6" w:rsidRPr="007D69CA" w:rsidRDefault="000019C6" w:rsidP="00756D2A">
            <w:pPr>
              <w:jc w:val="both"/>
              <w:rPr>
                <w:lang w:bidi="hi-IN"/>
              </w:rPr>
            </w:pPr>
            <w:r w:rsidRPr="007D69CA">
              <w:rPr>
                <w:rFonts w:hint="cs"/>
                <w:lang w:bidi="hi-IN"/>
              </w:rPr>
              <w:t xml:space="preserve">Total </w:t>
            </w:r>
            <w:proofErr w:type="spellStart"/>
            <w:r w:rsidRPr="007D69CA">
              <w:rPr>
                <w:rFonts w:hint="cs"/>
                <w:lang w:bidi="hi-IN"/>
              </w:rPr>
              <w:t>Obs</w:t>
            </w:r>
            <w:proofErr w:type="spellEnd"/>
            <w:r w:rsidRPr="007D69CA">
              <w:rPr>
                <w:rFonts w:hint="cs"/>
                <w:lang w:bidi="hi-IN"/>
              </w:rPr>
              <w:t xml:space="preserve"> (N)</w:t>
            </w:r>
          </w:p>
        </w:tc>
      </w:tr>
      <w:tr w:rsidR="000019C6" w:rsidRPr="007D69CA" w14:paraId="18FE950F" w14:textId="77777777" w:rsidTr="007D69CA">
        <w:trPr>
          <w:trHeight w:val="440"/>
        </w:trPr>
        <w:tc>
          <w:tcPr>
            <w:tcW w:w="0" w:type="auto"/>
            <w:gridSpan w:val="6"/>
            <w:noWrap/>
            <w:hideMark/>
          </w:tcPr>
          <w:p w14:paraId="619B2C47" w14:textId="77777777" w:rsidR="000019C6" w:rsidRPr="007D69CA" w:rsidRDefault="000019C6" w:rsidP="00756D2A">
            <w:pPr>
              <w:suppressAutoHyphens/>
              <w:jc w:val="both"/>
              <w:rPr>
                <w:b/>
                <w:bCs/>
                <w:lang w:bidi="hi-IN"/>
              </w:rPr>
            </w:pPr>
            <w:r w:rsidRPr="007D69CA">
              <w:rPr>
                <w:rFonts w:hint="cs"/>
                <w:b/>
                <w:bCs/>
                <w:lang w:bidi="hi-IN"/>
              </w:rPr>
              <w:t>Panel A: Synchronized Common Baseline Window (2017–2024)</w:t>
            </w:r>
          </w:p>
        </w:tc>
      </w:tr>
      <w:tr w:rsidR="000019C6" w:rsidRPr="007D69CA" w14:paraId="086336EC" w14:textId="77777777" w:rsidTr="007D69CA">
        <w:trPr>
          <w:trHeight w:val="400"/>
        </w:trPr>
        <w:tc>
          <w:tcPr>
            <w:tcW w:w="0" w:type="auto"/>
            <w:noWrap/>
            <w:hideMark/>
          </w:tcPr>
          <w:p w14:paraId="79A91E30" w14:textId="77777777" w:rsidR="000019C6" w:rsidRPr="007D69CA" w:rsidRDefault="000019C6" w:rsidP="00756D2A">
            <w:pPr>
              <w:suppressAutoHyphens/>
              <w:jc w:val="both"/>
              <w:rPr>
                <w:lang w:bidi="hi-IN"/>
              </w:rPr>
            </w:pPr>
            <w:r w:rsidRPr="007D69CA">
              <w:rPr>
                <w:rFonts w:hint="cs"/>
                <w:lang w:bidi="hi-IN"/>
              </w:rPr>
              <w:t>1D (Daily)</w:t>
            </w:r>
          </w:p>
        </w:tc>
        <w:tc>
          <w:tcPr>
            <w:tcW w:w="0" w:type="auto"/>
            <w:noWrap/>
            <w:hideMark/>
          </w:tcPr>
          <w:p w14:paraId="67F80B0D" w14:textId="77777777" w:rsidR="000019C6" w:rsidRPr="007D69CA" w:rsidRDefault="000019C6" w:rsidP="00756D2A">
            <w:pPr>
              <w:jc w:val="both"/>
              <w:rPr>
                <w:lang w:bidi="hi-IN"/>
              </w:rPr>
            </w:pPr>
            <w:r w:rsidRPr="007D69CA">
              <w:rPr>
                <w:rFonts w:hint="cs"/>
                <w:lang w:bidi="hi-IN"/>
              </w:rPr>
              <w:t>0.980</w:t>
            </w:r>
          </w:p>
        </w:tc>
        <w:tc>
          <w:tcPr>
            <w:tcW w:w="0" w:type="auto"/>
            <w:noWrap/>
            <w:hideMark/>
          </w:tcPr>
          <w:p w14:paraId="31CCD60E" w14:textId="77777777" w:rsidR="000019C6" w:rsidRPr="007D69CA" w:rsidRDefault="000019C6" w:rsidP="00756D2A">
            <w:pPr>
              <w:jc w:val="both"/>
              <w:rPr>
                <w:lang w:bidi="hi-IN"/>
              </w:rPr>
            </w:pPr>
            <w:r w:rsidRPr="007D69CA">
              <w:rPr>
                <w:rFonts w:hint="cs"/>
                <w:lang w:bidi="hi-IN"/>
              </w:rPr>
              <w:t>0.887</w:t>
            </w:r>
          </w:p>
        </w:tc>
        <w:tc>
          <w:tcPr>
            <w:tcW w:w="0" w:type="auto"/>
            <w:noWrap/>
            <w:hideMark/>
          </w:tcPr>
          <w:p w14:paraId="1A3C92E2" w14:textId="77777777" w:rsidR="000019C6" w:rsidRPr="007D69CA" w:rsidRDefault="000019C6" w:rsidP="00756D2A">
            <w:pPr>
              <w:jc w:val="both"/>
              <w:rPr>
                <w:lang w:bidi="hi-IN"/>
              </w:rPr>
            </w:pPr>
            <w:r w:rsidRPr="007D69CA">
              <w:rPr>
                <w:rFonts w:hint="cs"/>
                <w:lang w:bidi="hi-IN"/>
              </w:rPr>
              <w:t>0.883</w:t>
            </w:r>
          </w:p>
        </w:tc>
        <w:tc>
          <w:tcPr>
            <w:tcW w:w="0" w:type="auto"/>
            <w:noWrap/>
            <w:hideMark/>
          </w:tcPr>
          <w:p w14:paraId="20DB99A2" w14:textId="77777777" w:rsidR="000019C6" w:rsidRPr="007D69CA" w:rsidRDefault="000019C6" w:rsidP="00756D2A">
            <w:pPr>
              <w:jc w:val="both"/>
              <w:rPr>
                <w:lang w:bidi="hi-IN"/>
              </w:rPr>
            </w:pPr>
            <w:r w:rsidRPr="007D69CA">
              <w:rPr>
                <w:rFonts w:hint="cs"/>
                <w:lang w:bidi="hi-IN"/>
              </w:rPr>
              <w:t>0.093</w:t>
            </w:r>
          </w:p>
        </w:tc>
        <w:tc>
          <w:tcPr>
            <w:tcW w:w="0" w:type="auto"/>
            <w:noWrap/>
            <w:hideMark/>
          </w:tcPr>
          <w:p w14:paraId="23A191CD" w14:textId="77777777" w:rsidR="000019C6" w:rsidRPr="007D69CA" w:rsidRDefault="000019C6" w:rsidP="00756D2A">
            <w:pPr>
              <w:jc w:val="both"/>
              <w:rPr>
                <w:lang w:bidi="hi-IN"/>
              </w:rPr>
            </w:pPr>
            <w:r w:rsidRPr="007D69CA">
              <w:rPr>
                <w:rFonts w:hint="cs"/>
                <w:lang w:bidi="hi-IN"/>
              </w:rPr>
              <w:t>1,983</w:t>
            </w:r>
          </w:p>
        </w:tc>
      </w:tr>
      <w:tr w:rsidR="000019C6" w:rsidRPr="007D69CA" w14:paraId="4BC26795" w14:textId="77777777" w:rsidTr="007D69CA">
        <w:trPr>
          <w:trHeight w:val="400"/>
        </w:trPr>
        <w:tc>
          <w:tcPr>
            <w:tcW w:w="0" w:type="auto"/>
            <w:noWrap/>
            <w:hideMark/>
          </w:tcPr>
          <w:p w14:paraId="613EC038" w14:textId="77777777" w:rsidR="000019C6" w:rsidRPr="007D69CA" w:rsidRDefault="000019C6" w:rsidP="00756D2A">
            <w:pPr>
              <w:suppressAutoHyphens/>
              <w:jc w:val="both"/>
              <w:rPr>
                <w:lang w:bidi="hi-IN"/>
              </w:rPr>
            </w:pPr>
            <w:r w:rsidRPr="007D69CA">
              <w:rPr>
                <w:rFonts w:hint="cs"/>
                <w:lang w:bidi="hi-IN"/>
              </w:rPr>
              <w:t>M30 (30-Minute)</w:t>
            </w:r>
          </w:p>
        </w:tc>
        <w:tc>
          <w:tcPr>
            <w:tcW w:w="0" w:type="auto"/>
            <w:noWrap/>
            <w:hideMark/>
          </w:tcPr>
          <w:p w14:paraId="3F60FEEF" w14:textId="77777777" w:rsidR="000019C6" w:rsidRPr="007D69CA" w:rsidRDefault="000019C6" w:rsidP="00756D2A">
            <w:pPr>
              <w:jc w:val="both"/>
              <w:rPr>
                <w:lang w:bidi="hi-IN"/>
              </w:rPr>
            </w:pPr>
            <w:r w:rsidRPr="007D69CA">
              <w:rPr>
                <w:rFonts w:hint="cs"/>
                <w:lang w:bidi="hi-IN"/>
              </w:rPr>
              <w:t>0.974</w:t>
            </w:r>
          </w:p>
        </w:tc>
        <w:tc>
          <w:tcPr>
            <w:tcW w:w="0" w:type="auto"/>
            <w:noWrap/>
            <w:hideMark/>
          </w:tcPr>
          <w:p w14:paraId="0720E175" w14:textId="77777777" w:rsidR="000019C6" w:rsidRPr="007D69CA" w:rsidRDefault="000019C6" w:rsidP="00756D2A">
            <w:pPr>
              <w:jc w:val="both"/>
              <w:rPr>
                <w:lang w:bidi="hi-IN"/>
              </w:rPr>
            </w:pPr>
            <w:r w:rsidRPr="007D69CA">
              <w:rPr>
                <w:rFonts w:hint="cs"/>
                <w:lang w:bidi="hi-IN"/>
              </w:rPr>
              <w:t>0.884</w:t>
            </w:r>
          </w:p>
        </w:tc>
        <w:tc>
          <w:tcPr>
            <w:tcW w:w="0" w:type="auto"/>
            <w:noWrap/>
            <w:hideMark/>
          </w:tcPr>
          <w:p w14:paraId="1375F5B0" w14:textId="77777777" w:rsidR="000019C6" w:rsidRPr="007D69CA" w:rsidRDefault="000019C6" w:rsidP="00756D2A">
            <w:pPr>
              <w:jc w:val="both"/>
              <w:rPr>
                <w:lang w:bidi="hi-IN"/>
              </w:rPr>
            </w:pPr>
            <w:r w:rsidRPr="007D69CA">
              <w:rPr>
                <w:rFonts w:hint="cs"/>
                <w:lang w:bidi="hi-IN"/>
              </w:rPr>
              <w:t>0.880</w:t>
            </w:r>
          </w:p>
        </w:tc>
        <w:tc>
          <w:tcPr>
            <w:tcW w:w="0" w:type="auto"/>
            <w:noWrap/>
            <w:hideMark/>
          </w:tcPr>
          <w:p w14:paraId="2F5F0C8C" w14:textId="77777777" w:rsidR="000019C6" w:rsidRPr="007D69CA" w:rsidRDefault="000019C6" w:rsidP="00756D2A">
            <w:pPr>
              <w:jc w:val="both"/>
              <w:rPr>
                <w:lang w:bidi="hi-IN"/>
              </w:rPr>
            </w:pPr>
            <w:r w:rsidRPr="007D69CA">
              <w:rPr>
                <w:rFonts w:hint="cs"/>
                <w:lang w:bidi="hi-IN"/>
              </w:rPr>
              <w:t>0.090</w:t>
            </w:r>
          </w:p>
        </w:tc>
        <w:tc>
          <w:tcPr>
            <w:tcW w:w="0" w:type="auto"/>
            <w:noWrap/>
            <w:hideMark/>
          </w:tcPr>
          <w:p w14:paraId="6C7125C2" w14:textId="77777777" w:rsidR="000019C6" w:rsidRPr="007D69CA" w:rsidRDefault="000019C6" w:rsidP="00756D2A">
            <w:pPr>
              <w:jc w:val="both"/>
              <w:rPr>
                <w:lang w:bidi="hi-IN"/>
              </w:rPr>
            </w:pPr>
            <w:r w:rsidRPr="007D69CA">
              <w:rPr>
                <w:rFonts w:hint="cs"/>
                <w:lang w:bidi="hi-IN"/>
              </w:rPr>
              <w:t>19,463</w:t>
            </w:r>
          </w:p>
        </w:tc>
      </w:tr>
      <w:tr w:rsidR="000019C6" w:rsidRPr="007D69CA" w14:paraId="58915E84" w14:textId="77777777" w:rsidTr="007D69CA">
        <w:trPr>
          <w:trHeight w:val="400"/>
        </w:trPr>
        <w:tc>
          <w:tcPr>
            <w:tcW w:w="0" w:type="auto"/>
            <w:noWrap/>
            <w:hideMark/>
          </w:tcPr>
          <w:p w14:paraId="7C0C8C60" w14:textId="77777777" w:rsidR="000019C6" w:rsidRPr="007D69CA" w:rsidRDefault="000019C6" w:rsidP="00756D2A">
            <w:pPr>
              <w:suppressAutoHyphens/>
              <w:jc w:val="both"/>
              <w:rPr>
                <w:lang w:bidi="hi-IN"/>
              </w:rPr>
            </w:pPr>
            <w:r w:rsidRPr="007D69CA">
              <w:rPr>
                <w:rFonts w:hint="cs"/>
                <w:lang w:bidi="hi-IN"/>
              </w:rPr>
              <w:t>H1 (1-Hour)</w:t>
            </w:r>
          </w:p>
        </w:tc>
        <w:tc>
          <w:tcPr>
            <w:tcW w:w="0" w:type="auto"/>
            <w:noWrap/>
            <w:hideMark/>
          </w:tcPr>
          <w:p w14:paraId="0872497F" w14:textId="77777777" w:rsidR="000019C6" w:rsidRPr="007D69CA" w:rsidRDefault="000019C6" w:rsidP="00756D2A">
            <w:pPr>
              <w:jc w:val="both"/>
              <w:rPr>
                <w:lang w:bidi="hi-IN"/>
              </w:rPr>
            </w:pPr>
            <w:r w:rsidRPr="007D69CA">
              <w:rPr>
                <w:rFonts w:hint="cs"/>
                <w:lang w:bidi="hi-IN"/>
              </w:rPr>
              <w:t>0.975</w:t>
            </w:r>
          </w:p>
        </w:tc>
        <w:tc>
          <w:tcPr>
            <w:tcW w:w="0" w:type="auto"/>
            <w:noWrap/>
            <w:hideMark/>
          </w:tcPr>
          <w:p w14:paraId="237A41F7" w14:textId="77777777" w:rsidR="000019C6" w:rsidRPr="007D69CA" w:rsidRDefault="000019C6" w:rsidP="00756D2A">
            <w:pPr>
              <w:jc w:val="both"/>
              <w:rPr>
                <w:lang w:bidi="hi-IN"/>
              </w:rPr>
            </w:pPr>
            <w:r w:rsidRPr="007D69CA">
              <w:rPr>
                <w:rFonts w:hint="cs"/>
                <w:lang w:bidi="hi-IN"/>
              </w:rPr>
              <w:t>0.886</w:t>
            </w:r>
          </w:p>
        </w:tc>
        <w:tc>
          <w:tcPr>
            <w:tcW w:w="0" w:type="auto"/>
            <w:noWrap/>
            <w:hideMark/>
          </w:tcPr>
          <w:p w14:paraId="24415662" w14:textId="77777777" w:rsidR="000019C6" w:rsidRPr="007D69CA" w:rsidRDefault="000019C6" w:rsidP="00756D2A">
            <w:pPr>
              <w:jc w:val="both"/>
              <w:rPr>
                <w:lang w:bidi="hi-IN"/>
              </w:rPr>
            </w:pPr>
            <w:r w:rsidRPr="007D69CA">
              <w:rPr>
                <w:rFonts w:hint="cs"/>
                <w:lang w:bidi="hi-IN"/>
              </w:rPr>
              <w:t>0.882</w:t>
            </w:r>
          </w:p>
        </w:tc>
        <w:tc>
          <w:tcPr>
            <w:tcW w:w="0" w:type="auto"/>
            <w:noWrap/>
            <w:hideMark/>
          </w:tcPr>
          <w:p w14:paraId="799BA32C" w14:textId="77777777" w:rsidR="000019C6" w:rsidRPr="007D69CA" w:rsidRDefault="000019C6" w:rsidP="00756D2A">
            <w:pPr>
              <w:jc w:val="both"/>
              <w:rPr>
                <w:lang w:bidi="hi-IN"/>
              </w:rPr>
            </w:pPr>
            <w:r w:rsidRPr="007D69CA">
              <w:rPr>
                <w:rFonts w:hint="cs"/>
                <w:lang w:bidi="hi-IN"/>
              </w:rPr>
              <w:t>0.089</w:t>
            </w:r>
          </w:p>
        </w:tc>
        <w:tc>
          <w:tcPr>
            <w:tcW w:w="0" w:type="auto"/>
            <w:noWrap/>
            <w:hideMark/>
          </w:tcPr>
          <w:p w14:paraId="62CFCA51" w14:textId="77777777" w:rsidR="000019C6" w:rsidRPr="007D69CA" w:rsidRDefault="000019C6" w:rsidP="00756D2A">
            <w:pPr>
              <w:jc w:val="both"/>
              <w:rPr>
                <w:lang w:bidi="hi-IN"/>
              </w:rPr>
            </w:pPr>
            <w:r w:rsidRPr="007D69CA">
              <w:rPr>
                <w:rFonts w:hint="cs"/>
                <w:lang w:bidi="hi-IN"/>
              </w:rPr>
              <w:t>9,879</w:t>
            </w:r>
          </w:p>
        </w:tc>
      </w:tr>
      <w:tr w:rsidR="000019C6" w:rsidRPr="007D69CA" w14:paraId="11A638C2" w14:textId="77777777" w:rsidTr="007D69CA">
        <w:trPr>
          <w:trHeight w:val="400"/>
        </w:trPr>
        <w:tc>
          <w:tcPr>
            <w:tcW w:w="0" w:type="auto"/>
            <w:noWrap/>
            <w:hideMark/>
          </w:tcPr>
          <w:p w14:paraId="5BE3C6AB" w14:textId="77777777" w:rsidR="000019C6" w:rsidRPr="007D69CA" w:rsidRDefault="000019C6" w:rsidP="00756D2A">
            <w:pPr>
              <w:suppressAutoHyphens/>
              <w:jc w:val="both"/>
              <w:rPr>
                <w:lang w:bidi="hi-IN"/>
              </w:rPr>
            </w:pPr>
            <w:r w:rsidRPr="007D69CA">
              <w:rPr>
                <w:rFonts w:hint="cs"/>
                <w:lang w:bidi="hi-IN"/>
              </w:rPr>
              <w:t>H4 (4-Hour)</w:t>
            </w:r>
          </w:p>
        </w:tc>
        <w:tc>
          <w:tcPr>
            <w:tcW w:w="0" w:type="auto"/>
            <w:noWrap/>
            <w:hideMark/>
          </w:tcPr>
          <w:p w14:paraId="4C496A5B" w14:textId="77777777" w:rsidR="000019C6" w:rsidRPr="007D69CA" w:rsidRDefault="000019C6" w:rsidP="00756D2A">
            <w:pPr>
              <w:jc w:val="both"/>
              <w:rPr>
                <w:lang w:bidi="hi-IN"/>
              </w:rPr>
            </w:pPr>
            <w:r w:rsidRPr="007D69CA">
              <w:rPr>
                <w:rFonts w:hint="cs"/>
                <w:lang w:bidi="hi-IN"/>
              </w:rPr>
              <w:t>0.979</w:t>
            </w:r>
          </w:p>
        </w:tc>
        <w:tc>
          <w:tcPr>
            <w:tcW w:w="0" w:type="auto"/>
            <w:noWrap/>
            <w:hideMark/>
          </w:tcPr>
          <w:p w14:paraId="378215E7" w14:textId="77777777" w:rsidR="000019C6" w:rsidRPr="007D69CA" w:rsidRDefault="000019C6" w:rsidP="00756D2A">
            <w:pPr>
              <w:jc w:val="both"/>
              <w:rPr>
                <w:lang w:bidi="hi-IN"/>
              </w:rPr>
            </w:pPr>
            <w:r w:rsidRPr="007D69CA">
              <w:rPr>
                <w:rFonts w:hint="cs"/>
                <w:lang w:bidi="hi-IN"/>
              </w:rPr>
              <w:t>0.888</w:t>
            </w:r>
          </w:p>
        </w:tc>
        <w:tc>
          <w:tcPr>
            <w:tcW w:w="0" w:type="auto"/>
            <w:noWrap/>
            <w:hideMark/>
          </w:tcPr>
          <w:p w14:paraId="148F0787" w14:textId="77777777" w:rsidR="000019C6" w:rsidRPr="007D69CA" w:rsidRDefault="000019C6" w:rsidP="00756D2A">
            <w:pPr>
              <w:jc w:val="both"/>
              <w:rPr>
                <w:lang w:bidi="hi-IN"/>
              </w:rPr>
            </w:pPr>
            <w:r w:rsidRPr="007D69CA">
              <w:rPr>
                <w:rFonts w:hint="cs"/>
                <w:lang w:bidi="hi-IN"/>
              </w:rPr>
              <w:t>0.884</w:t>
            </w:r>
          </w:p>
        </w:tc>
        <w:tc>
          <w:tcPr>
            <w:tcW w:w="0" w:type="auto"/>
            <w:noWrap/>
            <w:hideMark/>
          </w:tcPr>
          <w:p w14:paraId="4E2079E5" w14:textId="77777777" w:rsidR="000019C6" w:rsidRPr="007D69CA" w:rsidRDefault="000019C6" w:rsidP="00756D2A">
            <w:pPr>
              <w:jc w:val="both"/>
              <w:rPr>
                <w:lang w:bidi="hi-IN"/>
              </w:rPr>
            </w:pPr>
            <w:r w:rsidRPr="007D69CA">
              <w:rPr>
                <w:rFonts w:hint="cs"/>
                <w:lang w:bidi="hi-IN"/>
              </w:rPr>
              <w:t>0.091</w:t>
            </w:r>
          </w:p>
        </w:tc>
        <w:tc>
          <w:tcPr>
            <w:tcW w:w="0" w:type="auto"/>
            <w:noWrap/>
            <w:hideMark/>
          </w:tcPr>
          <w:p w14:paraId="4EF11457" w14:textId="77777777" w:rsidR="000019C6" w:rsidRPr="007D69CA" w:rsidRDefault="000019C6" w:rsidP="00756D2A">
            <w:pPr>
              <w:jc w:val="both"/>
              <w:rPr>
                <w:lang w:bidi="hi-IN"/>
              </w:rPr>
            </w:pPr>
            <w:r w:rsidRPr="007D69CA">
              <w:rPr>
                <w:rFonts w:hint="cs"/>
                <w:lang w:bidi="hi-IN"/>
              </w:rPr>
              <w:t>3,953</w:t>
            </w:r>
          </w:p>
        </w:tc>
      </w:tr>
      <w:tr w:rsidR="000019C6" w:rsidRPr="007D69CA" w14:paraId="06003C21" w14:textId="77777777" w:rsidTr="007D69CA">
        <w:trPr>
          <w:trHeight w:val="440"/>
        </w:trPr>
        <w:tc>
          <w:tcPr>
            <w:tcW w:w="0" w:type="auto"/>
            <w:gridSpan w:val="6"/>
            <w:noWrap/>
            <w:hideMark/>
          </w:tcPr>
          <w:p w14:paraId="30DC1436" w14:textId="77777777" w:rsidR="000019C6" w:rsidRPr="007D69CA" w:rsidRDefault="000019C6" w:rsidP="00756D2A">
            <w:pPr>
              <w:suppressAutoHyphens/>
              <w:jc w:val="both"/>
              <w:rPr>
                <w:b/>
                <w:bCs/>
                <w:lang w:bidi="hi-IN"/>
              </w:rPr>
            </w:pPr>
            <w:r w:rsidRPr="007D69CA">
              <w:rPr>
                <w:rFonts w:hint="cs"/>
                <w:b/>
                <w:bCs/>
                <w:lang w:bidi="hi-IN"/>
              </w:rPr>
              <w:t>Panel B: Full Historical Depth Sample (2014–2025)</w:t>
            </w:r>
          </w:p>
        </w:tc>
      </w:tr>
      <w:tr w:rsidR="000019C6" w:rsidRPr="007D69CA" w14:paraId="7866C928" w14:textId="77777777" w:rsidTr="007D69CA">
        <w:trPr>
          <w:trHeight w:val="400"/>
        </w:trPr>
        <w:tc>
          <w:tcPr>
            <w:tcW w:w="0" w:type="auto"/>
            <w:noWrap/>
            <w:hideMark/>
          </w:tcPr>
          <w:p w14:paraId="520F6FAA" w14:textId="77777777" w:rsidR="000019C6" w:rsidRPr="007D69CA" w:rsidRDefault="000019C6" w:rsidP="00756D2A">
            <w:pPr>
              <w:suppressAutoHyphens/>
              <w:jc w:val="both"/>
              <w:rPr>
                <w:lang w:bidi="hi-IN"/>
              </w:rPr>
            </w:pPr>
            <w:r w:rsidRPr="007D69CA">
              <w:rPr>
                <w:rFonts w:hint="cs"/>
                <w:lang w:bidi="hi-IN"/>
              </w:rPr>
              <w:t>1D (Daily)</w:t>
            </w:r>
          </w:p>
        </w:tc>
        <w:tc>
          <w:tcPr>
            <w:tcW w:w="0" w:type="auto"/>
            <w:noWrap/>
            <w:hideMark/>
          </w:tcPr>
          <w:p w14:paraId="353BB702" w14:textId="77777777" w:rsidR="000019C6" w:rsidRPr="007D69CA" w:rsidRDefault="000019C6" w:rsidP="00756D2A">
            <w:pPr>
              <w:jc w:val="both"/>
              <w:rPr>
                <w:lang w:bidi="hi-IN"/>
              </w:rPr>
            </w:pPr>
            <w:r w:rsidRPr="007D69CA">
              <w:rPr>
                <w:rFonts w:hint="cs"/>
                <w:lang w:bidi="hi-IN"/>
              </w:rPr>
              <w:t>0.977</w:t>
            </w:r>
          </w:p>
        </w:tc>
        <w:tc>
          <w:tcPr>
            <w:tcW w:w="0" w:type="auto"/>
            <w:noWrap/>
            <w:hideMark/>
          </w:tcPr>
          <w:p w14:paraId="4EE890EE" w14:textId="77777777" w:rsidR="000019C6" w:rsidRPr="007D69CA" w:rsidRDefault="000019C6" w:rsidP="00756D2A">
            <w:pPr>
              <w:jc w:val="both"/>
              <w:rPr>
                <w:lang w:bidi="hi-IN"/>
              </w:rPr>
            </w:pPr>
            <w:r w:rsidRPr="007D69CA">
              <w:rPr>
                <w:rFonts w:hint="cs"/>
                <w:lang w:bidi="hi-IN"/>
              </w:rPr>
              <w:t>0.884</w:t>
            </w:r>
          </w:p>
        </w:tc>
        <w:tc>
          <w:tcPr>
            <w:tcW w:w="0" w:type="auto"/>
            <w:noWrap/>
            <w:hideMark/>
          </w:tcPr>
          <w:p w14:paraId="4B0CE60F" w14:textId="77777777" w:rsidR="000019C6" w:rsidRPr="007D69CA" w:rsidRDefault="000019C6" w:rsidP="00756D2A">
            <w:pPr>
              <w:jc w:val="both"/>
              <w:rPr>
                <w:lang w:bidi="hi-IN"/>
              </w:rPr>
            </w:pPr>
            <w:r w:rsidRPr="007D69CA">
              <w:rPr>
                <w:rFonts w:hint="cs"/>
                <w:lang w:bidi="hi-IN"/>
              </w:rPr>
              <w:t>0.880</w:t>
            </w:r>
          </w:p>
        </w:tc>
        <w:tc>
          <w:tcPr>
            <w:tcW w:w="0" w:type="auto"/>
            <w:noWrap/>
            <w:hideMark/>
          </w:tcPr>
          <w:p w14:paraId="48E2A0FE" w14:textId="77777777" w:rsidR="000019C6" w:rsidRPr="007D69CA" w:rsidRDefault="000019C6" w:rsidP="00756D2A">
            <w:pPr>
              <w:jc w:val="both"/>
              <w:rPr>
                <w:lang w:bidi="hi-IN"/>
              </w:rPr>
            </w:pPr>
            <w:r w:rsidRPr="007D69CA">
              <w:rPr>
                <w:rFonts w:hint="cs"/>
                <w:lang w:bidi="hi-IN"/>
              </w:rPr>
              <w:t>0.093</w:t>
            </w:r>
          </w:p>
        </w:tc>
        <w:tc>
          <w:tcPr>
            <w:tcW w:w="0" w:type="auto"/>
            <w:noWrap/>
            <w:hideMark/>
          </w:tcPr>
          <w:p w14:paraId="39471E6B" w14:textId="77777777" w:rsidR="000019C6" w:rsidRPr="007D69CA" w:rsidRDefault="000019C6" w:rsidP="00756D2A">
            <w:pPr>
              <w:jc w:val="both"/>
              <w:rPr>
                <w:lang w:bidi="hi-IN"/>
              </w:rPr>
            </w:pPr>
            <w:r w:rsidRPr="007D69CA">
              <w:rPr>
                <w:rFonts w:hint="cs"/>
                <w:lang w:bidi="hi-IN"/>
              </w:rPr>
              <w:t>2,963</w:t>
            </w:r>
          </w:p>
        </w:tc>
      </w:tr>
      <w:tr w:rsidR="000019C6" w:rsidRPr="007D69CA" w14:paraId="35ACDBE0" w14:textId="77777777" w:rsidTr="007D69CA">
        <w:trPr>
          <w:trHeight w:val="400"/>
        </w:trPr>
        <w:tc>
          <w:tcPr>
            <w:tcW w:w="0" w:type="auto"/>
            <w:noWrap/>
            <w:hideMark/>
          </w:tcPr>
          <w:p w14:paraId="1A3FFF04" w14:textId="77777777" w:rsidR="000019C6" w:rsidRPr="007D69CA" w:rsidRDefault="000019C6" w:rsidP="00756D2A">
            <w:pPr>
              <w:suppressAutoHyphens/>
              <w:jc w:val="both"/>
              <w:rPr>
                <w:lang w:bidi="hi-IN"/>
              </w:rPr>
            </w:pPr>
            <w:r w:rsidRPr="007D69CA">
              <w:rPr>
                <w:rFonts w:hint="cs"/>
                <w:lang w:bidi="hi-IN"/>
              </w:rPr>
              <w:t>M30 (30-Minute)</w:t>
            </w:r>
          </w:p>
        </w:tc>
        <w:tc>
          <w:tcPr>
            <w:tcW w:w="0" w:type="auto"/>
            <w:noWrap/>
            <w:hideMark/>
          </w:tcPr>
          <w:p w14:paraId="2426FD1E" w14:textId="77777777" w:rsidR="000019C6" w:rsidRPr="007D69CA" w:rsidRDefault="000019C6" w:rsidP="00756D2A">
            <w:pPr>
              <w:jc w:val="both"/>
              <w:rPr>
                <w:lang w:bidi="hi-IN"/>
              </w:rPr>
            </w:pPr>
            <w:r w:rsidRPr="007D69CA">
              <w:rPr>
                <w:rFonts w:hint="cs"/>
                <w:lang w:bidi="hi-IN"/>
              </w:rPr>
              <w:t>0.980</w:t>
            </w:r>
          </w:p>
        </w:tc>
        <w:tc>
          <w:tcPr>
            <w:tcW w:w="0" w:type="auto"/>
            <w:noWrap/>
            <w:hideMark/>
          </w:tcPr>
          <w:p w14:paraId="06C93860" w14:textId="77777777" w:rsidR="000019C6" w:rsidRPr="007D69CA" w:rsidRDefault="000019C6" w:rsidP="00756D2A">
            <w:pPr>
              <w:jc w:val="both"/>
              <w:rPr>
                <w:lang w:bidi="hi-IN"/>
              </w:rPr>
            </w:pPr>
            <w:r w:rsidRPr="007D69CA">
              <w:rPr>
                <w:rFonts w:hint="cs"/>
                <w:lang w:bidi="hi-IN"/>
              </w:rPr>
              <w:t>0.886</w:t>
            </w:r>
          </w:p>
        </w:tc>
        <w:tc>
          <w:tcPr>
            <w:tcW w:w="0" w:type="auto"/>
            <w:noWrap/>
            <w:hideMark/>
          </w:tcPr>
          <w:p w14:paraId="7084717F" w14:textId="77777777" w:rsidR="000019C6" w:rsidRPr="007D69CA" w:rsidRDefault="000019C6" w:rsidP="00756D2A">
            <w:pPr>
              <w:jc w:val="both"/>
              <w:rPr>
                <w:lang w:bidi="hi-IN"/>
              </w:rPr>
            </w:pPr>
            <w:r w:rsidRPr="007D69CA">
              <w:rPr>
                <w:rFonts w:hint="cs"/>
                <w:lang w:bidi="hi-IN"/>
              </w:rPr>
              <w:t>0.881</w:t>
            </w:r>
          </w:p>
        </w:tc>
        <w:tc>
          <w:tcPr>
            <w:tcW w:w="0" w:type="auto"/>
            <w:noWrap/>
            <w:hideMark/>
          </w:tcPr>
          <w:p w14:paraId="2402FEF0" w14:textId="77777777" w:rsidR="000019C6" w:rsidRPr="007D69CA" w:rsidRDefault="000019C6" w:rsidP="00756D2A">
            <w:pPr>
              <w:jc w:val="both"/>
              <w:rPr>
                <w:lang w:bidi="hi-IN"/>
              </w:rPr>
            </w:pPr>
            <w:r w:rsidRPr="007D69CA">
              <w:rPr>
                <w:rFonts w:hint="cs"/>
                <w:lang w:bidi="hi-IN"/>
              </w:rPr>
              <w:t>0.094</w:t>
            </w:r>
          </w:p>
        </w:tc>
        <w:tc>
          <w:tcPr>
            <w:tcW w:w="0" w:type="auto"/>
            <w:noWrap/>
            <w:hideMark/>
          </w:tcPr>
          <w:p w14:paraId="21FB02F3" w14:textId="77777777" w:rsidR="000019C6" w:rsidRPr="007D69CA" w:rsidRDefault="000019C6" w:rsidP="00756D2A">
            <w:pPr>
              <w:jc w:val="both"/>
              <w:rPr>
                <w:lang w:bidi="hi-IN"/>
              </w:rPr>
            </w:pPr>
            <w:r w:rsidRPr="007D69CA">
              <w:rPr>
                <w:rFonts w:hint="cs"/>
                <w:lang w:bidi="hi-IN"/>
              </w:rPr>
              <w:t>21,942</w:t>
            </w:r>
          </w:p>
        </w:tc>
      </w:tr>
      <w:tr w:rsidR="000019C6" w:rsidRPr="007D69CA" w14:paraId="0348623A" w14:textId="77777777" w:rsidTr="007D69CA">
        <w:trPr>
          <w:trHeight w:val="400"/>
        </w:trPr>
        <w:tc>
          <w:tcPr>
            <w:tcW w:w="0" w:type="auto"/>
            <w:noWrap/>
            <w:hideMark/>
          </w:tcPr>
          <w:p w14:paraId="437BF1AC" w14:textId="77777777" w:rsidR="000019C6" w:rsidRPr="007D69CA" w:rsidRDefault="000019C6" w:rsidP="00756D2A">
            <w:pPr>
              <w:suppressAutoHyphens/>
              <w:jc w:val="both"/>
              <w:rPr>
                <w:lang w:bidi="hi-IN"/>
              </w:rPr>
            </w:pPr>
            <w:r w:rsidRPr="007D69CA">
              <w:rPr>
                <w:rFonts w:hint="cs"/>
                <w:lang w:bidi="hi-IN"/>
              </w:rPr>
              <w:t>H1 (1-Hour)</w:t>
            </w:r>
          </w:p>
        </w:tc>
        <w:tc>
          <w:tcPr>
            <w:tcW w:w="0" w:type="auto"/>
            <w:noWrap/>
            <w:hideMark/>
          </w:tcPr>
          <w:p w14:paraId="04F33066" w14:textId="77777777" w:rsidR="000019C6" w:rsidRPr="007D69CA" w:rsidRDefault="000019C6" w:rsidP="00756D2A">
            <w:pPr>
              <w:jc w:val="both"/>
              <w:rPr>
                <w:lang w:bidi="hi-IN"/>
              </w:rPr>
            </w:pPr>
            <w:r w:rsidRPr="007D69CA">
              <w:rPr>
                <w:rFonts w:hint="cs"/>
                <w:lang w:bidi="hi-IN"/>
              </w:rPr>
              <w:t>0.976</w:t>
            </w:r>
          </w:p>
        </w:tc>
        <w:tc>
          <w:tcPr>
            <w:tcW w:w="0" w:type="auto"/>
            <w:noWrap/>
            <w:hideMark/>
          </w:tcPr>
          <w:p w14:paraId="00947587" w14:textId="77777777" w:rsidR="000019C6" w:rsidRPr="007D69CA" w:rsidRDefault="000019C6" w:rsidP="00756D2A">
            <w:pPr>
              <w:jc w:val="both"/>
              <w:rPr>
                <w:lang w:bidi="hi-IN"/>
              </w:rPr>
            </w:pPr>
            <w:r w:rsidRPr="007D69CA">
              <w:rPr>
                <w:rFonts w:hint="cs"/>
                <w:lang w:bidi="hi-IN"/>
              </w:rPr>
              <w:t>0.888</w:t>
            </w:r>
          </w:p>
        </w:tc>
        <w:tc>
          <w:tcPr>
            <w:tcW w:w="0" w:type="auto"/>
            <w:noWrap/>
            <w:hideMark/>
          </w:tcPr>
          <w:p w14:paraId="5A6D5F8F" w14:textId="77777777" w:rsidR="000019C6" w:rsidRPr="007D69CA" w:rsidRDefault="000019C6" w:rsidP="00756D2A">
            <w:pPr>
              <w:jc w:val="both"/>
              <w:rPr>
                <w:lang w:bidi="hi-IN"/>
              </w:rPr>
            </w:pPr>
            <w:r w:rsidRPr="007D69CA">
              <w:rPr>
                <w:rFonts w:hint="cs"/>
                <w:lang w:bidi="hi-IN"/>
              </w:rPr>
              <w:t>0.883</w:t>
            </w:r>
          </w:p>
        </w:tc>
        <w:tc>
          <w:tcPr>
            <w:tcW w:w="0" w:type="auto"/>
            <w:noWrap/>
            <w:hideMark/>
          </w:tcPr>
          <w:p w14:paraId="30F7CE89" w14:textId="77777777" w:rsidR="000019C6" w:rsidRPr="007D69CA" w:rsidRDefault="000019C6" w:rsidP="00756D2A">
            <w:pPr>
              <w:jc w:val="both"/>
              <w:rPr>
                <w:lang w:bidi="hi-IN"/>
              </w:rPr>
            </w:pPr>
            <w:r w:rsidRPr="007D69CA">
              <w:rPr>
                <w:rFonts w:hint="cs"/>
                <w:lang w:bidi="hi-IN"/>
              </w:rPr>
              <w:t>0.088</w:t>
            </w:r>
          </w:p>
        </w:tc>
        <w:tc>
          <w:tcPr>
            <w:tcW w:w="0" w:type="auto"/>
            <w:noWrap/>
            <w:hideMark/>
          </w:tcPr>
          <w:p w14:paraId="2DBB3E0E" w14:textId="77777777" w:rsidR="000019C6" w:rsidRPr="007D69CA" w:rsidRDefault="000019C6" w:rsidP="00756D2A">
            <w:pPr>
              <w:jc w:val="both"/>
              <w:rPr>
                <w:lang w:bidi="hi-IN"/>
              </w:rPr>
            </w:pPr>
            <w:r w:rsidRPr="007D69CA">
              <w:rPr>
                <w:rFonts w:hint="cs"/>
                <w:lang w:bidi="hi-IN"/>
              </w:rPr>
              <w:t>13,523</w:t>
            </w:r>
          </w:p>
        </w:tc>
      </w:tr>
      <w:tr w:rsidR="000019C6" w:rsidRPr="007D69CA" w14:paraId="30F71D82" w14:textId="77777777" w:rsidTr="007D69CA">
        <w:trPr>
          <w:trHeight w:val="400"/>
        </w:trPr>
        <w:tc>
          <w:tcPr>
            <w:tcW w:w="0" w:type="auto"/>
            <w:noWrap/>
            <w:hideMark/>
          </w:tcPr>
          <w:p w14:paraId="0AECF4F5" w14:textId="77777777" w:rsidR="000019C6" w:rsidRPr="007D69CA" w:rsidRDefault="000019C6" w:rsidP="00756D2A">
            <w:pPr>
              <w:suppressAutoHyphens/>
              <w:jc w:val="both"/>
              <w:rPr>
                <w:lang w:bidi="hi-IN"/>
              </w:rPr>
            </w:pPr>
            <w:r w:rsidRPr="007D69CA">
              <w:rPr>
                <w:rFonts w:hint="cs"/>
                <w:lang w:bidi="hi-IN"/>
              </w:rPr>
              <w:t>H4 (4-Hour)</w:t>
            </w:r>
          </w:p>
        </w:tc>
        <w:tc>
          <w:tcPr>
            <w:tcW w:w="0" w:type="auto"/>
            <w:noWrap/>
            <w:hideMark/>
          </w:tcPr>
          <w:p w14:paraId="3F7E2316" w14:textId="77777777" w:rsidR="000019C6" w:rsidRPr="007D69CA" w:rsidRDefault="000019C6" w:rsidP="00756D2A">
            <w:pPr>
              <w:jc w:val="both"/>
              <w:rPr>
                <w:lang w:bidi="hi-IN"/>
              </w:rPr>
            </w:pPr>
            <w:r w:rsidRPr="007D69CA">
              <w:rPr>
                <w:rFonts w:hint="cs"/>
                <w:lang w:bidi="hi-IN"/>
              </w:rPr>
              <w:t>0.977</w:t>
            </w:r>
          </w:p>
        </w:tc>
        <w:tc>
          <w:tcPr>
            <w:tcW w:w="0" w:type="auto"/>
            <w:noWrap/>
            <w:hideMark/>
          </w:tcPr>
          <w:p w14:paraId="6514E9C8" w14:textId="77777777" w:rsidR="000019C6" w:rsidRPr="007D69CA" w:rsidRDefault="000019C6" w:rsidP="00756D2A">
            <w:pPr>
              <w:jc w:val="both"/>
              <w:rPr>
                <w:lang w:bidi="hi-IN"/>
              </w:rPr>
            </w:pPr>
            <w:r w:rsidRPr="007D69CA">
              <w:rPr>
                <w:rFonts w:hint="cs"/>
                <w:lang w:bidi="hi-IN"/>
              </w:rPr>
              <w:t>0.889</w:t>
            </w:r>
          </w:p>
        </w:tc>
        <w:tc>
          <w:tcPr>
            <w:tcW w:w="0" w:type="auto"/>
            <w:noWrap/>
            <w:hideMark/>
          </w:tcPr>
          <w:p w14:paraId="6E5996AA" w14:textId="77777777" w:rsidR="000019C6" w:rsidRPr="007D69CA" w:rsidRDefault="000019C6" w:rsidP="00756D2A">
            <w:pPr>
              <w:jc w:val="both"/>
              <w:rPr>
                <w:lang w:bidi="hi-IN"/>
              </w:rPr>
            </w:pPr>
            <w:r w:rsidRPr="007D69CA">
              <w:rPr>
                <w:rFonts w:hint="cs"/>
                <w:lang w:bidi="hi-IN"/>
              </w:rPr>
              <w:t>0.885</w:t>
            </w:r>
          </w:p>
        </w:tc>
        <w:tc>
          <w:tcPr>
            <w:tcW w:w="0" w:type="auto"/>
            <w:noWrap/>
            <w:hideMark/>
          </w:tcPr>
          <w:p w14:paraId="7DF5DF01" w14:textId="77777777" w:rsidR="000019C6" w:rsidRPr="007D69CA" w:rsidRDefault="000019C6" w:rsidP="00756D2A">
            <w:pPr>
              <w:jc w:val="both"/>
              <w:rPr>
                <w:lang w:bidi="hi-IN"/>
              </w:rPr>
            </w:pPr>
            <w:r w:rsidRPr="007D69CA">
              <w:rPr>
                <w:rFonts w:hint="cs"/>
                <w:lang w:bidi="hi-IN"/>
              </w:rPr>
              <w:t>0.088</w:t>
            </w:r>
          </w:p>
        </w:tc>
        <w:tc>
          <w:tcPr>
            <w:tcW w:w="0" w:type="auto"/>
            <w:noWrap/>
            <w:hideMark/>
          </w:tcPr>
          <w:p w14:paraId="5C79351A" w14:textId="77777777" w:rsidR="000019C6" w:rsidRPr="007D69CA" w:rsidRDefault="000019C6" w:rsidP="00756D2A">
            <w:pPr>
              <w:jc w:val="both"/>
              <w:rPr>
                <w:lang w:bidi="hi-IN"/>
              </w:rPr>
            </w:pPr>
            <w:r w:rsidRPr="007D69CA">
              <w:rPr>
                <w:rFonts w:hint="cs"/>
                <w:lang w:bidi="hi-IN"/>
              </w:rPr>
              <w:t>5,410</w:t>
            </w:r>
          </w:p>
        </w:tc>
      </w:tr>
    </w:tbl>
    <w:p w14:paraId="1333CFC2" w14:textId="77777777" w:rsidR="000019C6" w:rsidRPr="00756D2A" w:rsidRDefault="000019C6" w:rsidP="00756D2A">
      <w:pPr>
        <w:jc w:val="both"/>
        <w:rPr>
          <w:lang w:eastAsia="zh-CN"/>
        </w:rPr>
      </w:pPr>
      <w:r w:rsidRPr="00756D2A">
        <w:rPr>
          <w:rFonts w:hint="cs"/>
          <w:i/>
        </w:rPr>
        <w:t>Notes: The Original Nested Group reports the unweighted mean correlation of the parent-child index pairs.</w:t>
      </w:r>
    </w:p>
    <w:p w14:paraId="45B5FC8D" w14:textId="77777777" w:rsidR="000019C6" w:rsidRPr="00756D2A" w:rsidRDefault="000019C6" w:rsidP="00756D2A">
      <w:pPr>
        <w:spacing w:line="300" w:lineRule="auto"/>
        <w:jc w:val="both"/>
      </w:pPr>
      <w:r w:rsidRPr="00756D2A">
        <w:rPr>
          <w:rFonts w:hint="cs"/>
        </w:rPr>
        <w:t xml:space="preserve">Across both the synchronized common window and the extended historical samples, the original nested group maintains an average correlation of 0.974–0.980 across all frequencies. In contrast, the mid-cap proxy </w:t>
      </w:r>
      <m:oMath>
        <m:sSub>
          <m:sSubPr>
            <m:ctrlPr>
              <w:rPr>
                <w:rFonts w:ascii="Cambria Math" w:hAnsi="Cambria Math" w:hint="cs"/>
                <w:iCs/>
                <w:lang w:eastAsia="zh-CN"/>
              </w:rPr>
            </m:ctrlPr>
          </m:sSubPr>
          <m:e>
            <m:r>
              <m:rPr>
                <m:sty m:val="p"/>
              </m:rPr>
              <w:rPr>
                <w:rFonts w:ascii="Cambria Math" w:hAnsi="Cambria Math" w:hint="cs"/>
              </w:rPr>
              <m:t>P</m:t>
            </m:r>
          </m:e>
          <m:sub>
            <m:r>
              <m:rPr>
                <m:sty m:val="p"/>
              </m:rPr>
              <w:rPr>
                <w:rFonts w:ascii="Cambria Math" w:hAnsi="Cambria Math" w:hint="cs"/>
              </w:rPr>
              <m:t>cap</m:t>
            </m:r>
          </m:sub>
        </m:sSub>
        <m:r>
          <m:rPr>
            <m:nor/>
          </m:rPr>
          <w:rPr>
            <w:rFonts w:hint="cs"/>
            <w:iCs/>
          </w:rPr>
          <m:t>–VN30</m:t>
        </m:r>
      </m:oMath>
      <w:r w:rsidRPr="00756D2A">
        <w:rPr>
          <w:rFonts w:hint="cs"/>
        </w:rPr>
        <w:t xml:space="preserve"> produces a lower correlation of 0.884–0.889, generating a consistent gap of approximately 0.09 correlation points. The official tradeable cash index pair VN70–VN30 matches these correlation levels (0.880–0.885), verifying that </w:t>
      </w:r>
      <m:oMath>
        <m:sSub>
          <m:sSubPr>
            <m:ctrlPr>
              <w:rPr>
                <w:rFonts w:ascii="Cambria Math" w:hAnsi="Cambria Math" w:hint="cs"/>
                <w:lang w:eastAsia="zh-CN"/>
              </w:rPr>
            </m:ctrlPr>
          </m:sSubPr>
          <m:e>
            <m:r>
              <m:rPr>
                <m:sty m:val="p"/>
              </m:rPr>
              <w:rPr>
                <w:rFonts w:ascii="Cambria Math" w:hAnsi="Cambria Math" w:hint="cs"/>
              </w:rPr>
              <m:t>P</m:t>
            </m:r>
          </m:e>
          <m:sub>
            <m:r>
              <m:rPr>
                <m:sty m:val="p"/>
              </m:rPr>
              <w:rPr>
                <w:rFonts w:ascii="Cambria Math" w:hAnsi="Cambria Math" w:hint="cs"/>
              </w:rPr>
              <m:t>cap</m:t>
            </m:r>
          </m:sub>
        </m:sSub>
      </m:oMath>
      <w:r w:rsidRPr="00756D2A">
        <w:rPr>
          <w:rFonts w:hint="cs"/>
        </w:rPr>
        <w:t xml:space="preserve"> accurately mirrors real-world mid-cap co-movement. In addition, average correlations in the Synchronized Common Baseline Window (Panel A: 2017–2024, identical calendar dates across all four frequencies) and the Full Historical Depth Sample (Panel B: 2014–2025) differ by no more than 0.006 across all pairs, demonstrating that the inclusion of 2025 trading sessions introduces zero structural divergence or calendar distortion.</w:t>
      </w:r>
    </w:p>
    <w:p w14:paraId="71A6741A" w14:textId="3A38F370" w:rsidR="000019C6" w:rsidRPr="00756D2A" w:rsidRDefault="000019C6" w:rsidP="00756D2A">
      <w:pPr>
        <w:jc w:val="both"/>
      </w:pPr>
      <w:r w:rsidRPr="00756D2A">
        <w:rPr>
          <w:rFonts w:hint="cs"/>
        </w:rPr>
        <w:t>Figure 2 plots the multiscale DCCA trajectories across all four trading frequencies, directly contrasting the purged mid-cap proxy with</w:t>
      </w:r>
      <w:r w:rsidR="00A77F41">
        <w:rPr>
          <w:lang w:val="vi-VN"/>
        </w:rPr>
        <w:t xml:space="preserve"> the</w:t>
      </w:r>
      <w:r w:rsidRPr="00756D2A">
        <w:rPr>
          <w:rFonts w:hint="cs"/>
        </w:rPr>
        <w:t xml:space="preserve"> nested index pairs.</w:t>
      </w:r>
    </w:p>
    <w:p w14:paraId="19C10335" w14:textId="0999B188" w:rsidR="000019C6" w:rsidRPr="00756D2A" w:rsidRDefault="000019C6" w:rsidP="00756D2A">
      <w:pPr>
        <w:pStyle w:val="image"/>
        <w:spacing w:line="300" w:lineRule="auto"/>
        <w:jc w:val="both"/>
        <w:rPr>
          <w:noProof/>
          <w:sz w:val="24"/>
          <w:szCs w:val="24"/>
          <w:lang w:val="vi-VN"/>
        </w:rPr>
      </w:pPr>
      <w:r w:rsidRPr="00756D2A">
        <w:rPr>
          <w:rFonts w:hint="cs"/>
          <w:noProof/>
          <w:sz w:val="24"/>
          <w:szCs w:val="24"/>
        </w:rPr>
        <w:lastRenderedPageBreak/>
        <w:drawing>
          <wp:inline distT="0" distB="0" distL="0" distR="0" wp14:anchorId="0C997724" wp14:editId="2358281B">
            <wp:extent cx="5943600" cy="4922520"/>
            <wp:effectExtent l="0" t="0" r="0" b="5080"/>
            <wp:docPr id="13762512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4922520"/>
                    </a:xfrm>
                    <a:prstGeom prst="rect">
                      <a:avLst/>
                    </a:prstGeom>
                    <a:noFill/>
                    <a:ln>
                      <a:noFill/>
                    </a:ln>
                  </pic:spPr>
                </pic:pic>
              </a:graphicData>
            </a:graphic>
          </wp:inline>
        </w:drawing>
      </w:r>
    </w:p>
    <w:p w14:paraId="1CA4C22D" w14:textId="77777777" w:rsidR="000019C6" w:rsidRPr="00756D2A" w:rsidRDefault="000019C6" w:rsidP="00756D2A">
      <w:pPr>
        <w:pStyle w:val="image"/>
        <w:spacing w:line="300" w:lineRule="auto"/>
        <w:jc w:val="both"/>
        <w:rPr>
          <w:noProof/>
          <w:sz w:val="24"/>
          <w:szCs w:val="24"/>
          <w:lang w:val="vi-VN"/>
        </w:rPr>
      </w:pPr>
    </w:p>
    <w:p w14:paraId="77B9FB7B" w14:textId="77777777" w:rsidR="000019C6" w:rsidRPr="00756D2A" w:rsidRDefault="000019C6" w:rsidP="00756D2A">
      <w:pPr>
        <w:pStyle w:val="figurecaption"/>
        <w:jc w:val="both"/>
        <w:rPr>
          <w:sz w:val="24"/>
          <w:szCs w:val="24"/>
        </w:rPr>
      </w:pPr>
      <w:bookmarkStart w:id="85" w:name="Xe4134c734934195309e26c6c8bf52ad5da72960"/>
      <w:bookmarkEnd w:id="80"/>
      <w:r w:rsidRPr="00756D2A">
        <w:rPr>
          <w:rFonts w:hint="cs"/>
          <w:sz w:val="24"/>
          <w:szCs w:val="24"/>
        </w:rPr>
        <w:t>Fig. 2 Multiscale DCCA Cross-Correlation Curves</w:t>
      </w:r>
    </w:p>
    <w:p w14:paraId="34F1944C" w14:textId="02CF4DC1" w:rsidR="000019C6" w:rsidRPr="00756D2A" w:rsidRDefault="000019C6" w:rsidP="00756D2A">
      <w:pPr>
        <w:jc w:val="both"/>
      </w:pPr>
      <w:r w:rsidRPr="00756D2A">
        <w:rPr>
          <w:rFonts w:hint="cs"/>
          <w:i/>
        </w:rPr>
        <w:t>Notes: Panels (a)–(d) plot the correlation coefficients against log</w:t>
      </w:r>
      <w:r w:rsidR="00555A5B">
        <w:rPr>
          <w:i/>
          <w:lang w:val="vi-VN"/>
        </w:rPr>
        <w:t xml:space="preserve"> </w:t>
      </w:r>
      <w:r w:rsidRPr="00756D2A">
        <w:rPr>
          <w:rFonts w:hint="cs"/>
          <w:i/>
        </w:rPr>
        <w:t xml:space="preserve">timescales. The vertical dotted lines </w:t>
      </w:r>
      <w:r w:rsidR="00F0214C">
        <w:rPr>
          <w:i/>
        </w:rPr>
        <w:t>indicate</w:t>
      </w:r>
      <w:r w:rsidRPr="00756D2A">
        <w:rPr>
          <w:rFonts w:hint="cs"/>
          <w:i/>
        </w:rPr>
        <w:t xml:space="preserve"> the finite-sample reliability thresholds.</w:t>
      </w:r>
    </w:p>
    <w:p w14:paraId="32D2EFC4" w14:textId="77777777" w:rsidR="000019C6" w:rsidRPr="00756D2A" w:rsidRDefault="000019C6" w:rsidP="00756D2A">
      <w:pPr>
        <w:pStyle w:val="heading20"/>
        <w:tabs>
          <w:tab w:val="clear" w:pos="567"/>
          <w:tab w:val="left" w:pos="720"/>
        </w:tabs>
        <w:ind w:left="0" w:firstLine="0"/>
        <w:rPr>
          <w:sz w:val="24"/>
          <w:szCs w:val="24"/>
        </w:rPr>
      </w:pPr>
      <w:r w:rsidRPr="00756D2A">
        <w:rPr>
          <w:rFonts w:hint="cs"/>
          <w:sz w:val="24"/>
          <w:szCs w:val="24"/>
        </w:rPr>
        <w:t>3.3 Finite-Sample Reliability Thresholds</w:t>
      </w:r>
    </w:p>
    <w:p w14:paraId="614508F8" w14:textId="77777777" w:rsidR="000019C6" w:rsidRPr="00756D2A" w:rsidRDefault="000019C6" w:rsidP="00756D2A">
      <w:pPr>
        <w:pStyle w:val="tablecaption0"/>
        <w:spacing w:line="300" w:lineRule="auto"/>
        <w:jc w:val="both"/>
        <w:rPr>
          <w:sz w:val="24"/>
          <w:szCs w:val="24"/>
        </w:rPr>
      </w:pPr>
      <w:r w:rsidRPr="00756D2A">
        <w:rPr>
          <w:rFonts w:hint="cs"/>
          <w:sz w:val="24"/>
          <w:szCs w:val="24"/>
        </w:rPr>
        <w:t>Table 3: Reliable Timescale Thresholds by Trading Frequency</w:t>
      </w:r>
    </w:p>
    <w:tbl>
      <w:tblPr>
        <w:tblStyle w:val="TableGrid"/>
        <w:tblW w:w="9368" w:type="dxa"/>
        <w:tblLayout w:type="fixed"/>
        <w:tblLook w:val="0020" w:firstRow="1" w:lastRow="0" w:firstColumn="0" w:lastColumn="0" w:noHBand="0" w:noVBand="0"/>
      </w:tblPr>
      <w:tblGrid>
        <w:gridCol w:w="2678"/>
        <w:gridCol w:w="3345"/>
        <w:gridCol w:w="3345"/>
      </w:tblGrid>
      <w:tr w:rsidR="000019C6" w:rsidRPr="00756D2A" w14:paraId="50A9128C" w14:textId="77777777" w:rsidTr="009E242C">
        <w:trPr>
          <w:trHeight w:val="696"/>
        </w:trPr>
        <w:tc>
          <w:tcPr>
            <w:tcW w:w="2678" w:type="dxa"/>
            <w:tcBorders>
              <w:top w:val="single" w:sz="4" w:space="0" w:color="auto"/>
              <w:left w:val="single" w:sz="4" w:space="0" w:color="auto"/>
              <w:bottom w:val="single" w:sz="4" w:space="0" w:color="auto"/>
              <w:right w:val="single" w:sz="4" w:space="0" w:color="auto"/>
            </w:tcBorders>
            <w:hideMark/>
          </w:tcPr>
          <w:p w14:paraId="3075F8F9" w14:textId="77777777" w:rsidR="000019C6" w:rsidRPr="00756D2A" w:rsidRDefault="000019C6" w:rsidP="00756D2A">
            <w:pPr>
              <w:pStyle w:val="p1a"/>
              <w:spacing w:line="300" w:lineRule="auto"/>
              <w:rPr>
                <w:sz w:val="24"/>
                <w:szCs w:val="24"/>
                <w:lang w:bidi="hi-IN"/>
              </w:rPr>
            </w:pPr>
            <w:r w:rsidRPr="00756D2A">
              <w:rPr>
                <w:rFonts w:hint="cs"/>
                <w:sz w:val="24"/>
                <w:szCs w:val="24"/>
                <w:lang w:bidi="hi-IN"/>
              </w:rPr>
              <w:t>Trading Frequency</w:t>
            </w:r>
          </w:p>
        </w:tc>
        <w:tc>
          <w:tcPr>
            <w:tcW w:w="3345" w:type="dxa"/>
            <w:tcBorders>
              <w:top w:val="single" w:sz="4" w:space="0" w:color="auto"/>
              <w:left w:val="single" w:sz="4" w:space="0" w:color="auto"/>
              <w:bottom w:val="single" w:sz="4" w:space="0" w:color="auto"/>
              <w:right w:val="single" w:sz="4" w:space="0" w:color="auto"/>
            </w:tcBorders>
            <w:hideMark/>
          </w:tcPr>
          <w:p w14:paraId="38DD2AFE" w14:textId="77777777" w:rsidR="000019C6" w:rsidRPr="00756D2A" w:rsidRDefault="000019C6" w:rsidP="00756D2A">
            <w:pPr>
              <w:pStyle w:val="p1a"/>
              <w:spacing w:line="300" w:lineRule="auto"/>
              <w:rPr>
                <w:sz w:val="24"/>
                <w:szCs w:val="24"/>
                <w:lang w:bidi="hi-IN"/>
              </w:rPr>
            </w:pPr>
            <w:r w:rsidRPr="00756D2A">
              <w:rPr>
                <w:rFonts w:hint="cs"/>
                <w:sz w:val="24"/>
                <w:szCs w:val="24"/>
                <w:lang w:bidi="hi-IN"/>
              </w:rPr>
              <w:t>Sample Size (</w:t>
            </w:r>
            <m:oMath>
              <m:r>
                <m:rPr>
                  <m:sty m:val="p"/>
                </m:rPr>
                <w:rPr>
                  <w:rFonts w:ascii="Cambria Math" w:hAnsi="Cambria Math" w:hint="cs"/>
                  <w:sz w:val="24"/>
                  <w:szCs w:val="24"/>
                  <w:lang w:bidi="hi-IN"/>
                </w:rPr>
                <m:t>N</m:t>
              </m:r>
            </m:oMath>
            <w:r w:rsidRPr="00756D2A">
              <w:rPr>
                <w:rFonts w:hint="cs"/>
                <w:sz w:val="24"/>
                <w:szCs w:val="24"/>
                <w:lang w:bidi="hi-IN"/>
              </w:rPr>
              <w:t>)</w:t>
            </w:r>
          </w:p>
        </w:tc>
        <w:tc>
          <w:tcPr>
            <w:tcW w:w="3345" w:type="dxa"/>
            <w:tcBorders>
              <w:top w:val="single" w:sz="4" w:space="0" w:color="auto"/>
              <w:left w:val="single" w:sz="4" w:space="0" w:color="auto"/>
              <w:bottom w:val="single" w:sz="4" w:space="0" w:color="auto"/>
              <w:right w:val="single" w:sz="4" w:space="0" w:color="auto"/>
            </w:tcBorders>
            <w:hideMark/>
          </w:tcPr>
          <w:p w14:paraId="17C73781" w14:textId="77777777" w:rsidR="000019C6" w:rsidRPr="00756D2A" w:rsidRDefault="000019C6" w:rsidP="00756D2A">
            <w:pPr>
              <w:pStyle w:val="p1a"/>
              <w:spacing w:line="300" w:lineRule="auto"/>
              <w:rPr>
                <w:sz w:val="24"/>
                <w:szCs w:val="24"/>
                <w:lang w:bidi="hi-IN"/>
              </w:rPr>
            </w:pPr>
            <w:r w:rsidRPr="00756D2A">
              <w:rPr>
                <w:rFonts w:hint="cs"/>
                <w:sz w:val="24"/>
                <w:szCs w:val="24"/>
                <w:lang w:bidi="hi-IN"/>
              </w:rPr>
              <w:t>Maximum Reliable Scale (</w:t>
            </w:r>
            <m:oMath>
              <m:sSub>
                <m:sSubPr>
                  <m:ctrlPr>
                    <w:rPr>
                      <w:rFonts w:ascii="Cambria Math" w:hAnsi="Cambria Math" w:hint="cs"/>
                      <w:sz w:val="24"/>
                      <w:szCs w:val="24"/>
                      <w:lang w:bidi="hi-IN"/>
                    </w:rPr>
                  </m:ctrlPr>
                </m:sSubPr>
                <m:e>
                  <m:r>
                    <m:rPr>
                      <m:sty m:val="p"/>
                    </m:rPr>
                    <w:rPr>
                      <w:rFonts w:ascii="Cambria Math" w:hAnsi="Cambria Math" w:hint="cs"/>
                      <w:sz w:val="24"/>
                      <w:szCs w:val="24"/>
                      <w:lang w:bidi="hi-IN"/>
                    </w:rPr>
                    <m:t>s</m:t>
                  </m:r>
                </m:e>
                <m:sub>
                  <m:r>
                    <m:rPr>
                      <m:sty m:val="p"/>
                    </m:rPr>
                    <w:rPr>
                      <w:rFonts w:ascii="Cambria Math" w:hAnsi="Cambria Math" w:hint="cs"/>
                      <w:sz w:val="24"/>
                      <w:szCs w:val="24"/>
                      <w:lang w:bidi="hi-IN"/>
                    </w:rPr>
                    <m:t>rel</m:t>
                  </m:r>
                </m:sub>
              </m:sSub>
            </m:oMath>
            <w:r w:rsidRPr="00756D2A">
              <w:rPr>
                <w:rFonts w:hint="cs"/>
                <w:sz w:val="24"/>
                <w:szCs w:val="24"/>
                <w:lang w:bidi="hi-IN"/>
              </w:rPr>
              <w:t>)</w:t>
            </w:r>
          </w:p>
        </w:tc>
      </w:tr>
      <w:tr w:rsidR="000019C6" w:rsidRPr="00756D2A" w14:paraId="7A92DD21" w14:textId="77777777" w:rsidTr="009E242C">
        <w:trPr>
          <w:trHeight w:val="341"/>
        </w:trPr>
        <w:tc>
          <w:tcPr>
            <w:tcW w:w="2678" w:type="dxa"/>
            <w:tcBorders>
              <w:top w:val="single" w:sz="4" w:space="0" w:color="auto"/>
              <w:left w:val="single" w:sz="4" w:space="0" w:color="auto"/>
              <w:bottom w:val="single" w:sz="4" w:space="0" w:color="auto"/>
              <w:right w:val="single" w:sz="4" w:space="0" w:color="auto"/>
            </w:tcBorders>
            <w:hideMark/>
          </w:tcPr>
          <w:p w14:paraId="01397807" w14:textId="77777777" w:rsidR="000019C6" w:rsidRPr="00756D2A" w:rsidRDefault="000019C6" w:rsidP="00756D2A">
            <w:pPr>
              <w:pStyle w:val="p1a"/>
              <w:suppressAutoHyphens/>
              <w:spacing w:line="300" w:lineRule="auto"/>
              <w:rPr>
                <w:sz w:val="24"/>
                <w:szCs w:val="24"/>
                <w:lang w:bidi="hi-IN"/>
              </w:rPr>
            </w:pPr>
            <w:r w:rsidRPr="00756D2A">
              <w:rPr>
                <w:rFonts w:hint="cs"/>
                <w:sz w:val="24"/>
                <w:szCs w:val="24"/>
                <w:lang w:bidi="hi-IN"/>
              </w:rPr>
              <w:t>1D (Daily)</w:t>
            </w:r>
          </w:p>
        </w:tc>
        <w:tc>
          <w:tcPr>
            <w:tcW w:w="3345" w:type="dxa"/>
            <w:tcBorders>
              <w:top w:val="single" w:sz="4" w:space="0" w:color="auto"/>
              <w:left w:val="single" w:sz="4" w:space="0" w:color="auto"/>
              <w:bottom w:val="single" w:sz="4" w:space="0" w:color="auto"/>
              <w:right w:val="single" w:sz="4" w:space="0" w:color="auto"/>
            </w:tcBorders>
            <w:hideMark/>
          </w:tcPr>
          <w:p w14:paraId="14BE5EFD" w14:textId="77777777" w:rsidR="000019C6" w:rsidRPr="00756D2A" w:rsidRDefault="000019C6" w:rsidP="00756D2A">
            <w:pPr>
              <w:pStyle w:val="p1a"/>
              <w:spacing w:line="300" w:lineRule="auto"/>
              <w:rPr>
                <w:sz w:val="24"/>
                <w:szCs w:val="24"/>
                <w:lang w:bidi="hi-IN"/>
              </w:rPr>
            </w:pPr>
            <w:r w:rsidRPr="00756D2A">
              <w:rPr>
                <w:rFonts w:hint="cs"/>
                <w:sz w:val="24"/>
                <w:szCs w:val="24"/>
                <w:lang w:bidi="hi-IN"/>
              </w:rPr>
              <w:t>2,963</w:t>
            </w:r>
          </w:p>
        </w:tc>
        <w:tc>
          <w:tcPr>
            <w:tcW w:w="3345" w:type="dxa"/>
            <w:tcBorders>
              <w:top w:val="single" w:sz="4" w:space="0" w:color="auto"/>
              <w:left w:val="single" w:sz="4" w:space="0" w:color="auto"/>
              <w:bottom w:val="single" w:sz="4" w:space="0" w:color="auto"/>
              <w:right w:val="single" w:sz="4" w:space="0" w:color="auto"/>
            </w:tcBorders>
            <w:hideMark/>
          </w:tcPr>
          <w:p w14:paraId="664EDD76" w14:textId="77777777" w:rsidR="000019C6" w:rsidRPr="00756D2A" w:rsidRDefault="000019C6" w:rsidP="00756D2A">
            <w:pPr>
              <w:pStyle w:val="p1a"/>
              <w:spacing w:line="300" w:lineRule="auto"/>
              <w:rPr>
                <w:sz w:val="24"/>
                <w:szCs w:val="24"/>
                <w:lang w:bidi="hi-IN"/>
              </w:rPr>
            </w:pPr>
            <w:r w:rsidRPr="00756D2A">
              <w:rPr>
                <w:rFonts w:hint="cs"/>
                <w:sz w:val="24"/>
                <w:szCs w:val="24"/>
                <w:lang w:bidi="hi-IN"/>
              </w:rPr>
              <w:t>34</w:t>
            </w:r>
          </w:p>
        </w:tc>
      </w:tr>
      <w:tr w:rsidR="000019C6" w:rsidRPr="00756D2A" w14:paraId="70711419" w14:textId="77777777" w:rsidTr="009E242C">
        <w:trPr>
          <w:trHeight w:val="341"/>
        </w:trPr>
        <w:tc>
          <w:tcPr>
            <w:tcW w:w="2678" w:type="dxa"/>
            <w:tcBorders>
              <w:top w:val="single" w:sz="4" w:space="0" w:color="auto"/>
              <w:left w:val="single" w:sz="4" w:space="0" w:color="auto"/>
              <w:bottom w:val="single" w:sz="4" w:space="0" w:color="auto"/>
              <w:right w:val="single" w:sz="4" w:space="0" w:color="auto"/>
            </w:tcBorders>
            <w:hideMark/>
          </w:tcPr>
          <w:p w14:paraId="6F3A3ABD" w14:textId="77777777" w:rsidR="000019C6" w:rsidRPr="00756D2A" w:rsidRDefault="000019C6" w:rsidP="00756D2A">
            <w:pPr>
              <w:pStyle w:val="p1a"/>
              <w:suppressAutoHyphens/>
              <w:spacing w:line="300" w:lineRule="auto"/>
              <w:rPr>
                <w:sz w:val="24"/>
                <w:szCs w:val="24"/>
                <w:lang w:bidi="hi-IN"/>
              </w:rPr>
            </w:pPr>
            <w:r w:rsidRPr="00756D2A">
              <w:rPr>
                <w:rFonts w:hint="cs"/>
                <w:sz w:val="24"/>
                <w:szCs w:val="24"/>
                <w:lang w:bidi="hi-IN"/>
              </w:rPr>
              <w:t>M30 (30-Minute)</w:t>
            </w:r>
          </w:p>
        </w:tc>
        <w:tc>
          <w:tcPr>
            <w:tcW w:w="3345" w:type="dxa"/>
            <w:tcBorders>
              <w:top w:val="single" w:sz="4" w:space="0" w:color="auto"/>
              <w:left w:val="single" w:sz="4" w:space="0" w:color="auto"/>
              <w:bottom w:val="single" w:sz="4" w:space="0" w:color="auto"/>
              <w:right w:val="single" w:sz="4" w:space="0" w:color="auto"/>
            </w:tcBorders>
            <w:hideMark/>
          </w:tcPr>
          <w:p w14:paraId="27EC5953" w14:textId="77777777" w:rsidR="000019C6" w:rsidRPr="00756D2A" w:rsidRDefault="000019C6" w:rsidP="00756D2A">
            <w:pPr>
              <w:pStyle w:val="p1a"/>
              <w:spacing w:line="300" w:lineRule="auto"/>
              <w:rPr>
                <w:sz w:val="24"/>
                <w:szCs w:val="24"/>
                <w:lang w:bidi="hi-IN"/>
              </w:rPr>
            </w:pPr>
            <w:r w:rsidRPr="00756D2A">
              <w:rPr>
                <w:rFonts w:hint="cs"/>
                <w:sz w:val="24"/>
                <w:szCs w:val="24"/>
                <w:lang w:bidi="hi-IN"/>
              </w:rPr>
              <w:t>21,942</w:t>
            </w:r>
          </w:p>
        </w:tc>
        <w:tc>
          <w:tcPr>
            <w:tcW w:w="3345" w:type="dxa"/>
            <w:tcBorders>
              <w:top w:val="single" w:sz="4" w:space="0" w:color="auto"/>
              <w:left w:val="single" w:sz="4" w:space="0" w:color="auto"/>
              <w:bottom w:val="single" w:sz="4" w:space="0" w:color="auto"/>
              <w:right w:val="single" w:sz="4" w:space="0" w:color="auto"/>
            </w:tcBorders>
            <w:hideMark/>
          </w:tcPr>
          <w:p w14:paraId="312B97F3" w14:textId="77777777" w:rsidR="000019C6" w:rsidRPr="00756D2A" w:rsidRDefault="000019C6" w:rsidP="00756D2A">
            <w:pPr>
              <w:pStyle w:val="p1a"/>
              <w:spacing w:line="300" w:lineRule="auto"/>
              <w:rPr>
                <w:sz w:val="24"/>
                <w:szCs w:val="24"/>
                <w:lang w:bidi="hi-IN"/>
              </w:rPr>
            </w:pPr>
            <w:r w:rsidRPr="00756D2A">
              <w:rPr>
                <w:rFonts w:hint="cs"/>
                <w:sz w:val="24"/>
                <w:szCs w:val="24"/>
                <w:lang w:bidi="hi-IN"/>
              </w:rPr>
              <w:t>217</w:t>
            </w:r>
          </w:p>
        </w:tc>
      </w:tr>
      <w:tr w:rsidR="000019C6" w:rsidRPr="00756D2A" w14:paraId="52DE86D6" w14:textId="77777777" w:rsidTr="009E242C">
        <w:trPr>
          <w:trHeight w:val="341"/>
        </w:trPr>
        <w:tc>
          <w:tcPr>
            <w:tcW w:w="2678" w:type="dxa"/>
            <w:tcBorders>
              <w:top w:val="single" w:sz="4" w:space="0" w:color="auto"/>
              <w:left w:val="single" w:sz="4" w:space="0" w:color="auto"/>
              <w:bottom w:val="single" w:sz="4" w:space="0" w:color="auto"/>
              <w:right w:val="single" w:sz="4" w:space="0" w:color="auto"/>
            </w:tcBorders>
            <w:hideMark/>
          </w:tcPr>
          <w:p w14:paraId="3D1D0695" w14:textId="77777777" w:rsidR="000019C6" w:rsidRPr="00756D2A" w:rsidRDefault="000019C6" w:rsidP="00756D2A">
            <w:pPr>
              <w:pStyle w:val="p1a"/>
              <w:suppressAutoHyphens/>
              <w:spacing w:line="300" w:lineRule="auto"/>
              <w:rPr>
                <w:sz w:val="24"/>
                <w:szCs w:val="24"/>
                <w:lang w:bidi="hi-IN"/>
              </w:rPr>
            </w:pPr>
            <w:r w:rsidRPr="00756D2A">
              <w:rPr>
                <w:rFonts w:hint="cs"/>
                <w:sz w:val="24"/>
                <w:szCs w:val="24"/>
                <w:lang w:bidi="hi-IN"/>
              </w:rPr>
              <w:t>H1 (1-Hour)</w:t>
            </w:r>
          </w:p>
        </w:tc>
        <w:tc>
          <w:tcPr>
            <w:tcW w:w="3345" w:type="dxa"/>
            <w:tcBorders>
              <w:top w:val="single" w:sz="4" w:space="0" w:color="auto"/>
              <w:left w:val="single" w:sz="4" w:space="0" w:color="auto"/>
              <w:bottom w:val="single" w:sz="4" w:space="0" w:color="auto"/>
              <w:right w:val="single" w:sz="4" w:space="0" w:color="auto"/>
            </w:tcBorders>
            <w:hideMark/>
          </w:tcPr>
          <w:p w14:paraId="1D925394" w14:textId="77777777" w:rsidR="000019C6" w:rsidRPr="00756D2A" w:rsidRDefault="000019C6" w:rsidP="00756D2A">
            <w:pPr>
              <w:pStyle w:val="p1a"/>
              <w:spacing w:line="300" w:lineRule="auto"/>
              <w:rPr>
                <w:sz w:val="24"/>
                <w:szCs w:val="24"/>
                <w:lang w:bidi="hi-IN"/>
              </w:rPr>
            </w:pPr>
            <w:r w:rsidRPr="00756D2A">
              <w:rPr>
                <w:rFonts w:hint="cs"/>
                <w:sz w:val="24"/>
                <w:szCs w:val="24"/>
                <w:lang w:bidi="hi-IN"/>
              </w:rPr>
              <w:t>13,523</w:t>
            </w:r>
          </w:p>
        </w:tc>
        <w:tc>
          <w:tcPr>
            <w:tcW w:w="3345" w:type="dxa"/>
            <w:tcBorders>
              <w:top w:val="single" w:sz="4" w:space="0" w:color="auto"/>
              <w:left w:val="single" w:sz="4" w:space="0" w:color="auto"/>
              <w:bottom w:val="single" w:sz="4" w:space="0" w:color="auto"/>
              <w:right w:val="single" w:sz="4" w:space="0" w:color="auto"/>
            </w:tcBorders>
            <w:hideMark/>
          </w:tcPr>
          <w:p w14:paraId="119D1941" w14:textId="77777777" w:rsidR="000019C6" w:rsidRPr="00756D2A" w:rsidRDefault="000019C6" w:rsidP="00756D2A">
            <w:pPr>
              <w:pStyle w:val="p1a"/>
              <w:spacing w:line="300" w:lineRule="auto"/>
              <w:rPr>
                <w:sz w:val="24"/>
                <w:szCs w:val="24"/>
                <w:lang w:bidi="hi-IN"/>
              </w:rPr>
            </w:pPr>
            <w:r w:rsidRPr="00756D2A">
              <w:rPr>
                <w:rFonts w:hint="cs"/>
                <w:sz w:val="24"/>
                <w:szCs w:val="24"/>
                <w:lang w:bidi="hi-IN"/>
              </w:rPr>
              <w:t>141</w:t>
            </w:r>
          </w:p>
        </w:tc>
      </w:tr>
      <w:tr w:rsidR="000019C6" w:rsidRPr="00756D2A" w14:paraId="089B722B" w14:textId="77777777" w:rsidTr="009E242C">
        <w:trPr>
          <w:trHeight w:val="341"/>
        </w:trPr>
        <w:tc>
          <w:tcPr>
            <w:tcW w:w="2678" w:type="dxa"/>
            <w:tcBorders>
              <w:top w:val="single" w:sz="4" w:space="0" w:color="auto"/>
              <w:left w:val="single" w:sz="4" w:space="0" w:color="auto"/>
              <w:bottom w:val="single" w:sz="4" w:space="0" w:color="auto"/>
              <w:right w:val="single" w:sz="4" w:space="0" w:color="auto"/>
            </w:tcBorders>
            <w:hideMark/>
          </w:tcPr>
          <w:p w14:paraId="3DE7B0BC" w14:textId="77777777" w:rsidR="000019C6" w:rsidRPr="00756D2A" w:rsidRDefault="000019C6" w:rsidP="00756D2A">
            <w:pPr>
              <w:pStyle w:val="p1a"/>
              <w:suppressAutoHyphens/>
              <w:spacing w:line="300" w:lineRule="auto"/>
              <w:rPr>
                <w:sz w:val="24"/>
                <w:szCs w:val="24"/>
                <w:lang w:bidi="hi-IN"/>
              </w:rPr>
            </w:pPr>
            <w:r w:rsidRPr="00756D2A">
              <w:rPr>
                <w:rFonts w:hint="cs"/>
                <w:sz w:val="24"/>
                <w:szCs w:val="24"/>
                <w:lang w:bidi="hi-IN"/>
              </w:rPr>
              <w:lastRenderedPageBreak/>
              <w:t>H4 (4-Hour)</w:t>
            </w:r>
          </w:p>
        </w:tc>
        <w:tc>
          <w:tcPr>
            <w:tcW w:w="3345" w:type="dxa"/>
            <w:tcBorders>
              <w:top w:val="single" w:sz="4" w:space="0" w:color="auto"/>
              <w:left w:val="single" w:sz="4" w:space="0" w:color="auto"/>
              <w:bottom w:val="single" w:sz="4" w:space="0" w:color="auto"/>
              <w:right w:val="single" w:sz="4" w:space="0" w:color="auto"/>
            </w:tcBorders>
            <w:hideMark/>
          </w:tcPr>
          <w:p w14:paraId="7C73F2D6" w14:textId="77777777" w:rsidR="000019C6" w:rsidRPr="00756D2A" w:rsidRDefault="000019C6" w:rsidP="00756D2A">
            <w:pPr>
              <w:pStyle w:val="p1a"/>
              <w:spacing w:line="300" w:lineRule="auto"/>
              <w:rPr>
                <w:sz w:val="24"/>
                <w:szCs w:val="24"/>
                <w:lang w:bidi="hi-IN"/>
              </w:rPr>
            </w:pPr>
            <w:r w:rsidRPr="00756D2A">
              <w:rPr>
                <w:rFonts w:hint="cs"/>
                <w:sz w:val="24"/>
                <w:szCs w:val="24"/>
                <w:lang w:bidi="hi-IN"/>
              </w:rPr>
              <w:t>5,410</w:t>
            </w:r>
          </w:p>
        </w:tc>
        <w:tc>
          <w:tcPr>
            <w:tcW w:w="3345" w:type="dxa"/>
            <w:tcBorders>
              <w:top w:val="single" w:sz="4" w:space="0" w:color="auto"/>
              <w:left w:val="single" w:sz="4" w:space="0" w:color="auto"/>
              <w:bottom w:val="single" w:sz="4" w:space="0" w:color="auto"/>
              <w:right w:val="single" w:sz="4" w:space="0" w:color="auto"/>
            </w:tcBorders>
            <w:hideMark/>
          </w:tcPr>
          <w:p w14:paraId="0737F415" w14:textId="77777777" w:rsidR="000019C6" w:rsidRPr="00756D2A" w:rsidRDefault="000019C6" w:rsidP="00756D2A">
            <w:pPr>
              <w:pStyle w:val="p1a"/>
              <w:spacing w:line="300" w:lineRule="auto"/>
              <w:rPr>
                <w:sz w:val="24"/>
                <w:szCs w:val="24"/>
                <w:lang w:bidi="hi-IN"/>
              </w:rPr>
            </w:pPr>
            <w:r w:rsidRPr="00756D2A">
              <w:rPr>
                <w:rFonts w:hint="cs"/>
                <w:sz w:val="24"/>
                <w:szCs w:val="24"/>
                <w:lang w:bidi="hi-IN"/>
              </w:rPr>
              <w:t>57</w:t>
            </w:r>
          </w:p>
        </w:tc>
      </w:tr>
    </w:tbl>
    <w:p w14:paraId="4E77995D" w14:textId="77777777" w:rsidR="000019C6" w:rsidRPr="00756D2A" w:rsidRDefault="000019C6" w:rsidP="00756D2A">
      <w:pPr>
        <w:spacing w:line="300" w:lineRule="auto"/>
        <w:jc w:val="both"/>
        <w:rPr>
          <w:i/>
          <w:iCs/>
          <w:lang w:val="vi-VN" w:eastAsia="zh-CN"/>
        </w:rPr>
      </w:pPr>
      <w:r w:rsidRPr="00756D2A">
        <w:rPr>
          <w:rFonts w:hint="cs"/>
          <w:i/>
          <w:iCs/>
        </w:rPr>
        <w:t>Notes: Thresholds derived from 1,000 Monte Carlo simulations.</w:t>
      </w:r>
    </w:p>
    <w:p w14:paraId="5D435209" w14:textId="5765A404" w:rsidR="000019C6" w:rsidRPr="00756D2A" w:rsidRDefault="000019C6" w:rsidP="00756D2A">
      <w:pPr>
        <w:jc w:val="both"/>
      </w:pPr>
      <w:del w:id="86" w:author="Ha Hong Hanh" w:date="2026-09-24T19:11:00Z" w16du:dateUtc="2026-09-24T12:11:00Z">
        <w:r w:rsidRPr="00756D2A" w:rsidDel="001267EF">
          <w:rPr>
            <w:rFonts w:hint="cs"/>
          </w:rPr>
          <w:delText xml:space="preserve">Evaluating polynomial detrending orders, we observe that the estimated DCCA coefficients decline slightly as </w:delText>
        </w:r>
        <w:r w:rsidRPr="00756D2A" w:rsidDel="001267EF">
          <w:rPr>
            <w:rFonts w:hint="cs"/>
            <w:i/>
          </w:rPr>
          <w:delText>m</w:delText>
        </w:r>
        <w:r w:rsidRPr="00756D2A" w:rsidDel="001267EF">
          <w:rPr>
            <w:rFonts w:hint="cs"/>
          </w:rPr>
          <w:delText xml:space="preserve"> increases:</w:delText>
        </w:r>
      </w:del>
      <w:ins w:id="87" w:author="Ha Hong Hanh" w:date="2026-09-24T19:11:00Z" w16du:dateUtc="2026-09-24T12:11:00Z">
        <w:r w:rsidR="001267EF">
          <w:t xml:space="preserve">An </w:t>
        </w:r>
      </w:ins>
      <w:ins w:id="88" w:author="Ha Hong Hanh" w:date="2026-09-24T19:11:00Z">
        <w:r w:rsidR="001267EF" w:rsidRPr="001267EF">
          <w:t>evaluation of polynomial detrending orders reveals that the estimated DCCA coefficients decrease marginally with an increasing m:</w:t>
        </w:r>
      </w:ins>
      <w:del w:id="89" w:author="Ha Hong Hanh" w:date="2026-09-24T19:11:00Z" w16du:dateUtc="2026-09-24T12:11:00Z">
        <w:r w:rsidRPr="00756D2A" w:rsidDel="001267EF">
          <w:rPr>
            <w:rFonts w:hint="cs"/>
          </w:rPr>
          <w:delText xml:space="preserve"> </w:delText>
        </w:r>
      </w:del>
      <w:r w:rsidRPr="00756D2A">
        <w:rPr>
          <w:rFonts w:hint="cs"/>
        </w:rPr>
        <w:t>for the baseline VN30–VNINDEX pair at</w:t>
      </w:r>
      <w:r w:rsidR="00A149F4">
        <w:rPr>
          <w:lang w:val="vi-VN"/>
        </w:rPr>
        <w:t xml:space="preserve"> a</w:t>
      </w:r>
      <w:r w:rsidRPr="00756D2A">
        <w:rPr>
          <w:rFonts w:hint="cs"/>
        </w:rPr>
        <w:t xml:space="preserve"> daily frequency, the mean correlation shifts from </w:t>
      </w:r>
      <m:oMath>
        <m:sSub>
          <m:sSubPr>
            <m:ctrlPr>
              <w:rPr>
                <w:rFonts w:ascii="Cambria Math" w:hAnsi="Cambria Math" w:hint="cs"/>
                <w:lang w:eastAsia="zh-CN"/>
              </w:rPr>
            </m:ctrlPr>
          </m:sSubPr>
          <m:e>
            <m:acc>
              <m:accPr>
                <m:chr m:val="‾"/>
                <m:ctrlPr>
                  <w:rPr>
                    <w:rFonts w:ascii="Cambria Math" w:hAnsi="Cambria Math" w:hint="cs"/>
                    <w:lang w:eastAsia="zh-CN"/>
                  </w:rPr>
                </m:ctrlPr>
              </m:accPr>
              <m:e>
                <m:r>
                  <m:rPr>
                    <m:sty m:val="p"/>
                  </m:rPr>
                  <w:rPr>
                    <w:rFonts w:ascii="Cambria Math" w:hAnsi="Cambria Math" w:hint="cs"/>
                  </w:rPr>
                  <m:t>ρ</m:t>
                </m:r>
              </m:e>
            </m:acc>
          </m:e>
          <m:sub>
            <m:r>
              <m:rPr>
                <m:sty m:val="p"/>
              </m:rPr>
              <w:rPr>
                <w:rFonts w:ascii="Cambria Math" w:hAnsi="Cambria Math" w:hint="cs"/>
              </w:rPr>
              <m:t>m=1</m:t>
            </m:r>
          </m:sub>
        </m:sSub>
        <m:r>
          <m:rPr>
            <m:sty m:val="p"/>
          </m:rPr>
          <w:rPr>
            <w:rFonts w:ascii="Cambria Math" w:hAnsi="Cambria Math" w:hint="cs"/>
          </w:rPr>
          <m:t>=0.980</m:t>
        </m:r>
      </m:oMath>
      <w:r w:rsidRPr="00756D2A">
        <w:rPr>
          <w:rFonts w:hint="cs"/>
        </w:rPr>
        <w:t xml:space="preserve"> to </w:t>
      </w:r>
      <m:oMath>
        <m:sSub>
          <m:sSubPr>
            <m:ctrlPr>
              <w:rPr>
                <w:rFonts w:ascii="Cambria Math" w:hAnsi="Cambria Math" w:hint="cs"/>
                <w:lang w:eastAsia="zh-CN"/>
              </w:rPr>
            </m:ctrlPr>
          </m:sSubPr>
          <m:e>
            <m:acc>
              <m:accPr>
                <m:chr m:val="‾"/>
                <m:ctrlPr>
                  <w:rPr>
                    <w:rFonts w:ascii="Cambria Math" w:hAnsi="Cambria Math" w:hint="cs"/>
                    <w:lang w:eastAsia="zh-CN"/>
                  </w:rPr>
                </m:ctrlPr>
              </m:accPr>
              <m:e>
                <m:r>
                  <m:rPr>
                    <m:sty m:val="p"/>
                  </m:rPr>
                  <w:rPr>
                    <w:rFonts w:ascii="Cambria Math" w:hAnsi="Cambria Math" w:hint="cs"/>
                  </w:rPr>
                  <m:t>ρ</m:t>
                </m:r>
              </m:e>
            </m:acc>
          </m:e>
          <m:sub>
            <m:r>
              <m:rPr>
                <m:sty m:val="p"/>
              </m:rPr>
              <w:rPr>
                <w:rFonts w:ascii="Cambria Math" w:hAnsi="Cambria Math" w:hint="cs"/>
              </w:rPr>
              <m:t>m=2</m:t>
            </m:r>
          </m:sub>
        </m:sSub>
        <m:r>
          <m:rPr>
            <m:sty m:val="p"/>
          </m:rPr>
          <w:rPr>
            <w:rFonts w:ascii="Cambria Math" w:hAnsi="Cambria Math" w:hint="cs"/>
          </w:rPr>
          <m:t>=0.974</m:t>
        </m:r>
      </m:oMath>
      <w:r w:rsidRPr="00756D2A">
        <w:rPr>
          <w:rFonts w:hint="cs"/>
        </w:rPr>
        <w:t xml:space="preserve"> and </w:t>
      </w:r>
      <m:oMath>
        <m:sSub>
          <m:sSubPr>
            <m:ctrlPr>
              <w:rPr>
                <w:rFonts w:ascii="Cambria Math" w:hAnsi="Cambria Math" w:hint="cs"/>
                <w:lang w:eastAsia="zh-CN"/>
              </w:rPr>
            </m:ctrlPr>
          </m:sSubPr>
          <m:e>
            <m:acc>
              <m:accPr>
                <m:chr m:val="‾"/>
                <m:ctrlPr>
                  <w:rPr>
                    <w:rFonts w:ascii="Cambria Math" w:hAnsi="Cambria Math" w:hint="cs"/>
                    <w:lang w:eastAsia="zh-CN"/>
                  </w:rPr>
                </m:ctrlPr>
              </m:accPr>
              <m:e>
                <m:r>
                  <m:rPr>
                    <m:sty m:val="p"/>
                  </m:rPr>
                  <w:rPr>
                    <w:rFonts w:ascii="Cambria Math" w:hAnsi="Cambria Math" w:hint="cs"/>
                  </w:rPr>
                  <m:t>ρ</m:t>
                </m:r>
              </m:e>
            </m:acc>
          </m:e>
          <m:sub>
            <m:r>
              <m:rPr>
                <m:sty m:val="p"/>
              </m:rPr>
              <w:rPr>
                <w:rFonts w:ascii="Cambria Math" w:hAnsi="Cambria Math" w:hint="cs"/>
              </w:rPr>
              <m:t>m=3</m:t>
            </m:r>
          </m:sub>
        </m:sSub>
        <m:r>
          <m:rPr>
            <m:sty m:val="p"/>
          </m:rPr>
          <w:rPr>
            <w:rFonts w:ascii="Cambria Math" w:hAnsi="Cambria Math" w:hint="cs"/>
          </w:rPr>
          <m:t>=0.969</m:t>
        </m:r>
      </m:oMath>
      <w:r w:rsidRPr="00756D2A">
        <w:rPr>
          <w:rFonts w:hint="cs"/>
        </w:rPr>
        <w:t>, reflecting the progressive removal of nonstationary local trends while preserving scale consistency across all specifications (unreported detrending-order sensitivity check; available upon request</w:t>
      </w:r>
      <w:r w:rsidRPr="00756D2A">
        <w:rPr>
          <w:rFonts w:hint="cs"/>
          <w:lang w:val="vi-VN"/>
        </w:rPr>
        <w:t>)</w:t>
      </w:r>
      <w:r w:rsidRPr="00756D2A">
        <w:rPr>
          <w:rFonts w:hint="cs"/>
        </w:rPr>
        <w:t>. The alternative proxies (</w:t>
      </w:r>
      <m:oMath>
        <m:sSub>
          <m:sSubPr>
            <m:ctrlPr>
              <w:rPr>
                <w:rFonts w:ascii="Cambria Math" w:hAnsi="Cambria Math" w:hint="cs"/>
                <w:lang w:eastAsia="zh-CN"/>
              </w:rPr>
            </m:ctrlPr>
          </m:sSubPr>
          <m:e>
            <m:r>
              <m:rPr>
                <m:sty m:val="p"/>
              </m:rPr>
              <w:rPr>
                <w:rFonts w:ascii="Cambria Math" w:hAnsi="Cambria Math" w:hint="cs"/>
              </w:rPr>
              <m:t>P</m:t>
            </m:r>
          </m:e>
          <m:sub>
            <m:r>
              <m:rPr>
                <m:sty m:val="p"/>
              </m:rPr>
              <w:rPr>
                <w:rFonts w:ascii="Cambria Math" w:hAnsi="Cambria Math" w:hint="cs"/>
              </w:rPr>
              <m:t>heur</m:t>
            </m:r>
          </m:sub>
        </m:sSub>
      </m:oMath>
      <w:r w:rsidRPr="00756D2A">
        <w:rPr>
          <w:rFonts w:hint="cs"/>
        </w:rPr>
        <w:t xml:space="preserve">, </w:t>
      </w:r>
      <m:oMath>
        <m:sSub>
          <m:sSubPr>
            <m:ctrlPr>
              <w:rPr>
                <w:rFonts w:ascii="Cambria Math" w:hAnsi="Cambria Math" w:hint="cs"/>
                <w:lang w:eastAsia="zh-CN"/>
              </w:rPr>
            </m:ctrlPr>
          </m:sSubPr>
          <m:e>
            <m:r>
              <m:rPr>
                <m:sty m:val="p"/>
              </m:rPr>
              <w:rPr>
                <w:rFonts w:ascii="Cambria Math" w:hAnsi="Cambria Math" w:hint="cs"/>
              </w:rPr>
              <m:t>P</m:t>
            </m:r>
          </m:e>
          <m:sub>
            <m:r>
              <m:rPr>
                <m:sty m:val="p"/>
              </m:rPr>
              <w:rPr>
                <w:rFonts w:ascii="Cambria Math" w:hAnsi="Cambria Math" w:hint="cs"/>
              </w:rPr>
              <m:t>ratio</m:t>
            </m:r>
          </m:sub>
        </m:sSub>
      </m:oMath>
      <w:r w:rsidRPr="00756D2A">
        <w:rPr>
          <w:rFonts w:hint="cs"/>
        </w:rPr>
        <w:t xml:space="preserve">, </w:t>
      </w:r>
      <m:oMath>
        <m:sSub>
          <m:sSubPr>
            <m:ctrlPr>
              <w:rPr>
                <w:rFonts w:ascii="Cambria Math" w:hAnsi="Cambria Math" w:hint="cs"/>
                <w:lang w:eastAsia="zh-CN"/>
              </w:rPr>
            </m:ctrlPr>
          </m:sSubPr>
          <m:e>
            <m:r>
              <m:rPr>
                <m:sty m:val="p"/>
              </m:rPr>
              <w:rPr>
                <w:rFonts w:ascii="Cambria Math" w:hAnsi="Cambria Math" w:hint="cs"/>
              </w:rPr>
              <m:t>P</m:t>
            </m:r>
          </m:e>
          <m:sub>
            <m:r>
              <m:rPr>
                <m:sty m:val="p"/>
              </m:rPr>
              <w:rPr>
                <w:rFonts w:ascii="Cambria Math" w:hAnsi="Cambria Math" w:hint="cs"/>
              </w:rPr>
              <m:t>res</m:t>
            </m:r>
          </m:sub>
        </m:sSub>
      </m:oMath>
      <w:r w:rsidRPr="00756D2A">
        <w:rPr>
          <w:rFonts w:hint="cs"/>
        </w:rPr>
        <w:t>) oscillate</w:t>
      </w:r>
      <w:r w:rsidR="002220C3">
        <w:rPr>
          <w:lang w:val="vi-VN"/>
        </w:rPr>
        <w:t>d</w:t>
      </w:r>
      <w:r w:rsidRPr="00756D2A">
        <w:rPr>
          <w:rFonts w:hint="cs"/>
        </w:rPr>
        <w:t xml:space="preserve"> near zero (</w:t>
      </w:r>
      <m:oMath>
        <m:r>
          <m:rPr>
            <m:sty m:val="p"/>
          </m:rPr>
          <w:rPr>
            <w:rFonts w:ascii="Cambria Math" w:hAnsi="Cambria Math" w:hint="cs"/>
          </w:rPr>
          <m:t>-0.05</m:t>
        </m:r>
      </m:oMath>
      <w:r w:rsidRPr="00756D2A">
        <w:rPr>
          <w:rFonts w:hint="cs"/>
        </w:rPr>
        <w:t xml:space="preserve"> to </w:t>
      </w:r>
      <m:oMath>
        <m:r>
          <m:rPr>
            <m:sty m:val="p"/>
          </m:rPr>
          <w:rPr>
            <w:rFonts w:ascii="Cambria Math" w:hAnsi="Cambria Math" w:hint="cs"/>
          </w:rPr>
          <m:t>+0.08</m:t>
        </m:r>
      </m:oMath>
      <w:r w:rsidRPr="00756D2A">
        <w:rPr>
          <w:rFonts w:hint="cs"/>
        </w:rPr>
        <w:t>) and correlate</w:t>
      </w:r>
      <w:r w:rsidR="00613707">
        <w:rPr>
          <w:lang w:val="vi-VN"/>
        </w:rPr>
        <w:t>d</w:t>
      </w:r>
      <w:r w:rsidRPr="00756D2A">
        <w:rPr>
          <w:rFonts w:hint="cs"/>
        </w:rPr>
        <w:t xml:space="preserve"> strongly with one another (0.980–0.997), confirming that they represent</w:t>
      </w:r>
      <w:r w:rsidR="008578F7">
        <w:t>ed</w:t>
      </w:r>
      <w:r w:rsidRPr="00756D2A">
        <w:rPr>
          <w:rFonts w:hint="cs"/>
        </w:rPr>
        <w:t xml:space="preserve"> mathematical residual artifacts. In contrast, </w:t>
      </w:r>
      <w:proofErr w:type="spellStart"/>
      <w:r w:rsidRPr="00756D2A">
        <w:rPr>
          <w:rFonts w:hint="cs"/>
          <w:i/>
        </w:rPr>
        <w:t>P</w:t>
      </w:r>
      <w:r w:rsidRPr="00756D2A">
        <w:rPr>
          <w:rFonts w:hint="cs"/>
          <w:vertAlign w:val="subscript"/>
        </w:rPr>
        <w:t>cap</w:t>
      </w:r>
      <w:proofErr w:type="spellEnd"/>
      <w:r w:rsidRPr="00756D2A">
        <w:rPr>
          <w:rFonts w:hint="cs"/>
        </w:rPr>
        <w:t xml:space="preserve"> correlates with the alternative proxies at only 0.277–0.486, proving that it captures an economically autonomous mid-cap signal.</w:t>
      </w:r>
    </w:p>
    <w:bookmarkEnd w:id="85"/>
    <w:p w14:paraId="7AAF0785" w14:textId="77777777" w:rsidR="000019C6" w:rsidRPr="00756D2A" w:rsidRDefault="000019C6" w:rsidP="00756D2A">
      <w:pPr>
        <w:pStyle w:val="heading20"/>
        <w:tabs>
          <w:tab w:val="clear" w:pos="567"/>
          <w:tab w:val="left" w:pos="720"/>
        </w:tabs>
        <w:spacing w:line="300" w:lineRule="auto"/>
        <w:ind w:left="0" w:firstLine="0"/>
        <w:rPr>
          <w:sz w:val="24"/>
          <w:szCs w:val="24"/>
        </w:rPr>
      </w:pPr>
      <w:r w:rsidRPr="00756D2A">
        <w:rPr>
          <w:rFonts w:hint="cs"/>
          <w:sz w:val="24"/>
          <w:szCs w:val="24"/>
        </w:rPr>
        <w:t>3.4 Multifractal Structure</w:t>
      </w:r>
    </w:p>
    <w:p w14:paraId="27C07ADF" w14:textId="66ABDCBD" w:rsidR="000019C6" w:rsidRPr="00756D2A" w:rsidRDefault="000019C6" w:rsidP="00756D2A">
      <w:pPr>
        <w:jc w:val="both"/>
      </w:pPr>
      <w:r w:rsidRPr="00756D2A">
        <w:rPr>
          <w:rFonts w:hint="cs"/>
        </w:rPr>
        <w:t>The generalized Hurst exponent at the second order,</w:t>
      </w:r>
      <w:r w:rsidRPr="00756D2A">
        <w:rPr>
          <w:rFonts w:hint="cs"/>
          <w:lang w:val="vi-VN"/>
        </w:rPr>
        <w:t xml:space="preserve"> </w:t>
      </w:r>
      <m:oMath>
        <m:r>
          <m:rPr>
            <m:sty m:val="p"/>
          </m:rPr>
          <w:rPr>
            <w:rFonts w:ascii="Cambria Math" w:hAnsi="Cambria Math" w:hint="cs"/>
          </w:rPr>
          <m:t>h(2)</m:t>
        </m:r>
      </m:oMath>
      <w:r w:rsidRPr="00756D2A">
        <w:rPr>
          <w:rFonts w:hint="cs"/>
        </w:rPr>
        <w:t xml:space="preserve">, converges within 0.528–0.544 </w:t>
      </w:r>
      <w:r w:rsidR="00CF339E">
        <w:t>for</w:t>
      </w:r>
      <w:r w:rsidRPr="00756D2A">
        <w:rPr>
          <w:rFonts w:hint="cs"/>
        </w:rPr>
        <w:t xml:space="preserve"> all indices, showing weak positive persistence. However, the multifractal spectrum width </w:t>
      </w:r>
      <m:oMath>
        <m:r>
          <m:rPr>
            <m:sty m:val="p"/>
          </m:rPr>
          <w:rPr>
            <w:rFonts w:ascii="Cambria Math" w:hAnsi="Cambria Math" w:hint="cs"/>
          </w:rPr>
          <m:t>Δh=h(q=-5)-h(q=5)</m:t>
        </m:r>
      </m:oMath>
      <w:r w:rsidRPr="00756D2A">
        <w:rPr>
          <w:rFonts w:hint="cs"/>
        </w:rPr>
        <w:t xml:space="preserve"> reveals substantive cross-sectional heterogeneity across asset pairs. For the original nested index pairs, </w:t>
      </w:r>
      <m:oMath>
        <m:r>
          <m:rPr>
            <m:sty m:val="p"/>
          </m:rPr>
          <w:rPr>
            <w:rFonts w:ascii="Cambria Math" w:hAnsi="Cambria Math" w:hint="cs"/>
          </w:rPr>
          <m:t>Δ</m:t>
        </m:r>
        <m:r>
          <w:rPr>
            <w:rFonts w:ascii="Cambria Math" w:hAnsi="Cambria Math" w:hint="cs"/>
          </w:rPr>
          <m:t>h</m:t>
        </m:r>
      </m:oMath>
      <w:r w:rsidRPr="00756D2A">
        <w:rPr>
          <w:rFonts w:hint="cs"/>
        </w:rPr>
        <w:t xml:space="preserve"> spans 0.215–0.288. For the purged capitalization proxy, the spectrum width reaches 0.249–0.282, aligning closely with the tradeable mid-cap cash benchmark (VN70–VN30 at 0.252–0.285) and confirming that the isolated mid-cap series possesses genuine multifractal complexity rather than mechanical noise. In contrast, for the purely mathematical residual proxies, the spectrum width collapses to 0.164–0.210, reflecting the absence of </w:t>
      </w:r>
      <w:r w:rsidR="00B94D29">
        <w:rPr>
          <w:lang w:val="vi-VN"/>
        </w:rPr>
        <w:t xml:space="preserve">a </w:t>
      </w:r>
      <w:r w:rsidRPr="00756D2A">
        <w:rPr>
          <w:rFonts w:hint="cs"/>
        </w:rPr>
        <w:t>rich hierarchical economic structure and confirming that simple statistical differencing destroys nonlinear persistence.</w:t>
      </w:r>
    </w:p>
    <w:p w14:paraId="1E3672BD" w14:textId="45B44CC1" w:rsidR="000019C6" w:rsidRPr="00756D2A" w:rsidRDefault="000019C6" w:rsidP="00756D2A">
      <w:pPr>
        <w:jc w:val="both"/>
      </w:pPr>
      <w:r w:rsidRPr="00756D2A">
        <w:rPr>
          <w:rFonts w:hint="cs"/>
        </w:rPr>
        <w:t xml:space="preserve">Highlighting nonlinear persistence, Figure 3 contrasts the multifractal spectra and scaling exponents of the purged mid-cap proxy with </w:t>
      </w:r>
      <w:r w:rsidR="00EF2668">
        <w:t>the</w:t>
      </w:r>
      <w:r w:rsidR="00EF2668">
        <w:rPr>
          <w:lang w:val="vi-VN"/>
        </w:rPr>
        <w:t xml:space="preserve"> </w:t>
      </w:r>
      <w:r w:rsidRPr="00756D2A">
        <w:rPr>
          <w:rFonts w:hint="cs"/>
        </w:rPr>
        <w:t>unadjusted benchmarks.</w:t>
      </w:r>
    </w:p>
    <w:p w14:paraId="29DC7934" w14:textId="791ECDA6" w:rsidR="000019C6" w:rsidRPr="00756D2A" w:rsidRDefault="000019C6" w:rsidP="00756D2A">
      <w:pPr>
        <w:spacing w:line="300" w:lineRule="auto"/>
        <w:jc w:val="both"/>
        <w:rPr>
          <w:lang w:val="vi-VN"/>
        </w:rPr>
      </w:pPr>
      <w:r w:rsidRPr="00756D2A">
        <w:rPr>
          <w:rFonts w:hint="cs"/>
          <w:noProof/>
        </w:rPr>
        <w:drawing>
          <wp:inline distT="0" distB="0" distL="0" distR="0" wp14:anchorId="767C5845" wp14:editId="34C1B888">
            <wp:extent cx="5943600" cy="2773680"/>
            <wp:effectExtent l="0" t="0" r="0" b="0"/>
            <wp:docPr id="394564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773680"/>
                    </a:xfrm>
                    <a:prstGeom prst="rect">
                      <a:avLst/>
                    </a:prstGeom>
                    <a:noFill/>
                    <a:ln>
                      <a:noFill/>
                    </a:ln>
                  </pic:spPr>
                </pic:pic>
              </a:graphicData>
            </a:graphic>
          </wp:inline>
        </w:drawing>
      </w:r>
    </w:p>
    <w:p w14:paraId="0A2290BE" w14:textId="77777777" w:rsidR="000019C6" w:rsidRPr="00756D2A" w:rsidRDefault="000019C6" w:rsidP="00756D2A">
      <w:pPr>
        <w:pStyle w:val="image"/>
        <w:spacing w:line="300" w:lineRule="auto"/>
        <w:jc w:val="both"/>
        <w:rPr>
          <w:sz w:val="24"/>
          <w:szCs w:val="24"/>
        </w:rPr>
      </w:pPr>
    </w:p>
    <w:p w14:paraId="6B177C1F" w14:textId="77777777" w:rsidR="000019C6" w:rsidRPr="00756D2A" w:rsidRDefault="000019C6" w:rsidP="00756D2A">
      <w:pPr>
        <w:pStyle w:val="figurecaption"/>
        <w:jc w:val="both"/>
        <w:rPr>
          <w:sz w:val="24"/>
          <w:szCs w:val="24"/>
        </w:rPr>
      </w:pPr>
      <w:r w:rsidRPr="00756D2A">
        <w:rPr>
          <w:rFonts w:hint="cs"/>
          <w:i/>
          <w:sz w:val="24"/>
          <w:szCs w:val="24"/>
        </w:rPr>
        <w:lastRenderedPageBreak/>
        <w:t xml:space="preserve">Fig. 3 </w:t>
      </w:r>
      <w:r w:rsidRPr="00756D2A">
        <w:rPr>
          <w:rFonts w:hint="cs"/>
          <w:sz w:val="24"/>
          <w:szCs w:val="24"/>
        </w:rPr>
        <w:t>MF-DCCA Singularity Spectra and Fluctuation Exponents</w:t>
      </w:r>
    </w:p>
    <w:p w14:paraId="7F01ACD1" w14:textId="470E96D1" w:rsidR="000019C6" w:rsidRPr="00756D2A" w:rsidRDefault="000019C6" w:rsidP="00756D2A">
      <w:pPr>
        <w:jc w:val="both"/>
      </w:pPr>
      <w:bookmarkStart w:id="90" w:name="multifractal-structure"/>
      <w:bookmarkStart w:id="91" w:name="Xbfd23df74af813da03e91e4ef1d64056c288b5f"/>
      <w:bookmarkEnd w:id="90"/>
      <w:r w:rsidRPr="00756D2A">
        <w:rPr>
          <w:rFonts w:hint="cs"/>
          <w:i/>
        </w:rPr>
        <w:t xml:space="preserve">Notes: Panel (a) shows the singularity spectra, </w:t>
      </w:r>
      <w:r w:rsidR="001F3272">
        <w:rPr>
          <w:i/>
        </w:rPr>
        <w:t>whereas</w:t>
      </w:r>
      <w:r w:rsidRPr="00756D2A">
        <w:rPr>
          <w:rFonts w:hint="cs"/>
          <w:i/>
        </w:rPr>
        <w:t xml:space="preserve"> Panel (b) displays the scaling exponents across the fluctuation order. The purged proxy exhibits distinctly wider multifractal complexities </w:t>
      </w:r>
      <w:r w:rsidR="00127076">
        <w:rPr>
          <w:i/>
        </w:rPr>
        <w:t>compared</w:t>
      </w:r>
      <w:r w:rsidR="00127076">
        <w:rPr>
          <w:i/>
          <w:lang w:val="vi-VN"/>
        </w:rPr>
        <w:t xml:space="preserve"> to</w:t>
      </w:r>
      <w:r w:rsidRPr="00756D2A">
        <w:rPr>
          <w:rFonts w:hint="cs"/>
          <w:i/>
        </w:rPr>
        <w:t xml:space="preserve"> the clustered nested pairs.</w:t>
      </w:r>
    </w:p>
    <w:p w14:paraId="7E4FBBFE" w14:textId="77777777" w:rsidR="000019C6" w:rsidRPr="00756D2A" w:rsidRDefault="000019C6" w:rsidP="00756D2A">
      <w:pPr>
        <w:pStyle w:val="heading20"/>
        <w:tabs>
          <w:tab w:val="clear" w:pos="567"/>
          <w:tab w:val="left" w:pos="720"/>
        </w:tabs>
        <w:spacing w:line="300" w:lineRule="auto"/>
        <w:ind w:left="0" w:firstLine="0"/>
        <w:rPr>
          <w:sz w:val="24"/>
          <w:szCs w:val="24"/>
        </w:rPr>
      </w:pPr>
      <w:r w:rsidRPr="00756D2A">
        <w:rPr>
          <w:rFonts w:hint="cs"/>
          <w:sz w:val="24"/>
          <w:szCs w:val="24"/>
        </w:rPr>
        <w:t>3.5 Volatility Regimes and the Forbes–</w:t>
      </w:r>
      <w:proofErr w:type="spellStart"/>
      <w:r w:rsidRPr="00756D2A">
        <w:rPr>
          <w:rFonts w:hint="cs"/>
          <w:sz w:val="24"/>
          <w:szCs w:val="24"/>
        </w:rPr>
        <w:t>Rigobon</w:t>
      </w:r>
      <w:proofErr w:type="spellEnd"/>
      <w:r w:rsidRPr="00756D2A">
        <w:rPr>
          <w:rFonts w:hint="cs"/>
          <w:sz w:val="24"/>
          <w:szCs w:val="24"/>
        </w:rPr>
        <w:t xml:space="preserve"> Adjustment</w:t>
      </w:r>
    </w:p>
    <w:p w14:paraId="53EBF908" w14:textId="0DBAD31F" w:rsidR="000019C6" w:rsidRPr="00756D2A" w:rsidRDefault="000019C6" w:rsidP="00756D2A">
      <w:pPr>
        <w:jc w:val="both"/>
      </w:pPr>
      <w:r w:rsidRPr="00756D2A">
        <w:rPr>
          <w:rFonts w:hint="cs"/>
        </w:rPr>
        <w:t xml:space="preserve">To investigate whether the observed surge in co-movement during market turmoil reflects genuine economic interdependence or an artifact of volatility expansion, Table 4 </w:t>
      </w:r>
      <w:r w:rsidR="00860A27">
        <w:t>presents</w:t>
      </w:r>
      <w:r w:rsidRPr="00756D2A">
        <w:rPr>
          <w:rFonts w:hint="cs"/>
        </w:rPr>
        <w:t xml:space="preserve"> the unadjusted and Forbes–</w:t>
      </w:r>
      <w:proofErr w:type="spellStart"/>
      <w:r w:rsidRPr="00756D2A">
        <w:rPr>
          <w:rFonts w:hint="cs"/>
        </w:rPr>
        <w:t>Rigobon</w:t>
      </w:r>
      <w:proofErr w:type="spellEnd"/>
      <w:r w:rsidRPr="00756D2A">
        <w:rPr>
          <w:rFonts w:hint="cs"/>
        </w:rPr>
        <w:t xml:space="preserve"> conditioned correlations.</w:t>
      </w:r>
    </w:p>
    <w:p w14:paraId="1EBD8831" w14:textId="77777777" w:rsidR="000019C6" w:rsidRDefault="000019C6" w:rsidP="00756D2A">
      <w:pPr>
        <w:pStyle w:val="tablecaption0"/>
        <w:spacing w:line="300" w:lineRule="auto"/>
        <w:jc w:val="both"/>
        <w:rPr>
          <w:sz w:val="24"/>
          <w:szCs w:val="24"/>
          <w:lang w:val="vi-VN"/>
        </w:rPr>
      </w:pPr>
      <w:r w:rsidRPr="00756D2A">
        <w:rPr>
          <w:rFonts w:hint="cs"/>
          <w:sz w:val="24"/>
          <w:szCs w:val="24"/>
        </w:rPr>
        <w:t>Table 4: Cross-Correlation Across Volatility Regimes and Forbes–Rigobon Volatility Conditioning</w:t>
      </w:r>
    </w:p>
    <w:tbl>
      <w:tblPr>
        <w:tblStyle w:val="TableGrid"/>
        <w:tblW w:w="9313" w:type="dxa"/>
        <w:tblLook w:val="04A0" w:firstRow="1" w:lastRow="0" w:firstColumn="1" w:lastColumn="0" w:noHBand="0" w:noVBand="1"/>
      </w:tblPr>
      <w:tblGrid>
        <w:gridCol w:w="1832"/>
        <w:gridCol w:w="918"/>
        <w:gridCol w:w="918"/>
        <w:gridCol w:w="772"/>
        <w:gridCol w:w="918"/>
        <w:gridCol w:w="1590"/>
        <w:gridCol w:w="845"/>
        <w:gridCol w:w="1520"/>
      </w:tblGrid>
      <w:tr w:rsidR="000019C6" w:rsidRPr="00756D2A" w14:paraId="319C9F31" w14:textId="77777777" w:rsidTr="00634484">
        <w:trPr>
          <w:trHeight w:val="358"/>
        </w:trPr>
        <w:tc>
          <w:tcPr>
            <w:tcW w:w="0" w:type="auto"/>
            <w:tcBorders>
              <w:top w:val="single" w:sz="4" w:space="0" w:color="auto"/>
              <w:left w:val="single" w:sz="4" w:space="0" w:color="auto"/>
              <w:bottom w:val="single" w:sz="4" w:space="0" w:color="auto"/>
              <w:right w:val="single" w:sz="4" w:space="0" w:color="auto"/>
            </w:tcBorders>
            <w:noWrap/>
            <w:hideMark/>
          </w:tcPr>
          <w:p w14:paraId="681E82EF" w14:textId="77777777" w:rsidR="000019C6" w:rsidRPr="00756D2A" w:rsidRDefault="000019C6" w:rsidP="00756D2A">
            <w:pPr>
              <w:spacing w:line="276" w:lineRule="auto"/>
              <w:jc w:val="both"/>
              <w:rPr>
                <w:color w:val="000000"/>
                <w:lang w:bidi="hi-IN"/>
              </w:rPr>
            </w:pPr>
            <w:r w:rsidRPr="00756D2A">
              <w:rPr>
                <w:rFonts w:hint="cs"/>
                <w:color w:val="000000"/>
                <w:lang w:bidi="hi-IN"/>
              </w:rPr>
              <w:t>Asset Pair</w:t>
            </w:r>
          </w:p>
        </w:tc>
        <w:tc>
          <w:tcPr>
            <w:tcW w:w="0" w:type="auto"/>
            <w:tcBorders>
              <w:top w:val="single" w:sz="4" w:space="0" w:color="auto"/>
              <w:left w:val="single" w:sz="4" w:space="0" w:color="auto"/>
              <w:bottom w:val="single" w:sz="4" w:space="0" w:color="auto"/>
              <w:right w:val="single" w:sz="4" w:space="0" w:color="auto"/>
            </w:tcBorders>
            <w:noWrap/>
            <w:hideMark/>
          </w:tcPr>
          <w:p w14:paraId="7592016F" w14:textId="77777777" w:rsidR="000019C6" w:rsidRPr="00756D2A" w:rsidRDefault="000019C6" w:rsidP="00756D2A">
            <w:pPr>
              <w:suppressAutoHyphens/>
              <w:spacing w:line="276" w:lineRule="auto"/>
              <w:jc w:val="both"/>
              <w:rPr>
                <w:color w:val="000000"/>
                <w:lang w:val="vi-VN" w:bidi="hi-IN"/>
              </w:rPr>
            </w:pPr>
            <w:proofErr w:type="spellStart"/>
            <w:r w:rsidRPr="00756D2A">
              <w:rPr>
                <w:rFonts w:hint="cs"/>
                <w:lang w:bidi="hi-IN"/>
              </w:rPr>
              <w:t>ρ</w:t>
            </w:r>
            <w:r w:rsidRPr="00756D2A">
              <w:rPr>
                <w:rFonts w:hint="cs"/>
                <w:vertAlign w:val="subscript"/>
                <w:lang w:bidi="hi-IN"/>
              </w:rPr>
              <w:t>low</w:t>
            </w:r>
            <w:proofErr w:type="spellEnd"/>
            <w:r w:rsidRPr="00756D2A">
              <w:rPr>
                <w:rFonts w:hint="cs"/>
                <w:vertAlign w:val="subscript"/>
                <w:lang w:bidi="hi-IN"/>
              </w:rPr>
              <w:t>​</w:t>
            </w:r>
          </w:p>
        </w:tc>
        <w:tc>
          <w:tcPr>
            <w:tcW w:w="0" w:type="auto"/>
            <w:tcBorders>
              <w:top w:val="single" w:sz="4" w:space="0" w:color="auto"/>
              <w:left w:val="single" w:sz="4" w:space="0" w:color="auto"/>
              <w:bottom w:val="single" w:sz="4" w:space="0" w:color="auto"/>
              <w:right w:val="single" w:sz="4" w:space="0" w:color="auto"/>
            </w:tcBorders>
            <w:noWrap/>
            <w:hideMark/>
          </w:tcPr>
          <w:p w14:paraId="7D4DEDC4" w14:textId="77777777" w:rsidR="000019C6" w:rsidRPr="00756D2A" w:rsidRDefault="000019C6" w:rsidP="00756D2A">
            <w:pPr>
              <w:suppressAutoHyphens/>
              <w:spacing w:line="276" w:lineRule="auto"/>
              <w:jc w:val="both"/>
              <w:rPr>
                <w:color w:val="000000"/>
                <w:lang w:bidi="hi-IN"/>
              </w:rPr>
            </w:pPr>
            <w:proofErr w:type="spellStart"/>
            <w:r w:rsidRPr="00756D2A">
              <w:rPr>
                <w:rFonts w:hint="cs"/>
                <w:lang w:bidi="hi-IN"/>
              </w:rPr>
              <w:t>ρ</w:t>
            </w:r>
            <w:r w:rsidRPr="00756D2A">
              <w:rPr>
                <w:rFonts w:hint="cs"/>
                <w:vertAlign w:val="subscript"/>
                <w:lang w:bidi="hi-IN"/>
              </w:rPr>
              <w:t>high</w:t>
            </w:r>
            <w:proofErr w:type="spellEnd"/>
            <w:r w:rsidRPr="00756D2A">
              <w:rPr>
                <w:rFonts w:hint="cs"/>
                <w:vertAlign w:val="subscript"/>
                <w:lang w:bidi="hi-IN"/>
              </w:rPr>
              <w:t>​</w:t>
            </w:r>
          </w:p>
        </w:tc>
        <w:tc>
          <w:tcPr>
            <w:tcW w:w="0" w:type="auto"/>
            <w:tcBorders>
              <w:top w:val="single" w:sz="4" w:space="0" w:color="auto"/>
              <w:left w:val="single" w:sz="4" w:space="0" w:color="auto"/>
              <w:bottom w:val="single" w:sz="4" w:space="0" w:color="auto"/>
              <w:right w:val="single" w:sz="4" w:space="0" w:color="auto"/>
            </w:tcBorders>
            <w:noWrap/>
            <w:hideMark/>
          </w:tcPr>
          <w:p w14:paraId="31A76E5E" w14:textId="77777777" w:rsidR="000019C6" w:rsidRPr="00756D2A" w:rsidRDefault="000019C6" w:rsidP="00756D2A">
            <w:pPr>
              <w:suppressAutoHyphens/>
              <w:spacing w:line="276" w:lineRule="auto"/>
              <w:jc w:val="both"/>
              <w:rPr>
                <w:color w:val="000000"/>
                <w:lang w:val="vi-VN" w:bidi="hi-IN"/>
              </w:rPr>
            </w:pPr>
            <m:oMathPara>
              <m:oMath>
                <m:r>
                  <m:rPr>
                    <m:sty m:val="p"/>
                  </m:rPr>
                  <w:rPr>
                    <w:rFonts w:ascii="Cambria Math" w:hAnsi="Cambria Math" w:hint="cs"/>
                    <w:lang w:bidi="hi-IN"/>
                  </w:rPr>
                  <m:t>δ</m:t>
                </m:r>
              </m:oMath>
            </m:oMathPara>
          </w:p>
        </w:tc>
        <w:tc>
          <w:tcPr>
            <w:tcW w:w="0" w:type="auto"/>
            <w:tcBorders>
              <w:top w:val="single" w:sz="4" w:space="0" w:color="auto"/>
              <w:left w:val="single" w:sz="4" w:space="0" w:color="auto"/>
              <w:bottom w:val="single" w:sz="4" w:space="0" w:color="auto"/>
              <w:right w:val="single" w:sz="4" w:space="0" w:color="auto"/>
            </w:tcBorders>
            <w:noWrap/>
            <w:hideMark/>
          </w:tcPr>
          <w:p w14:paraId="7F41D0DB" w14:textId="77777777" w:rsidR="000019C6" w:rsidRPr="00756D2A" w:rsidRDefault="000019C6" w:rsidP="00756D2A">
            <w:pPr>
              <w:suppressAutoHyphens/>
              <w:spacing w:line="276" w:lineRule="auto"/>
              <w:jc w:val="both"/>
              <w:rPr>
                <w:color w:val="000000"/>
                <w:lang w:bidi="hi-IN"/>
              </w:rPr>
            </w:pPr>
            <w:r w:rsidRPr="00756D2A">
              <w:rPr>
                <w:rFonts w:hint="cs"/>
                <w:lang w:bidi="hi-IN"/>
              </w:rPr>
              <w:t>ρ</w:t>
            </w:r>
            <w:r w:rsidRPr="00756D2A">
              <w:rPr>
                <w:rFonts w:ascii="Cambria Math" w:hAnsi="Cambria Math" w:cs="Cambria Math"/>
                <w:vertAlign w:val="superscript"/>
                <w:lang w:bidi="hi-IN"/>
              </w:rPr>
              <w:t>∗</w:t>
            </w:r>
          </w:p>
        </w:tc>
        <w:tc>
          <w:tcPr>
            <w:tcW w:w="0" w:type="auto"/>
            <w:tcBorders>
              <w:top w:val="single" w:sz="4" w:space="0" w:color="auto"/>
              <w:left w:val="single" w:sz="4" w:space="0" w:color="auto"/>
              <w:bottom w:val="single" w:sz="4" w:space="0" w:color="auto"/>
              <w:right w:val="single" w:sz="4" w:space="0" w:color="auto"/>
            </w:tcBorders>
            <w:noWrap/>
            <w:hideMark/>
          </w:tcPr>
          <w:p w14:paraId="1AF6510E" w14:textId="77777777" w:rsidR="000019C6" w:rsidRPr="00756D2A" w:rsidRDefault="000019C6" w:rsidP="00756D2A">
            <w:pPr>
              <w:spacing w:line="276" w:lineRule="auto"/>
              <w:jc w:val="both"/>
              <w:rPr>
                <w:color w:val="000000"/>
                <w:lang w:bidi="hi-IN"/>
              </w:rPr>
            </w:pPr>
            <w:proofErr w:type="spellStart"/>
            <w:r w:rsidRPr="00756D2A">
              <w:rPr>
                <w:rFonts w:hint="cs"/>
                <w:lang w:bidi="hi-IN"/>
              </w:rPr>
              <w:t>Asymp</w:t>
            </w:r>
            <w:proofErr w:type="spellEnd"/>
            <w:r w:rsidRPr="00756D2A">
              <w:rPr>
                <w:rFonts w:hint="cs"/>
                <w:lang w:bidi="hi-IN"/>
              </w:rPr>
              <w:t>. SE</w:t>
            </w:r>
          </w:p>
        </w:tc>
        <w:tc>
          <w:tcPr>
            <w:tcW w:w="0" w:type="auto"/>
            <w:tcBorders>
              <w:top w:val="single" w:sz="4" w:space="0" w:color="auto"/>
              <w:left w:val="single" w:sz="4" w:space="0" w:color="auto"/>
              <w:bottom w:val="single" w:sz="4" w:space="0" w:color="auto"/>
              <w:right w:val="single" w:sz="4" w:space="0" w:color="auto"/>
            </w:tcBorders>
            <w:noWrap/>
            <w:hideMark/>
          </w:tcPr>
          <w:p w14:paraId="76904459" w14:textId="77777777" w:rsidR="000019C6" w:rsidRPr="00756D2A" w:rsidRDefault="000019C6" w:rsidP="00756D2A">
            <w:pPr>
              <w:spacing w:line="276" w:lineRule="auto"/>
              <w:jc w:val="both"/>
              <w:rPr>
                <w:color w:val="000000"/>
                <w:lang w:bidi="hi-IN"/>
              </w:rPr>
            </w:pPr>
            <w:r w:rsidRPr="00756D2A">
              <w:rPr>
                <w:rFonts w:hint="cs"/>
                <w:lang w:bidi="hi-IN"/>
              </w:rPr>
              <w:t>t-stat</w:t>
            </w:r>
          </w:p>
        </w:tc>
        <w:tc>
          <w:tcPr>
            <w:tcW w:w="0" w:type="auto"/>
            <w:tcBorders>
              <w:top w:val="single" w:sz="4" w:space="0" w:color="auto"/>
              <w:left w:val="single" w:sz="4" w:space="0" w:color="auto"/>
              <w:bottom w:val="single" w:sz="4" w:space="0" w:color="auto"/>
              <w:right w:val="single" w:sz="4" w:space="0" w:color="auto"/>
            </w:tcBorders>
            <w:noWrap/>
            <w:hideMark/>
          </w:tcPr>
          <w:p w14:paraId="179B085D" w14:textId="77777777" w:rsidR="000019C6" w:rsidRPr="00756D2A" w:rsidRDefault="000019C6" w:rsidP="00756D2A">
            <w:pPr>
              <w:spacing w:line="276" w:lineRule="auto"/>
              <w:jc w:val="both"/>
              <w:rPr>
                <w:color w:val="000000"/>
                <w:lang w:bidi="hi-IN"/>
              </w:rPr>
            </w:pPr>
            <w:r w:rsidRPr="00756D2A">
              <w:rPr>
                <w:rFonts w:hint="cs"/>
                <w:lang w:bidi="hi-IN"/>
              </w:rPr>
              <w:t>p-value</w:t>
            </w:r>
          </w:p>
        </w:tc>
      </w:tr>
      <w:tr w:rsidR="000019C6" w:rsidRPr="00756D2A" w14:paraId="27B56266" w14:textId="77777777" w:rsidTr="00634484">
        <w:trPr>
          <w:trHeight w:val="358"/>
        </w:trPr>
        <w:tc>
          <w:tcPr>
            <w:tcW w:w="0" w:type="auto"/>
            <w:gridSpan w:val="8"/>
            <w:tcBorders>
              <w:top w:val="single" w:sz="4" w:space="0" w:color="auto"/>
              <w:left w:val="single" w:sz="4" w:space="0" w:color="auto"/>
              <w:bottom w:val="single" w:sz="4" w:space="0" w:color="auto"/>
              <w:right w:val="single" w:sz="4" w:space="0" w:color="auto"/>
            </w:tcBorders>
            <w:noWrap/>
            <w:hideMark/>
          </w:tcPr>
          <w:p w14:paraId="6093F89C" w14:textId="77777777" w:rsidR="000019C6" w:rsidRPr="00756D2A" w:rsidRDefault="000019C6" w:rsidP="00756D2A">
            <w:pPr>
              <w:suppressAutoHyphens/>
              <w:spacing w:line="276" w:lineRule="auto"/>
              <w:jc w:val="both"/>
              <w:rPr>
                <w:color w:val="000000"/>
                <w:lang w:bidi="hi-IN"/>
              </w:rPr>
            </w:pPr>
            <w:r w:rsidRPr="00756D2A">
              <w:rPr>
                <w:rFonts w:hint="cs"/>
                <w:color w:val="000000"/>
                <w:lang w:bidi="hi-IN"/>
              </w:rPr>
              <w:t>Panel A: Chronological Crisis</w:t>
            </w:r>
          </w:p>
        </w:tc>
      </w:tr>
      <w:tr w:rsidR="000019C6" w:rsidRPr="00756D2A" w14:paraId="00A07B96" w14:textId="77777777" w:rsidTr="00634484">
        <w:trPr>
          <w:trHeight w:val="358"/>
        </w:trPr>
        <w:tc>
          <w:tcPr>
            <w:tcW w:w="0" w:type="auto"/>
            <w:tcBorders>
              <w:top w:val="single" w:sz="4" w:space="0" w:color="auto"/>
              <w:left w:val="single" w:sz="4" w:space="0" w:color="auto"/>
              <w:bottom w:val="single" w:sz="4" w:space="0" w:color="auto"/>
              <w:right w:val="single" w:sz="4" w:space="0" w:color="auto"/>
            </w:tcBorders>
            <w:noWrap/>
            <w:hideMark/>
          </w:tcPr>
          <w:p w14:paraId="748CA1D7" w14:textId="77777777" w:rsidR="000019C6" w:rsidRPr="00756D2A" w:rsidRDefault="000019C6" w:rsidP="00756D2A">
            <w:pPr>
              <w:suppressAutoHyphens/>
              <w:spacing w:line="276" w:lineRule="auto"/>
              <w:jc w:val="both"/>
              <w:rPr>
                <w:color w:val="000000"/>
                <w:lang w:bidi="hi-IN"/>
              </w:rPr>
            </w:pPr>
            <w:proofErr w:type="spellStart"/>
            <w:r w:rsidRPr="00756D2A">
              <w:rPr>
                <w:rFonts w:hint="cs"/>
                <w:color w:val="000000"/>
                <w:lang w:bidi="hi-IN"/>
              </w:rPr>
              <w:t>Pcap</w:t>
            </w:r>
            <w:proofErr w:type="spellEnd"/>
            <w:r w:rsidRPr="00756D2A">
              <w:rPr>
                <w:rFonts w:hint="cs"/>
                <w:color w:val="000000"/>
                <w:lang w:bidi="hi-IN"/>
              </w:rPr>
              <w:t>​–VN30</w:t>
            </w:r>
          </w:p>
        </w:tc>
        <w:tc>
          <w:tcPr>
            <w:tcW w:w="0" w:type="auto"/>
            <w:tcBorders>
              <w:top w:val="single" w:sz="4" w:space="0" w:color="auto"/>
              <w:left w:val="single" w:sz="4" w:space="0" w:color="auto"/>
              <w:bottom w:val="single" w:sz="4" w:space="0" w:color="auto"/>
              <w:right w:val="single" w:sz="4" w:space="0" w:color="auto"/>
            </w:tcBorders>
            <w:noWrap/>
            <w:hideMark/>
          </w:tcPr>
          <w:p w14:paraId="5229BD8D" w14:textId="77777777" w:rsidR="000019C6" w:rsidRPr="00756D2A" w:rsidRDefault="000019C6" w:rsidP="00756D2A">
            <w:pPr>
              <w:spacing w:line="276" w:lineRule="auto"/>
              <w:jc w:val="both"/>
              <w:rPr>
                <w:color w:val="000000"/>
                <w:lang w:bidi="hi-IN"/>
              </w:rPr>
            </w:pPr>
            <w:r w:rsidRPr="00756D2A">
              <w:rPr>
                <w:rFonts w:hint="cs"/>
                <w:color w:val="000000"/>
                <w:lang w:bidi="hi-IN"/>
              </w:rPr>
              <w:t>0.629</w:t>
            </w:r>
          </w:p>
        </w:tc>
        <w:tc>
          <w:tcPr>
            <w:tcW w:w="0" w:type="auto"/>
            <w:tcBorders>
              <w:top w:val="single" w:sz="4" w:space="0" w:color="auto"/>
              <w:left w:val="single" w:sz="4" w:space="0" w:color="auto"/>
              <w:bottom w:val="single" w:sz="4" w:space="0" w:color="auto"/>
              <w:right w:val="single" w:sz="4" w:space="0" w:color="auto"/>
            </w:tcBorders>
            <w:noWrap/>
            <w:hideMark/>
          </w:tcPr>
          <w:p w14:paraId="26599B39" w14:textId="77777777" w:rsidR="000019C6" w:rsidRPr="00756D2A" w:rsidRDefault="000019C6" w:rsidP="00756D2A">
            <w:pPr>
              <w:spacing w:line="276" w:lineRule="auto"/>
              <w:jc w:val="both"/>
              <w:rPr>
                <w:color w:val="000000"/>
                <w:lang w:bidi="hi-IN"/>
              </w:rPr>
            </w:pPr>
            <w:r w:rsidRPr="00756D2A">
              <w:rPr>
                <w:rFonts w:hint="cs"/>
                <w:color w:val="000000"/>
                <w:lang w:val="vi-VN" w:bidi="hi-IN"/>
              </w:rPr>
              <w:t>0.925</w:t>
            </w:r>
          </w:p>
        </w:tc>
        <w:tc>
          <w:tcPr>
            <w:tcW w:w="0" w:type="auto"/>
            <w:tcBorders>
              <w:top w:val="single" w:sz="4" w:space="0" w:color="auto"/>
              <w:left w:val="single" w:sz="4" w:space="0" w:color="auto"/>
              <w:bottom w:val="single" w:sz="4" w:space="0" w:color="auto"/>
              <w:right w:val="single" w:sz="4" w:space="0" w:color="auto"/>
            </w:tcBorders>
            <w:noWrap/>
            <w:hideMark/>
          </w:tcPr>
          <w:p w14:paraId="56A49ABE" w14:textId="77777777" w:rsidR="000019C6" w:rsidRPr="00756D2A" w:rsidRDefault="000019C6" w:rsidP="00756D2A">
            <w:pPr>
              <w:spacing w:line="276" w:lineRule="auto"/>
              <w:jc w:val="both"/>
              <w:rPr>
                <w:color w:val="000000"/>
                <w:lang w:bidi="hi-IN"/>
              </w:rPr>
            </w:pPr>
            <w:r w:rsidRPr="00756D2A">
              <w:rPr>
                <w:rFonts w:hint="cs"/>
                <w:color w:val="000000"/>
                <w:lang w:bidi="hi-IN"/>
              </w:rPr>
              <w:t>2.02</w:t>
            </w:r>
          </w:p>
        </w:tc>
        <w:tc>
          <w:tcPr>
            <w:tcW w:w="0" w:type="auto"/>
            <w:tcBorders>
              <w:top w:val="single" w:sz="4" w:space="0" w:color="auto"/>
              <w:left w:val="single" w:sz="4" w:space="0" w:color="auto"/>
              <w:bottom w:val="single" w:sz="4" w:space="0" w:color="auto"/>
              <w:right w:val="single" w:sz="4" w:space="0" w:color="auto"/>
            </w:tcBorders>
            <w:noWrap/>
            <w:hideMark/>
          </w:tcPr>
          <w:p w14:paraId="03D15E58" w14:textId="77777777" w:rsidR="000019C6" w:rsidRPr="00756D2A" w:rsidRDefault="000019C6" w:rsidP="00756D2A">
            <w:pPr>
              <w:spacing w:line="276" w:lineRule="auto"/>
              <w:jc w:val="both"/>
              <w:rPr>
                <w:color w:val="000000"/>
                <w:lang w:bidi="hi-IN"/>
              </w:rPr>
            </w:pPr>
            <w:r w:rsidRPr="00756D2A">
              <w:rPr>
                <w:rFonts w:hint="cs"/>
                <w:color w:val="000000"/>
                <w:lang w:val="vi-VN" w:bidi="hi-IN"/>
              </w:rPr>
              <w:t>0.814</w:t>
            </w:r>
          </w:p>
        </w:tc>
        <w:tc>
          <w:tcPr>
            <w:tcW w:w="0" w:type="auto"/>
            <w:tcBorders>
              <w:top w:val="single" w:sz="4" w:space="0" w:color="auto"/>
              <w:left w:val="single" w:sz="4" w:space="0" w:color="auto"/>
              <w:bottom w:val="single" w:sz="4" w:space="0" w:color="auto"/>
              <w:right w:val="single" w:sz="4" w:space="0" w:color="auto"/>
            </w:tcBorders>
            <w:noWrap/>
            <w:hideMark/>
          </w:tcPr>
          <w:p w14:paraId="121CF7FD" w14:textId="77777777" w:rsidR="000019C6" w:rsidRPr="00756D2A" w:rsidRDefault="000019C6" w:rsidP="00756D2A">
            <w:pPr>
              <w:spacing w:line="276" w:lineRule="auto"/>
              <w:jc w:val="both"/>
              <w:rPr>
                <w:color w:val="000000"/>
                <w:lang w:bidi="hi-IN"/>
              </w:rPr>
            </w:pPr>
            <w:r w:rsidRPr="00756D2A">
              <w:rPr>
                <w:rFonts w:hint="cs"/>
                <w:color w:val="000000"/>
                <w:lang w:bidi="hi-IN"/>
              </w:rPr>
              <w:t>0.024</w:t>
            </w:r>
          </w:p>
        </w:tc>
        <w:tc>
          <w:tcPr>
            <w:tcW w:w="0" w:type="auto"/>
            <w:tcBorders>
              <w:top w:val="single" w:sz="4" w:space="0" w:color="auto"/>
              <w:left w:val="single" w:sz="4" w:space="0" w:color="auto"/>
              <w:bottom w:val="single" w:sz="4" w:space="0" w:color="auto"/>
              <w:right w:val="single" w:sz="4" w:space="0" w:color="auto"/>
            </w:tcBorders>
            <w:noWrap/>
            <w:hideMark/>
          </w:tcPr>
          <w:p w14:paraId="7C626A37" w14:textId="77777777" w:rsidR="000019C6" w:rsidRPr="00756D2A" w:rsidRDefault="000019C6" w:rsidP="00756D2A">
            <w:pPr>
              <w:spacing w:line="276" w:lineRule="auto"/>
              <w:jc w:val="both"/>
              <w:rPr>
                <w:color w:val="000000"/>
                <w:lang w:bidi="hi-IN"/>
              </w:rPr>
            </w:pPr>
            <w:r w:rsidRPr="00756D2A">
              <w:rPr>
                <w:rFonts w:hint="cs"/>
                <w:color w:val="000000"/>
                <w:lang w:bidi="hi-IN"/>
              </w:rPr>
              <w:t>7.71</w:t>
            </w:r>
          </w:p>
        </w:tc>
        <w:tc>
          <w:tcPr>
            <w:tcW w:w="0" w:type="auto"/>
            <w:tcBorders>
              <w:top w:val="single" w:sz="4" w:space="0" w:color="auto"/>
              <w:left w:val="single" w:sz="4" w:space="0" w:color="auto"/>
              <w:bottom w:val="single" w:sz="4" w:space="0" w:color="auto"/>
              <w:right w:val="single" w:sz="4" w:space="0" w:color="auto"/>
            </w:tcBorders>
            <w:noWrap/>
            <w:hideMark/>
          </w:tcPr>
          <w:p w14:paraId="6691C0DB" w14:textId="77777777" w:rsidR="000019C6" w:rsidRPr="00756D2A" w:rsidRDefault="000019C6" w:rsidP="00756D2A">
            <w:pPr>
              <w:spacing w:line="276" w:lineRule="auto"/>
              <w:jc w:val="both"/>
              <w:rPr>
                <w:color w:val="000000"/>
                <w:lang w:bidi="hi-IN"/>
              </w:rPr>
            </w:pPr>
            <w:r w:rsidRPr="00756D2A">
              <w:rPr>
                <w:rFonts w:hint="cs"/>
                <w:color w:val="000000"/>
                <w:lang w:bidi="hi-IN"/>
              </w:rPr>
              <w:t>&lt;0.001***</w:t>
            </w:r>
          </w:p>
        </w:tc>
      </w:tr>
      <w:tr w:rsidR="000019C6" w:rsidRPr="00756D2A" w14:paraId="4EB23555" w14:textId="77777777" w:rsidTr="00634484">
        <w:trPr>
          <w:trHeight w:val="358"/>
        </w:trPr>
        <w:tc>
          <w:tcPr>
            <w:tcW w:w="0" w:type="auto"/>
            <w:tcBorders>
              <w:top w:val="single" w:sz="4" w:space="0" w:color="auto"/>
              <w:left w:val="single" w:sz="4" w:space="0" w:color="auto"/>
              <w:bottom w:val="single" w:sz="4" w:space="0" w:color="auto"/>
              <w:right w:val="single" w:sz="4" w:space="0" w:color="auto"/>
            </w:tcBorders>
            <w:noWrap/>
            <w:hideMark/>
          </w:tcPr>
          <w:p w14:paraId="27B1DDCB" w14:textId="77777777" w:rsidR="000019C6" w:rsidRPr="00756D2A" w:rsidRDefault="000019C6" w:rsidP="00756D2A">
            <w:pPr>
              <w:suppressAutoHyphens/>
              <w:spacing w:line="276" w:lineRule="auto"/>
              <w:jc w:val="both"/>
              <w:rPr>
                <w:color w:val="000000"/>
                <w:lang w:bidi="hi-IN"/>
              </w:rPr>
            </w:pPr>
            <w:r w:rsidRPr="00756D2A">
              <w:rPr>
                <w:rFonts w:hint="cs"/>
                <w:color w:val="000000"/>
                <w:lang w:bidi="hi-IN"/>
              </w:rPr>
              <w:t>VN70–VN30</w:t>
            </w:r>
          </w:p>
        </w:tc>
        <w:tc>
          <w:tcPr>
            <w:tcW w:w="0" w:type="auto"/>
            <w:tcBorders>
              <w:top w:val="single" w:sz="4" w:space="0" w:color="auto"/>
              <w:left w:val="single" w:sz="4" w:space="0" w:color="auto"/>
              <w:bottom w:val="single" w:sz="4" w:space="0" w:color="auto"/>
              <w:right w:val="single" w:sz="4" w:space="0" w:color="auto"/>
            </w:tcBorders>
            <w:noWrap/>
            <w:hideMark/>
          </w:tcPr>
          <w:p w14:paraId="6D968657" w14:textId="77777777" w:rsidR="000019C6" w:rsidRPr="00756D2A" w:rsidRDefault="000019C6" w:rsidP="00756D2A">
            <w:pPr>
              <w:spacing w:line="276" w:lineRule="auto"/>
              <w:jc w:val="both"/>
              <w:rPr>
                <w:color w:val="000000"/>
                <w:lang w:bidi="hi-IN"/>
              </w:rPr>
            </w:pPr>
            <w:r w:rsidRPr="00756D2A">
              <w:rPr>
                <w:rFonts w:hint="cs"/>
                <w:color w:val="000000"/>
                <w:lang w:val="vi-VN" w:bidi="hi-IN"/>
              </w:rPr>
              <w:t>0.621</w:t>
            </w:r>
          </w:p>
        </w:tc>
        <w:tc>
          <w:tcPr>
            <w:tcW w:w="0" w:type="auto"/>
            <w:tcBorders>
              <w:top w:val="single" w:sz="4" w:space="0" w:color="auto"/>
              <w:left w:val="single" w:sz="4" w:space="0" w:color="auto"/>
              <w:bottom w:val="single" w:sz="4" w:space="0" w:color="auto"/>
              <w:right w:val="single" w:sz="4" w:space="0" w:color="auto"/>
            </w:tcBorders>
            <w:noWrap/>
            <w:hideMark/>
          </w:tcPr>
          <w:p w14:paraId="42ACBBE4" w14:textId="77777777" w:rsidR="000019C6" w:rsidRPr="00756D2A" w:rsidRDefault="000019C6" w:rsidP="00756D2A">
            <w:pPr>
              <w:spacing w:line="276" w:lineRule="auto"/>
              <w:jc w:val="both"/>
              <w:rPr>
                <w:color w:val="000000"/>
                <w:lang w:bidi="hi-IN"/>
              </w:rPr>
            </w:pPr>
            <w:r w:rsidRPr="00756D2A">
              <w:rPr>
                <w:rFonts w:hint="cs"/>
                <w:color w:val="000000"/>
                <w:lang w:val="vi-VN" w:bidi="hi-IN"/>
              </w:rPr>
              <w:t>0.921</w:t>
            </w:r>
          </w:p>
        </w:tc>
        <w:tc>
          <w:tcPr>
            <w:tcW w:w="0" w:type="auto"/>
            <w:tcBorders>
              <w:top w:val="single" w:sz="4" w:space="0" w:color="auto"/>
              <w:left w:val="single" w:sz="4" w:space="0" w:color="auto"/>
              <w:bottom w:val="single" w:sz="4" w:space="0" w:color="auto"/>
              <w:right w:val="single" w:sz="4" w:space="0" w:color="auto"/>
            </w:tcBorders>
            <w:noWrap/>
            <w:hideMark/>
          </w:tcPr>
          <w:p w14:paraId="77B0FADB" w14:textId="77777777" w:rsidR="000019C6" w:rsidRPr="00756D2A" w:rsidRDefault="000019C6" w:rsidP="00756D2A">
            <w:pPr>
              <w:spacing w:line="276" w:lineRule="auto"/>
              <w:jc w:val="both"/>
              <w:rPr>
                <w:color w:val="000000"/>
                <w:lang w:bidi="hi-IN"/>
              </w:rPr>
            </w:pPr>
            <w:r w:rsidRPr="00756D2A">
              <w:rPr>
                <w:rFonts w:hint="cs"/>
                <w:color w:val="000000"/>
                <w:lang w:bidi="hi-IN"/>
              </w:rPr>
              <w:t>2.02</w:t>
            </w:r>
          </w:p>
        </w:tc>
        <w:tc>
          <w:tcPr>
            <w:tcW w:w="0" w:type="auto"/>
            <w:tcBorders>
              <w:top w:val="single" w:sz="4" w:space="0" w:color="auto"/>
              <w:left w:val="single" w:sz="4" w:space="0" w:color="auto"/>
              <w:bottom w:val="single" w:sz="4" w:space="0" w:color="auto"/>
              <w:right w:val="single" w:sz="4" w:space="0" w:color="auto"/>
            </w:tcBorders>
            <w:noWrap/>
            <w:hideMark/>
          </w:tcPr>
          <w:p w14:paraId="5B94AC60" w14:textId="77777777" w:rsidR="000019C6" w:rsidRPr="00756D2A" w:rsidRDefault="000019C6" w:rsidP="00756D2A">
            <w:pPr>
              <w:spacing w:line="276" w:lineRule="auto"/>
              <w:jc w:val="both"/>
              <w:rPr>
                <w:color w:val="000000"/>
                <w:lang w:bidi="hi-IN"/>
              </w:rPr>
            </w:pPr>
            <w:r w:rsidRPr="00756D2A">
              <w:rPr>
                <w:rFonts w:hint="cs"/>
                <w:color w:val="000000"/>
                <w:lang w:val="vi-VN" w:bidi="hi-IN"/>
              </w:rPr>
              <w:t>0.806</w:t>
            </w:r>
          </w:p>
        </w:tc>
        <w:tc>
          <w:tcPr>
            <w:tcW w:w="0" w:type="auto"/>
            <w:tcBorders>
              <w:top w:val="single" w:sz="4" w:space="0" w:color="auto"/>
              <w:left w:val="single" w:sz="4" w:space="0" w:color="auto"/>
              <w:bottom w:val="single" w:sz="4" w:space="0" w:color="auto"/>
              <w:right w:val="single" w:sz="4" w:space="0" w:color="auto"/>
            </w:tcBorders>
            <w:noWrap/>
            <w:hideMark/>
          </w:tcPr>
          <w:p w14:paraId="71A5D2A3" w14:textId="77777777" w:rsidR="000019C6" w:rsidRPr="00756D2A" w:rsidRDefault="000019C6" w:rsidP="00756D2A">
            <w:pPr>
              <w:spacing w:line="276" w:lineRule="auto"/>
              <w:jc w:val="both"/>
              <w:rPr>
                <w:color w:val="000000"/>
                <w:lang w:bidi="hi-IN"/>
              </w:rPr>
            </w:pPr>
            <w:r w:rsidRPr="00756D2A">
              <w:rPr>
                <w:rFonts w:hint="cs"/>
                <w:color w:val="000000"/>
                <w:lang w:bidi="hi-IN"/>
              </w:rPr>
              <w:t>0.0242</w:t>
            </w:r>
          </w:p>
        </w:tc>
        <w:tc>
          <w:tcPr>
            <w:tcW w:w="0" w:type="auto"/>
            <w:tcBorders>
              <w:top w:val="single" w:sz="4" w:space="0" w:color="auto"/>
              <w:left w:val="single" w:sz="4" w:space="0" w:color="auto"/>
              <w:bottom w:val="single" w:sz="4" w:space="0" w:color="auto"/>
              <w:right w:val="single" w:sz="4" w:space="0" w:color="auto"/>
            </w:tcBorders>
            <w:noWrap/>
            <w:hideMark/>
          </w:tcPr>
          <w:p w14:paraId="018EA969" w14:textId="77777777" w:rsidR="000019C6" w:rsidRPr="00756D2A" w:rsidRDefault="000019C6" w:rsidP="00756D2A">
            <w:pPr>
              <w:spacing w:line="276" w:lineRule="auto"/>
              <w:jc w:val="both"/>
              <w:rPr>
                <w:color w:val="000000"/>
                <w:lang w:bidi="hi-IN"/>
              </w:rPr>
            </w:pPr>
            <w:r w:rsidRPr="00756D2A">
              <w:rPr>
                <w:rFonts w:hint="cs"/>
                <w:color w:val="000000"/>
                <w:lang w:bidi="hi-IN"/>
              </w:rPr>
              <w:t>7.64</w:t>
            </w:r>
          </w:p>
        </w:tc>
        <w:tc>
          <w:tcPr>
            <w:tcW w:w="0" w:type="auto"/>
            <w:tcBorders>
              <w:top w:val="single" w:sz="4" w:space="0" w:color="auto"/>
              <w:left w:val="single" w:sz="4" w:space="0" w:color="auto"/>
              <w:bottom w:val="single" w:sz="4" w:space="0" w:color="auto"/>
              <w:right w:val="single" w:sz="4" w:space="0" w:color="auto"/>
            </w:tcBorders>
            <w:noWrap/>
            <w:hideMark/>
          </w:tcPr>
          <w:p w14:paraId="5905CDBA" w14:textId="77777777" w:rsidR="000019C6" w:rsidRPr="00756D2A" w:rsidRDefault="000019C6" w:rsidP="00756D2A">
            <w:pPr>
              <w:spacing w:line="276" w:lineRule="auto"/>
              <w:jc w:val="both"/>
              <w:rPr>
                <w:color w:val="000000"/>
                <w:lang w:bidi="hi-IN"/>
              </w:rPr>
            </w:pPr>
            <w:r w:rsidRPr="00756D2A">
              <w:rPr>
                <w:rFonts w:hint="cs"/>
                <w:color w:val="000000"/>
                <w:lang w:bidi="hi-IN"/>
              </w:rPr>
              <w:t>&lt;0.001***</w:t>
            </w:r>
          </w:p>
        </w:tc>
      </w:tr>
      <w:tr w:rsidR="000019C6" w:rsidRPr="00756D2A" w14:paraId="26BE9444" w14:textId="77777777" w:rsidTr="00634484">
        <w:trPr>
          <w:trHeight w:val="358"/>
        </w:trPr>
        <w:tc>
          <w:tcPr>
            <w:tcW w:w="0" w:type="auto"/>
            <w:gridSpan w:val="8"/>
            <w:tcBorders>
              <w:top w:val="single" w:sz="4" w:space="0" w:color="auto"/>
              <w:left w:val="single" w:sz="4" w:space="0" w:color="auto"/>
              <w:bottom w:val="single" w:sz="4" w:space="0" w:color="auto"/>
              <w:right w:val="single" w:sz="4" w:space="0" w:color="auto"/>
            </w:tcBorders>
            <w:noWrap/>
            <w:hideMark/>
          </w:tcPr>
          <w:p w14:paraId="25B4DE3D" w14:textId="77777777" w:rsidR="000019C6" w:rsidRPr="00756D2A" w:rsidRDefault="000019C6" w:rsidP="00756D2A">
            <w:pPr>
              <w:suppressAutoHyphens/>
              <w:spacing w:line="276" w:lineRule="auto"/>
              <w:jc w:val="both"/>
              <w:rPr>
                <w:color w:val="000000"/>
                <w:lang w:bidi="hi-IN"/>
              </w:rPr>
            </w:pPr>
            <w:r w:rsidRPr="00756D2A">
              <w:rPr>
                <w:rFonts w:hint="cs"/>
                <w:color w:val="000000"/>
                <w:lang w:bidi="hi-IN"/>
              </w:rPr>
              <w:t>Panel B: 20-Day Rolling Regimes</w:t>
            </w:r>
          </w:p>
        </w:tc>
      </w:tr>
      <w:tr w:rsidR="000019C6" w:rsidRPr="00756D2A" w14:paraId="675B6CFE" w14:textId="77777777" w:rsidTr="00634484">
        <w:trPr>
          <w:trHeight w:val="358"/>
        </w:trPr>
        <w:tc>
          <w:tcPr>
            <w:tcW w:w="0" w:type="auto"/>
            <w:tcBorders>
              <w:top w:val="single" w:sz="4" w:space="0" w:color="auto"/>
              <w:left w:val="single" w:sz="4" w:space="0" w:color="auto"/>
              <w:bottom w:val="single" w:sz="4" w:space="0" w:color="auto"/>
              <w:right w:val="single" w:sz="4" w:space="0" w:color="auto"/>
            </w:tcBorders>
            <w:noWrap/>
            <w:hideMark/>
          </w:tcPr>
          <w:p w14:paraId="784AC0D4" w14:textId="77777777" w:rsidR="000019C6" w:rsidRPr="00756D2A" w:rsidRDefault="000019C6" w:rsidP="00756D2A">
            <w:pPr>
              <w:suppressAutoHyphens/>
              <w:spacing w:line="276" w:lineRule="auto"/>
              <w:jc w:val="both"/>
              <w:rPr>
                <w:color w:val="000000"/>
                <w:lang w:bidi="hi-IN"/>
              </w:rPr>
            </w:pPr>
            <w:proofErr w:type="spellStart"/>
            <w:r w:rsidRPr="00756D2A">
              <w:rPr>
                <w:rFonts w:hint="cs"/>
                <w:color w:val="000000"/>
                <w:lang w:bidi="hi-IN"/>
              </w:rPr>
              <w:t>Pcap</w:t>
            </w:r>
            <w:proofErr w:type="spellEnd"/>
            <w:r w:rsidRPr="00756D2A">
              <w:rPr>
                <w:rFonts w:hint="cs"/>
                <w:color w:val="000000"/>
                <w:lang w:bidi="hi-IN"/>
              </w:rPr>
              <w:t>​–VN30</w:t>
            </w:r>
          </w:p>
        </w:tc>
        <w:tc>
          <w:tcPr>
            <w:tcW w:w="0" w:type="auto"/>
            <w:tcBorders>
              <w:top w:val="single" w:sz="4" w:space="0" w:color="auto"/>
              <w:left w:val="single" w:sz="4" w:space="0" w:color="auto"/>
              <w:bottom w:val="single" w:sz="4" w:space="0" w:color="auto"/>
              <w:right w:val="single" w:sz="4" w:space="0" w:color="auto"/>
            </w:tcBorders>
            <w:noWrap/>
            <w:hideMark/>
          </w:tcPr>
          <w:p w14:paraId="66D473D5" w14:textId="77777777" w:rsidR="000019C6" w:rsidRPr="00756D2A" w:rsidRDefault="000019C6" w:rsidP="00756D2A">
            <w:pPr>
              <w:spacing w:line="276" w:lineRule="auto"/>
              <w:jc w:val="both"/>
              <w:rPr>
                <w:color w:val="000000"/>
                <w:lang w:bidi="hi-IN"/>
              </w:rPr>
            </w:pPr>
            <w:r w:rsidRPr="00756D2A">
              <w:rPr>
                <w:rFonts w:hint="cs"/>
                <w:color w:val="000000"/>
                <w:lang w:val="vi-VN" w:bidi="hi-IN"/>
              </w:rPr>
              <w:t>0.633</w:t>
            </w:r>
          </w:p>
        </w:tc>
        <w:tc>
          <w:tcPr>
            <w:tcW w:w="0" w:type="auto"/>
            <w:tcBorders>
              <w:top w:val="single" w:sz="4" w:space="0" w:color="auto"/>
              <w:left w:val="single" w:sz="4" w:space="0" w:color="auto"/>
              <w:bottom w:val="single" w:sz="4" w:space="0" w:color="auto"/>
              <w:right w:val="single" w:sz="4" w:space="0" w:color="auto"/>
            </w:tcBorders>
            <w:noWrap/>
            <w:hideMark/>
          </w:tcPr>
          <w:p w14:paraId="7F6CA517" w14:textId="77777777" w:rsidR="000019C6" w:rsidRPr="00756D2A" w:rsidRDefault="000019C6" w:rsidP="00756D2A">
            <w:pPr>
              <w:spacing w:line="276" w:lineRule="auto"/>
              <w:jc w:val="both"/>
              <w:rPr>
                <w:color w:val="000000"/>
                <w:lang w:bidi="hi-IN"/>
              </w:rPr>
            </w:pPr>
            <w:r w:rsidRPr="00756D2A">
              <w:rPr>
                <w:rFonts w:hint="cs"/>
                <w:color w:val="000000"/>
                <w:lang w:val="vi-VN" w:bidi="hi-IN"/>
              </w:rPr>
              <w:t>0.929</w:t>
            </w:r>
          </w:p>
        </w:tc>
        <w:tc>
          <w:tcPr>
            <w:tcW w:w="0" w:type="auto"/>
            <w:tcBorders>
              <w:top w:val="single" w:sz="4" w:space="0" w:color="auto"/>
              <w:left w:val="single" w:sz="4" w:space="0" w:color="auto"/>
              <w:bottom w:val="single" w:sz="4" w:space="0" w:color="auto"/>
              <w:right w:val="single" w:sz="4" w:space="0" w:color="auto"/>
            </w:tcBorders>
            <w:noWrap/>
            <w:hideMark/>
          </w:tcPr>
          <w:p w14:paraId="06066715" w14:textId="77777777" w:rsidR="000019C6" w:rsidRPr="00756D2A" w:rsidRDefault="000019C6" w:rsidP="00756D2A">
            <w:pPr>
              <w:spacing w:line="276" w:lineRule="auto"/>
              <w:jc w:val="both"/>
              <w:rPr>
                <w:color w:val="000000"/>
                <w:lang w:bidi="hi-IN"/>
              </w:rPr>
            </w:pPr>
            <w:r w:rsidRPr="00756D2A">
              <w:rPr>
                <w:rFonts w:hint="cs"/>
                <w:color w:val="000000"/>
                <w:lang w:bidi="hi-IN"/>
              </w:rPr>
              <w:t>7.06</w:t>
            </w:r>
          </w:p>
        </w:tc>
        <w:tc>
          <w:tcPr>
            <w:tcW w:w="0" w:type="auto"/>
            <w:tcBorders>
              <w:top w:val="single" w:sz="4" w:space="0" w:color="auto"/>
              <w:left w:val="single" w:sz="4" w:space="0" w:color="auto"/>
              <w:bottom w:val="single" w:sz="4" w:space="0" w:color="auto"/>
              <w:right w:val="single" w:sz="4" w:space="0" w:color="auto"/>
            </w:tcBorders>
            <w:noWrap/>
            <w:hideMark/>
          </w:tcPr>
          <w:p w14:paraId="3EAD508B" w14:textId="77777777" w:rsidR="000019C6" w:rsidRPr="00756D2A" w:rsidRDefault="000019C6" w:rsidP="00756D2A">
            <w:pPr>
              <w:spacing w:line="276" w:lineRule="auto"/>
              <w:jc w:val="both"/>
              <w:rPr>
                <w:color w:val="000000"/>
                <w:lang w:bidi="hi-IN"/>
              </w:rPr>
            </w:pPr>
            <w:r w:rsidRPr="00756D2A">
              <w:rPr>
                <w:rFonts w:hint="cs"/>
                <w:color w:val="000000"/>
                <w:lang w:val="vi-VN" w:bidi="hi-IN"/>
              </w:rPr>
              <w:t>0.663</w:t>
            </w:r>
          </w:p>
        </w:tc>
        <w:tc>
          <w:tcPr>
            <w:tcW w:w="0" w:type="auto"/>
            <w:tcBorders>
              <w:top w:val="single" w:sz="4" w:space="0" w:color="auto"/>
              <w:left w:val="single" w:sz="4" w:space="0" w:color="auto"/>
              <w:bottom w:val="single" w:sz="4" w:space="0" w:color="auto"/>
              <w:right w:val="single" w:sz="4" w:space="0" w:color="auto"/>
            </w:tcBorders>
            <w:noWrap/>
            <w:hideMark/>
          </w:tcPr>
          <w:p w14:paraId="19F7BC04" w14:textId="77777777" w:rsidR="000019C6" w:rsidRPr="00756D2A" w:rsidRDefault="000019C6" w:rsidP="00756D2A">
            <w:pPr>
              <w:spacing w:line="276" w:lineRule="auto"/>
              <w:jc w:val="both"/>
              <w:rPr>
                <w:color w:val="000000"/>
                <w:lang w:bidi="hi-IN"/>
              </w:rPr>
            </w:pPr>
            <w:r w:rsidRPr="00756D2A">
              <w:rPr>
                <w:rFonts w:hint="cs"/>
                <w:color w:val="000000"/>
                <w:lang w:bidi="hi-IN"/>
              </w:rPr>
              <w:t>0.0302</w:t>
            </w:r>
          </w:p>
        </w:tc>
        <w:tc>
          <w:tcPr>
            <w:tcW w:w="0" w:type="auto"/>
            <w:tcBorders>
              <w:top w:val="single" w:sz="4" w:space="0" w:color="auto"/>
              <w:left w:val="single" w:sz="4" w:space="0" w:color="auto"/>
              <w:bottom w:val="single" w:sz="4" w:space="0" w:color="auto"/>
              <w:right w:val="single" w:sz="4" w:space="0" w:color="auto"/>
            </w:tcBorders>
            <w:noWrap/>
            <w:hideMark/>
          </w:tcPr>
          <w:p w14:paraId="4FF49EEC" w14:textId="77777777" w:rsidR="000019C6" w:rsidRPr="00756D2A" w:rsidRDefault="000019C6" w:rsidP="00756D2A">
            <w:pPr>
              <w:spacing w:line="276" w:lineRule="auto"/>
              <w:jc w:val="both"/>
              <w:rPr>
                <w:color w:val="000000"/>
                <w:lang w:bidi="hi-IN"/>
              </w:rPr>
            </w:pPr>
            <w:r w:rsidRPr="00756D2A">
              <w:rPr>
                <w:rFonts w:hint="cs"/>
                <w:color w:val="000000"/>
                <w:lang w:bidi="hi-IN"/>
              </w:rPr>
              <w:t>0.97</w:t>
            </w:r>
          </w:p>
        </w:tc>
        <w:tc>
          <w:tcPr>
            <w:tcW w:w="0" w:type="auto"/>
            <w:tcBorders>
              <w:top w:val="single" w:sz="4" w:space="0" w:color="auto"/>
              <w:left w:val="single" w:sz="4" w:space="0" w:color="auto"/>
              <w:bottom w:val="single" w:sz="4" w:space="0" w:color="auto"/>
              <w:right w:val="single" w:sz="4" w:space="0" w:color="auto"/>
            </w:tcBorders>
            <w:noWrap/>
            <w:hideMark/>
          </w:tcPr>
          <w:p w14:paraId="7681A9C9" w14:textId="77777777" w:rsidR="000019C6" w:rsidRPr="00756D2A" w:rsidRDefault="000019C6" w:rsidP="00756D2A">
            <w:pPr>
              <w:spacing w:line="276" w:lineRule="auto"/>
              <w:jc w:val="both"/>
              <w:rPr>
                <w:color w:val="000000"/>
                <w:lang w:bidi="hi-IN"/>
              </w:rPr>
            </w:pPr>
            <w:r w:rsidRPr="00756D2A">
              <w:rPr>
                <w:rFonts w:hint="cs"/>
                <w:color w:val="000000"/>
                <w:lang w:val="vi-VN" w:bidi="hi-IN"/>
              </w:rPr>
              <w:t>0.166</w:t>
            </w:r>
          </w:p>
        </w:tc>
      </w:tr>
      <w:tr w:rsidR="000019C6" w:rsidRPr="00756D2A" w14:paraId="32B8E6CD" w14:textId="77777777" w:rsidTr="00634484">
        <w:trPr>
          <w:trHeight w:val="358"/>
        </w:trPr>
        <w:tc>
          <w:tcPr>
            <w:tcW w:w="0" w:type="auto"/>
            <w:tcBorders>
              <w:top w:val="single" w:sz="4" w:space="0" w:color="auto"/>
              <w:left w:val="single" w:sz="4" w:space="0" w:color="auto"/>
              <w:bottom w:val="single" w:sz="4" w:space="0" w:color="auto"/>
              <w:right w:val="single" w:sz="4" w:space="0" w:color="auto"/>
            </w:tcBorders>
            <w:noWrap/>
            <w:hideMark/>
          </w:tcPr>
          <w:p w14:paraId="3971388C" w14:textId="77777777" w:rsidR="000019C6" w:rsidRPr="00756D2A" w:rsidRDefault="000019C6" w:rsidP="00756D2A">
            <w:pPr>
              <w:suppressAutoHyphens/>
              <w:spacing w:line="276" w:lineRule="auto"/>
              <w:jc w:val="both"/>
              <w:rPr>
                <w:color w:val="000000"/>
                <w:lang w:bidi="hi-IN"/>
              </w:rPr>
            </w:pPr>
            <w:r w:rsidRPr="00756D2A">
              <w:rPr>
                <w:rFonts w:hint="cs"/>
                <w:color w:val="000000"/>
                <w:lang w:bidi="hi-IN"/>
              </w:rPr>
              <w:t>VN70–VN30</w:t>
            </w:r>
          </w:p>
        </w:tc>
        <w:tc>
          <w:tcPr>
            <w:tcW w:w="0" w:type="auto"/>
            <w:tcBorders>
              <w:top w:val="single" w:sz="4" w:space="0" w:color="auto"/>
              <w:left w:val="single" w:sz="4" w:space="0" w:color="auto"/>
              <w:bottom w:val="single" w:sz="4" w:space="0" w:color="auto"/>
              <w:right w:val="single" w:sz="4" w:space="0" w:color="auto"/>
            </w:tcBorders>
            <w:noWrap/>
            <w:hideMark/>
          </w:tcPr>
          <w:p w14:paraId="47931865" w14:textId="77777777" w:rsidR="000019C6" w:rsidRPr="00756D2A" w:rsidRDefault="000019C6" w:rsidP="00756D2A">
            <w:pPr>
              <w:spacing w:line="276" w:lineRule="auto"/>
              <w:jc w:val="both"/>
              <w:rPr>
                <w:color w:val="000000"/>
                <w:lang w:bidi="hi-IN"/>
              </w:rPr>
            </w:pPr>
            <w:r w:rsidRPr="00756D2A">
              <w:rPr>
                <w:rFonts w:hint="cs"/>
                <w:color w:val="000000"/>
                <w:lang w:val="vi-VN" w:bidi="hi-IN"/>
              </w:rPr>
              <w:t>0.628</w:t>
            </w:r>
          </w:p>
        </w:tc>
        <w:tc>
          <w:tcPr>
            <w:tcW w:w="0" w:type="auto"/>
            <w:tcBorders>
              <w:top w:val="single" w:sz="4" w:space="0" w:color="auto"/>
              <w:left w:val="single" w:sz="4" w:space="0" w:color="auto"/>
              <w:bottom w:val="single" w:sz="4" w:space="0" w:color="auto"/>
              <w:right w:val="single" w:sz="4" w:space="0" w:color="auto"/>
            </w:tcBorders>
            <w:noWrap/>
            <w:hideMark/>
          </w:tcPr>
          <w:p w14:paraId="711BA3BE" w14:textId="77777777" w:rsidR="000019C6" w:rsidRPr="00756D2A" w:rsidRDefault="000019C6" w:rsidP="00756D2A">
            <w:pPr>
              <w:spacing w:line="276" w:lineRule="auto"/>
              <w:jc w:val="both"/>
              <w:rPr>
                <w:color w:val="000000"/>
                <w:lang w:bidi="hi-IN"/>
              </w:rPr>
            </w:pPr>
            <w:r w:rsidRPr="00756D2A">
              <w:rPr>
                <w:rFonts w:hint="cs"/>
                <w:color w:val="000000"/>
                <w:lang w:val="vi-VN" w:bidi="hi-IN"/>
              </w:rPr>
              <w:t>0.924</w:t>
            </w:r>
          </w:p>
        </w:tc>
        <w:tc>
          <w:tcPr>
            <w:tcW w:w="0" w:type="auto"/>
            <w:tcBorders>
              <w:top w:val="single" w:sz="4" w:space="0" w:color="auto"/>
              <w:left w:val="single" w:sz="4" w:space="0" w:color="auto"/>
              <w:bottom w:val="single" w:sz="4" w:space="0" w:color="auto"/>
              <w:right w:val="single" w:sz="4" w:space="0" w:color="auto"/>
            </w:tcBorders>
            <w:noWrap/>
            <w:hideMark/>
          </w:tcPr>
          <w:p w14:paraId="4C65B40C" w14:textId="77777777" w:rsidR="000019C6" w:rsidRPr="00756D2A" w:rsidRDefault="000019C6" w:rsidP="00756D2A">
            <w:pPr>
              <w:spacing w:line="276" w:lineRule="auto"/>
              <w:jc w:val="both"/>
              <w:rPr>
                <w:color w:val="000000"/>
                <w:lang w:bidi="hi-IN"/>
              </w:rPr>
            </w:pPr>
            <w:r w:rsidRPr="00756D2A">
              <w:rPr>
                <w:rFonts w:hint="cs"/>
                <w:color w:val="000000"/>
                <w:lang w:bidi="hi-IN"/>
              </w:rPr>
              <w:t>7.06</w:t>
            </w:r>
          </w:p>
        </w:tc>
        <w:tc>
          <w:tcPr>
            <w:tcW w:w="0" w:type="auto"/>
            <w:tcBorders>
              <w:top w:val="single" w:sz="4" w:space="0" w:color="auto"/>
              <w:left w:val="single" w:sz="4" w:space="0" w:color="auto"/>
              <w:bottom w:val="single" w:sz="4" w:space="0" w:color="auto"/>
              <w:right w:val="single" w:sz="4" w:space="0" w:color="auto"/>
            </w:tcBorders>
            <w:noWrap/>
            <w:hideMark/>
          </w:tcPr>
          <w:p w14:paraId="74B90C25" w14:textId="77777777" w:rsidR="000019C6" w:rsidRPr="00756D2A" w:rsidRDefault="000019C6" w:rsidP="00756D2A">
            <w:pPr>
              <w:spacing w:line="276" w:lineRule="auto"/>
              <w:jc w:val="both"/>
              <w:rPr>
                <w:color w:val="000000"/>
                <w:lang w:bidi="hi-IN"/>
              </w:rPr>
            </w:pPr>
            <w:r w:rsidRPr="00756D2A">
              <w:rPr>
                <w:rFonts w:hint="cs"/>
                <w:color w:val="000000"/>
                <w:lang w:val="vi-VN" w:bidi="hi-IN"/>
              </w:rPr>
              <w:t>0.654</w:t>
            </w:r>
          </w:p>
        </w:tc>
        <w:tc>
          <w:tcPr>
            <w:tcW w:w="0" w:type="auto"/>
            <w:tcBorders>
              <w:top w:val="single" w:sz="4" w:space="0" w:color="auto"/>
              <w:left w:val="single" w:sz="4" w:space="0" w:color="auto"/>
              <w:bottom w:val="single" w:sz="4" w:space="0" w:color="auto"/>
              <w:right w:val="single" w:sz="4" w:space="0" w:color="auto"/>
            </w:tcBorders>
            <w:noWrap/>
            <w:hideMark/>
          </w:tcPr>
          <w:p w14:paraId="7A13D4D5" w14:textId="77777777" w:rsidR="000019C6" w:rsidRPr="00756D2A" w:rsidRDefault="000019C6" w:rsidP="00756D2A">
            <w:pPr>
              <w:spacing w:line="276" w:lineRule="auto"/>
              <w:jc w:val="both"/>
              <w:rPr>
                <w:color w:val="000000"/>
                <w:lang w:bidi="hi-IN"/>
              </w:rPr>
            </w:pPr>
            <w:r w:rsidRPr="00756D2A">
              <w:rPr>
                <w:rFonts w:hint="cs"/>
                <w:color w:val="000000"/>
                <w:lang w:bidi="hi-IN"/>
              </w:rPr>
              <w:t>0.0305</w:t>
            </w:r>
          </w:p>
        </w:tc>
        <w:tc>
          <w:tcPr>
            <w:tcW w:w="0" w:type="auto"/>
            <w:tcBorders>
              <w:top w:val="single" w:sz="4" w:space="0" w:color="auto"/>
              <w:left w:val="single" w:sz="4" w:space="0" w:color="auto"/>
              <w:bottom w:val="single" w:sz="4" w:space="0" w:color="auto"/>
              <w:right w:val="single" w:sz="4" w:space="0" w:color="auto"/>
            </w:tcBorders>
            <w:noWrap/>
            <w:hideMark/>
          </w:tcPr>
          <w:p w14:paraId="65D8F712" w14:textId="77777777" w:rsidR="000019C6" w:rsidRPr="00756D2A" w:rsidRDefault="000019C6" w:rsidP="00756D2A">
            <w:pPr>
              <w:spacing w:line="276" w:lineRule="auto"/>
              <w:jc w:val="both"/>
              <w:rPr>
                <w:color w:val="000000"/>
                <w:lang w:bidi="hi-IN"/>
              </w:rPr>
            </w:pPr>
            <w:r w:rsidRPr="00756D2A">
              <w:rPr>
                <w:rFonts w:hint="cs"/>
                <w:color w:val="000000"/>
                <w:lang w:bidi="hi-IN"/>
              </w:rPr>
              <w:t>0.85</w:t>
            </w:r>
          </w:p>
        </w:tc>
        <w:tc>
          <w:tcPr>
            <w:tcW w:w="0" w:type="auto"/>
            <w:tcBorders>
              <w:top w:val="single" w:sz="4" w:space="0" w:color="auto"/>
              <w:left w:val="single" w:sz="4" w:space="0" w:color="auto"/>
              <w:bottom w:val="single" w:sz="4" w:space="0" w:color="auto"/>
              <w:right w:val="single" w:sz="4" w:space="0" w:color="auto"/>
            </w:tcBorders>
            <w:noWrap/>
            <w:hideMark/>
          </w:tcPr>
          <w:p w14:paraId="4F8B6BF1" w14:textId="77777777" w:rsidR="000019C6" w:rsidRPr="00756D2A" w:rsidRDefault="000019C6" w:rsidP="00756D2A">
            <w:pPr>
              <w:spacing w:line="276" w:lineRule="auto"/>
              <w:jc w:val="both"/>
              <w:rPr>
                <w:color w:val="000000"/>
                <w:lang w:bidi="hi-IN"/>
              </w:rPr>
            </w:pPr>
            <w:r w:rsidRPr="00756D2A">
              <w:rPr>
                <w:rFonts w:hint="cs"/>
                <w:color w:val="000000"/>
                <w:lang w:val="vi-VN" w:bidi="hi-IN"/>
              </w:rPr>
              <w:t>0.198</w:t>
            </w:r>
          </w:p>
        </w:tc>
      </w:tr>
    </w:tbl>
    <w:p w14:paraId="7A7B0FAD" w14:textId="4C58941E" w:rsidR="000019C6" w:rsidRPr="00756D2A" w:rsidRDefault="000019C6" w:rsidP="00756D2A">
      <w:pPr>
        <w:jc w:val="both"/>
        <w:rPr>
          <w:lang w:eastAsia="zh-CN"/>
        </w:rPr>
      </w:pPr>
      <w:r w:rsidRPr="00756D2A">
        <w:rPr>
          <w:rFonts w:hint="cs"/>
          <w:i/>
        </w:rPr>
        <w:t>Notes: Asymptotic standard errors</w:t>
      </w:r>
      <w:r w:rsidR="00B3060B">
        <w:rPr>
          <w:i/>
          <w:lang w:val="vi-VN"/>
        </w:rPr>
        <w:t xml:space="preserve"> are</w:t>
      </w:r>
      <w:r w:rsidRPr="00756D2A">
        <w:rPr>
          <w:rFonts w:hint="cs"/>
          <w:i/>
        </w:rPr>
        <w:t xml:space="preserve"> in parentheses. *** p &lt; 0.01. Nested pairs were excluded from</w:t>
      </w:r>
      <w:r w:rsidR="005B6445">
        <w:rPr>
          <w:i/>
          <w:lang w:val="vi-VN"/>
        </w:rPr>
        <w:t xml:space="preserve"> the</w:t>
      </w:r>
      <w:r w:rsidRPr="00756D2A">
        <w:rPr>
          <w:rFonts w:hint="cs"/>
          <w:i/>
        </w:rPr>
        <w:t xml:space="preserve"> formal conditioning </w:t>
      </w:r>
      <w:r w:rsidR="00420685">
        <w:rPr>
          <w:i/>
        </w:rPr>
        <w:t>owing</w:t>
      </w:r>
      <w:r w:rsidRPr="00756D2A">
        <w:rPr>
          <w:rFonts w:hint="cs"/>
          <w:i/>
        </w:rPr>
        <w:t xml:space="preserve"> to </w:t>
      </w:r>
      <w:proofErr w:type="spellStart"/>
      <w:r w:rsidR="0012441E">
        <w:rPr>
          <w:i/>
        </w:rPr>
        <w:t>th</w:t>
      </w:r>
      <w:proofErr w:type="spellEnd"/>
      <w:r w:rsidR="0012441E">
        <w:rPr>
          <w:i/>
          <w:lang w:val="vi-VN"/>
        </w:rPr>
        <w:t xml:space="preserve">e </w:t>
      </w:r>
      <w:r w:rsidRPr="00756D2A">
        <w:rPr>
          <w:rFonts w:hint="cs"/>
          <w:i/>
        </w:rPr>
        <w:t>constituent overlap feedback.</w:t>
      </w:r>
    </w:p>
    <w:p w14:paraId="5E154B71" w14:textId="69CA5149" w:rsidR="000019C6" w:rsidRPr="00756D2A" w:rsidRDefault="001267EF" w:rsidP="00756D2A">
      <w:pPr>
        <w:jc w:val="both"/>
      </w:pPr>
      <w:ins w:id="92" w:author="Ha Hong Hanh" w:date="2026-09-24T19:14:00Z">
        <w:r w:rsidRPr="001267EF">
          <w:t>In Table 4, the formal Forbes–</w:t>
        </w:r>
        <w:proofErr w:type="spellStart"/>
        <w:r w:rsidRPr="001267EF">
          <w:t>Rigobon</w:t>
        </w:r>
        <w:proofErr w:type="spellEnd"/>
        <w:r w:rsidRPr="001267EF">
          <w:t xml:space="preserve"> test is deliberately restricted to mathematically disjoint index pairs (</w:t>
        </w:r>
        <w:proofErr w:type="spellStart"/>
        <w:r w:rsidRPr="001267EF">
          <w:t>P_cap</w:t>
        </w:r>
        <w:proofErr w:type="spellEnd"/>
        <w:r w:rsidRPr="001267EF">
          <w:t>–VN30 and VN70–VN30).</w:t>
        </w:r>
      </w:ins>
      <w:ins w:id="93" w:author="Ha Hong Hanh" w:date="2026-09-24T19:14:00Z" w16du:dateUtc="2026-09-24T12:14:00Z">
        <w:r>
          <w:t xml:space="preserve"> </w:t>
        </w:r>
      </w:ins>
      <w:del w:id="94" w:author="Ha Hong Hanh" w:date="2026-09-24T19:14:00Z" w16du:dateUtc="2026-09-24T12:14:00Z">
        <w:r w:rsidR="000019C6" w:rsidRPr="00756D2A" w:rsidDel="001267EF">
          <w:rPr>
            <w:rFonts w:hint="cs"/>
          </w:rPr>
          <w:delText xml:space="preserve">We deliberately restrict the formal Forbes–Rigobon </w:delText>
        </w:r>
        <w:r w:rsidR="00B5039C" w:rsidDel="001267EF">
          <w:delText>test</w:delText>
        </w:r>
        <w:r w:rsidR="000019C6" w:rsidRPr="00756D2A" w:rsidDel="001267EF">
          <w:rPr>
            <w:rFonts w:hint="cs"/>
          </w:rPr>
          <w:delText xml:space="preserve"> in Table 4 to mathematically disjoint index pairs (</w:delText>
        </w:r>
      </w:del>
      <m:oMath>
        <m:sSub>
          <m:sSubPr>
            <m:ctrlPr>
              <w:del w:id="95" w:author="Ha Hong Hanh" w:date="2026-09-24T19:14:00Z" w16du:dateUtc="2026-09-24T12:14:00Z">
                <w:rPr>
                  <w:rFonts w:ascii="Cambria Math" w:hAnsi="Cambria Math" w:hint="cs"/>
                  <w:lang w:eastAsia="zh-CN"/>
                </w:rPr>
              </w:del>
            </m:ctrlPr>
          </m:sSubPr>
          <m:e>
            <m:r>
              <w:del w:id="96" w:author="Ha Hong Hanh" w:date="2026-09-24T19:14:00Z" w16du:dateUtc="2026-09-24T12:14:00Z">
                <m:rPr>
                  <m:sty m:val="p"/>
                </m:rPr>
                <w:rPr>
                  <w:rFonts w:ascii="Cambria Math" w:hAnsi="Cambria Math" w:hint="cs"/>
                </w:rPr>
                <m:t>P</m:t>
              </w:del>
            </m:r>
          </m:e>
          <m:sub>
            <m:r>
              <w:del w:id="97" w:author="Ha Hong Hanh" w:date="2026-09-24T19:14:00Z" w16du:dateUtc="2026-09-24T12:14:00Z">
                <m:rPr>
                  <m:sty m:val="p"/>
                </m:rPr>
                <w:rPr>
                  <w:rFonts w:ascii="Cambria Math" w:hAnsi="Cambria Math" w:hint="cs"/>
                </w:rPr>
                <m:t>cap</m:t>
              </w:del>
            </m:r>
          </m:sub>
        </m:sSub>
      </m:oMath>
      <w:del w:id="98" w:author="Ha Hong Hanh" w:date="2026-09-24T19:14:00Z" w16du:dateUtc="2026-09-24T12:14:00Z">
        <w:r w:rsidR="000019C6" w:rsidRPr="00756D2A" w:rsidDel="001267EF">
          <w:rPr>
            <w:rFonts w:hint="cs"/>
          </w:rPr>
          <w:delText xml:space="preserve">–VN30 and VN70–VN30). </w:delText>
        </w:r>
      </w:del>
      <w:r w:rsidR="000019C6" w:rsidRPr="00756D2A">
        <w:rPr>
          <w:rFonts w:hint="cs"/>
        </w:rPr>
        <w:t xml:space="preserve">Because nested index pairs (VN30–VN100 and VN30–VNINDEX) embed the conditioning asset within the dependent series, </w:t>
      </w:r>
      <w:r w:rsidR="002B0A23">
        <w:t>the</w:t>
      </w:r>
      <w:r w:rsidR="002B0A23">
        <w:rPr>
          <w:lang w:val="vi-VN"/>
        </w:rPr>
        <w:t xml:space="preserve"> </w:t>
      </w:r>
      <w:r w:rsidR="000019C6" w:rsidRPr="00756D2A">
        <w:rPr>
          <w:rFonts w:hint="cs"/>
        </w:rPr>
        <w:t xml:space="preserve">contemporaneous constituent overlap creates an endogenous feedback loop that violates the core exogeneity condition of Forbes and </w:t>
      </w:r>
      <w:proofErr w:type="spellStart"/>
      <w:r w:rsidR="000019C6" w:rsidRPr="00756D2A">
        <w:rPr>
          <w:rFonts w:hint="cs"/>
        </w:rPr>
        <w:t>Rigobon</w:t>
      </w:r>
      <w:proofErr w:type="spellEnd"/>
      <w:r w:rsidR="000019C6" w:rsidRPr="00756D2A">
        <w:rPr>
          <w:rFonts w:hint="cs"/>
        </w:rPr>
        <w:t xml:space="preserve"> (2002). For diagnostic baseline comparison, raw unadjusted cross-correlations for nested pairs increase from 0.941–0.962 in calm periods to 0.982–0.992 during crisis episodes</w:t>
      </w:r>
      <w:r w:rsidR="00A42936">
        <w:rPr>
          <w:lang w:val="vi-VN"/>
        </w:rPr>
        <w:t xml:space="preserve">. However, </w:t>
      </w:r>
      <w:r w:rsidR="000019C6" w:rsidRPr="00756D2A">
        <w:rPr>
          <w:rFonts w:hint="cs"/>
        </w:rPr>
        <w:t>conditioning on volatility expansion produces uninterpretable parameters because the shock source and recipient share over two-thirds of the same equity capitalization.</w:t>
      </w:r>
    </w:p>
    <w:p w14:paraId="71FC27F5" w14:textId="06EEFC7B" w:rsidR="000019C6" w:rsidRPr="00756D2A" w:rsidRDefault="000019C6" w:rsidP="00756D2A">
      <w:pPr>
        <w:jc w:val="both"/>
      </w:pPr>
      <w:r w:rsidRPr="00756D2A">
        <w:rPr>
          <w:rFonts w:hint="cs"/>
        </w:rPr>
        <w:t xml:space="preserve">For the econometrically identified disjoint pairs, Table 4 presents an instructive divergence between exogenous continuous crisis episodes (Panel A) and endogenous rolling percentile regimes (Panel B). In Panel A, market regimes correspond to prolonged, macroeconomically verified structural shocks (the 2018 margin contraction, the 2020 pandemic lockdown, and the 2022 corporate bond freeze). Here, market volatility expands by a factor of </w:t>
      </w:r>
      <m:oMath>
        <m:r>
          <m:rPr>
            <m:sty m:val="p"/>
          </m:rPr>
          <w:rPr>
            <w:rFonts w:ascii="Cambria Math" w:hAnsi="Cambria Math" w:hint="cs"/>
          </w:rPr>
          <m:t>δ=2.02</m:t>
        </m:r>
      </m:oMath>
      <w:r w:rsidRPr="00756D2A">
        <w:rPr>
          <w:rFonts w:hint="cs"/>
        </w:rPr>
        <w:t xml:space="preserve"> (a 102% increase in variance). Conditioning on this expansion, the unconditional correlation for </w:t>
      </w:r>
      <m:oMath>
        <m:sSub>
          <m:sSubPr>
            <m:ctrlPr>
              <w:rPr>
                <w:rFonts w:ascii="Cambria Math" w:hAnsi="Cambria Math" w:hint="cs"/>
                <w:lang w:eastAsia="zh-CN"/>
              </w:rPr>
            </m:ctrlPr>
          </m:sSubPr>
          <m:e>
            <m:r>
              <m:rPr>
                <m:sty m:val="p"/>
              </m:rPr>
              <w:rPr>
                <w:rFonts w:ascii="Cambria Math" w:hAnsi="Cambria Math" w:hint="cs"/>
              </w:rPr>
              <m:t>P</m:t>
            </m:r>
          </m:e>
          <m:sub>
            <m:r>
              <m:rPr>
                <m:sty m:val="p"/>
              </m:rPr>
              <w:rPr>
                <w:rFonts w:ascii="Cambria Math" w:hAnsi="Cambria Math" w:hint="cs"/>
              </w:rPr>
              <m:t>cap</m:t>
            </m:r>
          </m:sub>
        </m:sSub>
      </m:oMath>
      <w:r w:rsidRPr="00756D2A">
        <w:rPr>
          <w:rFonts w:hint="cs"/>
        </w:rPr>
        <w:t xml:space="preserve">–VN30 remains high at </w:t>
      </w:r>
      <m:oMath>
        <m:sSup>
          <m:sSupPr>
            <m:ctrlPr>
              <w:rPr>
                <w:rFonts w:ascii="Cambria Math" w:hAnsi="Cambria Math" w:hint="cs"/>
                <w:lang w:eastAsia="zh-CN"/>
              </w:rPr>
            </m:ctrlPr>
          </m:sSupPr>
          <m:e>
            <m:r>
              <m:rPr>
                <m:sty m:val="p"/>
              </m:rPr>
              <w:rPr>
                <w:rFonts w:ascii="Cambria Math" w:hAnsi="Cambria Math" w:hint="cs"/>
              </w:rPr>
              <m:t>ρ</m:t>
            </m:r>
          </m:e>
          <m:sup>
            <m:r>
              <m:rPr>
                <m:sty m:val="p"/>
              </m:rPr>
              <w:rPr>
                <w:rFonts w:ascii="Cambria Math" w:hAnsi="Cambria Math" w:hint="cs"/>
              </w:rPr>
              <m:t>*</m:t>
            </m:r>
          </m:sup>
        </m:sSup>
        <m:r>
          <m:rPr>
            <m:sty m:val="p"/>
          </m:rPr>
          <w:rPr>
            <w:rFonts w:ascii="Cambria Math" w:hAnsi="Cambria Math" w:hint="cs"/>
          </w:rPr>
          <m:t>=0.814</m:t>
        </m:r>
      </m:oMath>
      <w:r w:rsidRPr="00756D2A">
        <w:rPr>
          <w:rFonts w:hint="cs"/>
        </w:rPr>
        <w:t>, strictly rejecting the null hypothesis of invariant correlation at the 1% significance level (</w:t>
      </w:r>
      <m:oMath>
        <m:r>
          <m:rPr>
            <m:sty m:val="p"/>
          </m:rPr>
          <w:rPr>
            <w:rFonts w:ascii="Cambria Math" w:hAnsi="Cambria Math" w:hint="cs"/>
          </w:rPr>
          <m:t>t=7.71,p&lt;0.001</m:t>
        </m:r>
      </m:oMath>
      <w:r w:rsidRPr="00756D2A">
        <w:rPr>
          <w:rFonts w:hint="cs"/>
        </w:rPr>
        <w:t xml:space="preserve">). Under the standard assumption of large-cap price leadership, this confirms </w:t>
      </w:r>
      <w:r w:rsidR="00546D5E">
        <w:t>the</w:t>
      </w:r>
      <w:r w:rsidR="00546D5E">
        <w:rPr>
          <w:lang w:val="vi-VN"/>
        </w:rPr>
        <w:t xml:space="preserve"> </w:t>
      </w:r>
      <w:r w:rsidRPr="00756D2A">
        <w:rPr>
          <w:rFonts w:hint="cs"/>
        </w:rPr>
        <w:t xml:space="preserve">structural correlation breakdown: large-cap and mid-cap co-movement tightens significantly during systemic market distress, consistent with </w:t>
      </w:r>
      <w:r w:rsidR="00EA6979">
        <w:t>the</w:t>
      </w:r>
      <w:r w:rsidR="00EA6979">
        <w:rPr>
          <w:lang w:val="vi-VN"/>
        </w:rPr>
        <w:t xml:space="preserve"> </w:t>
      </w:r>
      <w:r w:rsidRPr="00756D2A">
        <w:rPr>
          <w:rFonts w:hint="cs"/>
        </w:rPr>
        <w:t xml:space="preserve">theoretical </w:t>
      </w:r>
      <w:r w:rsidRPr="00756D2A">
        <w:rPr>
          <w:rFonts w:hint="cs"/>
        </w:rPr>
        <w:lastRenderedPageBreak/>
        <w:t xml:space="preserve">channels of liquidity dry-ups and retail margin deleveraging documented in emerging retail-dominated markets (Vo, 2017; Nguyen &amp; Nguyen, 2021). During extreme market downturns on </w:t>
      </w:r>
      <w:r w:rsidR="009F7D9E">
        <w:t>the</w:t>
      </w:r>
      <w:r w:rsidR="009F7D9E">
        <w:rPr>
          <w:lang w:val="vi-VN"/>
        </w:rPr>
        <w:t xml:space="preserve"> </w:t>
      </w:r>
      <w:r w:rsidRPr="00756D2A">
        <w:rPr>
          <w:rFonts w:hint="cs"/>
        </w:rPr>
        <w:t xml:space="preserve">HOSE, retail margin liquidation cascades across brokerage houses can induce cross-tier selling pressure, representing a complementary channel of bidirectional transmission alongside </w:t>
      </w:r>
      <w:r w:rsidR="007F498A">
        <w:t>the</w:t>
      </w:r>
      <w:r w:rsidR="007F498A">
        <w:rPr>
          <w:lang w:val="vi-VN"/>
        </w:rPr>
        <w:t xml:space="preserve"> </w:t>
      </w:r>
      <w:r w:rsidRPr="00756D2A">
        <w:rPr>
          <w:rFonts w:hint="cs"/>
        </w:rPr>
        <w:t>fundamental correlation breakdown.</w:t>
      </w:r>
    </w:p>
    <w:p w14:paraId="7195D025" w14:textId="30ABF432" w:rsidR="000019C6" w:rsidRPr="00756D2A" w:rsidRDefault="000019C6" w:rsidP="00756D2A">
      <w:pPr>
        <w:jc w:val="both"/>
      </w:pPr>
      <w:r w:rsidRPr="00756D2A">
        <w:rPr>
          <w:rFonts w:hint="cs"/>
        </w:rPr>
        <w:t xml:space="preserve">In contrast, Panel B stratifies observations based on endogenous rolling 20-day standard deviations of VNINDEX returns, isolating the top quartile (&gt;75th percentile). This endogenous sorting captures extreme short-term volatility clustering, producing a large variance expansion factor of </w:t>
      </w:r>
      <m:oMath>
        <m:r>
          <m:rPr>
            <m:sty m:val="p"/>
          </m:rPr>
          <w:rPr>
            <w:rFonts w:ascii="Cambria Math" w:hAnsi="Cambria Math" w:hint="cs"/>
          </w:rPr>
          <m:t>δ=7.06</m:t>
        </m:r>
      </m:oMath>
      <w:r w:rsidRPr="00756D2A">
        <w:rPr>
          <w:rFonts w:hint="cs"/>
        </w:rPr>
        <w:t xml:space="preserve"> (a 606% increase). Under this large variance expansion, the Forbes–Rigobon formula mechanically over-corrects the crisis correlation: </w:t>
      </w:r>
      <w:r w:rsidR="00AE16EB">
        <w:t>the</w:t>
      </w:r>
      <w:r w:rsidR="00AE16EB">
        <w:rPr>
          <w:lang w:val="vi-VN"/>
        </w:rPr>
        <w:t xml:space="preserve"> </w:t>
      </w:r>
      <w:r w:rsidRPr="00756D2A">
        <w:rPr>
          <w:rFonts w:hint="cs"/>
        </w:rPr>
        <w:t xml:space="preserve">raw correlation increases from 0.633 to 0.929 (+0.296 points), but the denominator </w:t>
      </w:r>
      <m:oMath>
        <m:rad>
          <m:radPr>
            <m:degHide m:val="1"/>
            <m:ctrlPr>
              <w:rPr>
                <w:rFonts w:ascii="Cambria Math" w:hAnsi="Cambria Math" w:hint="cs"/>
                <w:lang w:eastAsia="zh-CN"/>
              </w:rPr>
            </m:ctrlPr>
          </m:radPr>
          <m:deg/>
          <m:e>
            <m:r>
              <m:rPr>
                <m:sty m:val="p"/>
              </m:rPr>
              <w:rPr>
                <w:rFonts w:ascii="Cambria Math" w:hAnsi="Cambria Math" w:hint="cs"/>
              </w:rPr>
              <m:t>1+7.06(1-</m:t>
            </m:r>
            <m:sSup>
              <m:sSupPr>
                <m:ctrlPr>
                  <w:rPr>
                    <w:rFonts w:ascii="Cambria Math" w:hAnsi="Cambria Math" w:hint="cs"/>
                    <w:lang w:eastAsia="zh-CN"/>
                  </w:rPr>
                </m:ctrlPr>
              </m:sSupPr>
              <m:e>
                <m:r>
                  <m:rPr>
                    <m:sty m:val="p"/>
                  </m:rPr>
                  <w:rPr>
                    <w:rFonts w:ascii="Cambria Math" w:hAnsi="Cambria Math" w:hint="cs"/>
                  </w:rPr>
                  <m:t>0.929</m:t>
                </m:r>
              </m:e>
              <m:sup>
                <m:r>
                  <m:rPr>
                    <m:sty m:val="p"/>
                  </m:rPr>
                  <w:rPr>
                    <w:rFonts w:ascii="Cambria Math" w:hAnsi="Cambria Math" w:hint="cs"/>
                  </w:rPr>
                  <m:t>2</m:t>
                </m:r>
              </m:sup>
            </m:sSup>
            <m:r>
              <m:rPr>
                <m:sty m:val="p"/>
              </m:rPr>
              <w:rPr>
                <w:rFonts w:ascii="Cambria Math" w:hAnsi="Cambria Math" w:hint="cs"/>
              </w:rPr>
              <m:t>)</m:t>
            </m:r>
          </m:e>
        </m:rad>
        <m:r>
          <m:rPr>
            <m:sty m:val="p"/>
          </m:rPr>
          <w:rPr>
            <w:rFonts w:ascii="Cambria Math" w:hAnsi="Cambria Math" w:hint="cs"/>
          </w:rPr>
          <m:t>=1.402</m:t>
        </m:r>
      </m:oMath>
      <w:r w:rsidRPr="00756D2A">
        <w:rPr>
          <w:rFonts w:hint="cs"/>
        </w:rPr>
        <w:t xml:space="preserve"> mechanically pulls </w:t>
      </w:r>
      <m:oMath>
        <m:sSup>
          <m:sSupPr>
            <m:ctrlPr>
              <w:rPr>
                <w:rFonts w:ascii="Cambria Math" w:hAnsi="Cambria Math" w:hint="cs"/>
                <w:lang w:eastAsia="zh-CN"/>
              </w:rPr>
            </m:ctrlPr>
          </m:sSupPr>
          <m:e>
            <m:r>
              <m:rPr>
                <m:sty m:val="p"/>
              </m:rPr>
              <w:rPr>
                <w:rFonts w:ascii="Cambria Math" w:hAnsi="Cambria Math" w:hint="cs"/>
              </w:rPr>
              <m:t>ρ</m:t>
            </m:r>
          </m:e>
          <m:sup>
            <m:r>
              <m:rPr>
                <m:sty m:val="p"/>
              </m:rPr>
              <w:rPr>
                <w:rFonts w:ascii="Cambria Math" w:hAnsi="Cambria Math" w:hint="cs"/>
              </w:rPr>
              <m:t>*</m:t>
            </m:r>
          </m:sup>
        </m:sSup>
      </m:oMath>
      <w:r w:rsidRPr="00756D2A">
        <w:rPr>
          <w:rFonts w:hint="cs"/>
        </w:rPr>
        <w:t xml:space="preserve"> down to </w:t>
      </w:r>
      <m:oMath>
        <m:r>
          <m:rPr>
            <m:sty m:val="p"/>
          </m:rPr>
          <w:rPr>
            <w:rFonts w:ascii="Cambria Math" w:hAnsi="Cambria Math" w:hint="cs"/>
          </w:rPr>
          <m:t>0.663</m:t>
        </m:r>
      </m:oMath>
      <w:r w:rsidRPr="00756D2A">
        <w:rPr>
          <w:rFonts w:hint="cs"/>
        </w:rPr>
        <w:t xml:space="preserve">. Consequently, </w:t>
      </w:r>
      <m:oMath>
        <m:sSup>
          <m:sSupPr>
            <m:ctrlPr>
              <w:rPr>
                <w:rFonts w:ascii="Cambria Math" w:hAnsi="Cambria Math" w:hint="cs"/>
                <w:lang w:eastAsia="zh-CN"/>
              </w:rPr>
            </m:ctrlPr>
          </m:sSupPr>
          <m:e>
            <m:r>
              <m:rPr>
                <m:sty m:val="p"/>
              </m:rPr>
              <w:rPr>
                <w:rFonts w:ascii="Cambria Math" w:hAnsi="Cambria Math" w:hint="cs"/>
              </w:rPr>
              <m:t>ρ</m:t>
            </m:r>
          </m:e>
          <m:sup>
            <m:r>
              <m:rPr>
                <m:sty m:val="p"/>
              </m:rPr>
              <w:rPr>
                <w:rFonts w:ascii="Cambria Math" w:hAnsi="Cambria Math" w:hint="cs"/>
              </w:rPr>
              <m:t>*</m:t>
            </m:r>
          </m:sup>
        </m:sSup>
        <m:r>
          <m:rPr>
            <m:sty m:val="p"/>
          </m:rPr>
          <w:rPr>
            <w:rFonts w:ascii="Cambria Math" w:hAnsi="Cambria Math" w:hint="cs"/>
          </w:rPr>
          <m:t>-</m:t>
        </m:r>
        <m:sSub>
          <m:sSubPr>
            <m:ctrlPr>
              <w:rPr>
                <w:rFonts w:ascii="Cambria Math" w:hAnsi="Cambria Math" w:hint="cs"/>
                <w:lang w:eastAsia="zh-CN"/>
              </w:rPr>
            </m:ctrlPr>
          </m:sSubPr>
          <m:e>
            <m:r>
              <m:rPr>
                <m:sty m:val="p"/>
              </m:rPr>
              <w:rPr>
                <w:rFonts w:ascii="Cambria Math" w:hAnsi="Cambria Math" w:hint="cs"/>
              </w:rPr>
              <m:t>ρ</m:t>
            </m:r>
          </m:e>
          <m:sub>
            <m:r>
              <m:rPr>
                <m:sty m:val="p"/>
              </m:rPr>
              <w:rPr>
                <w:rFonts w:ascii="Cambria Math" w:hAnsi="Cambria Math" w:hint="cs"/>
              </w:rPr>
              <m:t>low</m:t>
            </m:r>
          </m:sub>
        </m:sSub>
        <m:r>
          <m:rPr>
            <m:sty m:val="p"/>
          </m:rPr>
          <w:rPr>
            <w:rFonts w:ascii="Cambria Math" w:hAnsi="Cambria Math" w:hint="cs"/>
          </w:rPr>
          <m:t>=0.663-0.633=+0.030</m:t>
        </m:r>
      </m:oMath>
      <w:r w:rsidRPr="00756D2A">
        <w:rPr>
          <w:rFonts w:hint="cs"/>
        </w:rPr>
        <w:t xml:space="preserve">, giving </w:t>
      </w:r>
      <m:oMath>
        <m:r>
          <m:rPr>
            <m:sty m:val="p"/>
          </m:rPr>
          <w:rPr>
            <w:rFonts w:ascii="Cambria Math" w:hAnsi="Cambria Math" w:hint="cs"/>
          </w:rPr>
          <m:t>t=0.97</m:t>
        </m:r>
      </m:oMath>
      <w:r w:rsidRPr="00756D2A">
        <w:rPr>
          <w:rFonts w:hint="cs"/>
        </w:rPr>
        <w:t xml:space="preserve"> (</w:t>
      </w:r>
      <m:oMath>
        <m:r>
          <m:rPr>
            <m:sty m:val="p"/>
          </m:rPr>
          <w:rPr>
            <w:rFonts w:ascii="Cambria Math" w:hAnsi="Cambria Math" w:hint="cs"/>
          </w:rPr>
          <m:t>p=0.166</m:t>
        </m:r>
      </m:oMath>
      <w:r w:rsidRPr="00756D2A">
        <w:rPr>
          <w:rFonts w:hint="cs"/>
        </w:rPr>
        <w:t>). This proves that rolling percentile sorting mechanically over-penalizes correlation due to extreme tail conditioning, whereas continuous crisis episodes capture genuine, persistent macroeconomic regime shifts.</w:t>
      </w:r>
    </w:p>
    <w:p w14:paraId="1B5F1C19" w14:textId="77777777" w:rsidR="000019C6" w:rsidRPr="00756D2A" w:rsidRDefault="000019C6" w:rsidP="00756D2A">
      <w:pPr>
        <w:pStyle w:val="heading20"/>
        <w:tabs>
          <w:tab w:val="clear" w:pos="567"/>
          <w:tab w:val="left" w:pos="720"/>
        </w:tabs>
        <w:spacing w:line="300" w:lineRule="auto"/>
        <w:ind w:left="0" w:firstLine="0"/>
        <w:rPr>
          <w:sz w:val="24"/>
          <w:szCs w:val="24"/>
        </w:rPr>
      </w:pPr>
      <w:bookmarkStart w:id="99" w:name="X3e73fb4f36d3e82ffa3b15a58d96ec2f0ca9f9a"/>
      <w:bookmarkEnd w:id="91"/>
      <w:r w:rsidRPr="00756D2A">
        <w:rPr>
          <w:rFonts w:hint="cs"/>
          <w:sz w:val="24"/>
          <w:szCs w:val="24"/>
        </w:rPr>
        <w:t>3.6 Markowitz Portfolio Variance Implications</w:t>
      </w:r>
    </w:p>
    <w:p w14:paraId="2AC599EA" w14:textId="77777777" w:rsidR="000019C6" w:rsidRPr="00756D2A" w:rsidRDefault="000019C6" w:rsidP="00756D2A">
      <w:pPr>
        <w:jc w:val="both"/>
        <w:rPr>
          <w:lang w:val="vi-VN"/>
        </w:rPr>
      </w:pPr>
      <w:r w:rsidRPr="00756D2A">
        <w:rPr>
          <w:rFonts w:hint="cs"/>
        </w:rPr>
        <w:t>Under the Markowitz (1952) mean-variance framework, the variance of a two-asset portfolio with arbitrary asset volatilities is</w:t>
      </w:r>
      <w:r w:rsidRPr="00756D2A">
        <w:rPr>
          <w:rFonts w:hint="cs"/>
          <w:lang w:val="vi-VN"/>
        </w:rPr>
        <w:t>:</w:t>
      </w:r>
    </w:p>
    <w:p w14:paraId="79AE6DA3" w14:textId="77777777" w:rsidR="000019C6" w:rsidRPr="00756D2A" w:rsidRDefault="00000000" w:rsidP="00756D2A">
      <w:pPr>
        <w:spacing w:line="300" w:lineRule="auto"/>
        <w:jc w:val="both"/>
      </w:pPr>
      <m:oMathPara>
        <m:oMathParaPr>
          <m:jc m:val="center"/>
        </m:oMathParaPr>
        <m:oMath>
          <m:sSubSup>
            <m:sSubSupPr>
              <m:ctrlPr>
                <w:rPr>
                  <w:rFonts w:ascii="Cambria Math" w:hAnsi="Cambria Math" w:hint="cs"/>
                  <w:lang w:eastAsia="zh-CN"/>
                </w:rPr>
              </m:ctrlPr>
            </m:sSubSupPr>
            <m:e>
              <m:r>
                <m:rPr>
                  <m:sty m:val="p"/>
                </m:rPr>
                <w:rPr>
                  <w:rFonts w:ascii="Cambria Math" w:hAnsi="Cambria Math" w:hint="cs"/>
                </w:rPr>
                <m:t>σ</m:t>
              </m:r>
            </m:e>
            <m:sub>
              <m:r>
                <m:rPr>
                  <m:sty m:val="p"/>
                </m:rPr>
                <w:rPr>
                  <w:rFonts w:ascii="Cambria Math" w:hAnsi="Cambria Math" w:hint="cs"/>
                </w:rPr>
                <m:t>port</m:t>
              </m:r>
            </m:sub>
            <m:sup>
              <m:r>
                <m:rPr>
                  <m:sty m:val="p"/>
                </m:rPr>
                <w:rPr>
                  <w:rFonts w:ascii="Cambria Math" w:hAnsi="Cambria Math" w:hint="cs"/>
                </w:rPr>
                <m:t>2</m:t>
              </m:r>
            </m:sup>
          </m:sSubSup>
          <m:r>
            <m:rPr>
              <m:sty m:val="p"/>
            </m:rPr>
            <w:rPr>
              <w:rFonts w:ascii="Cambria Math" w:hAnsi="Cambria Math" w:hint="cs"/>
            </w:rPr>
            <m:t>=</m:t>
          </m:r>
          <m:sSubSup>
            <m:sSubSupPr>
              <m:ctrlPr>
                <w:rPr>
                  <w:rFonts w:ascii="Cambria Math" w:hAnsi="Cambria Math" w:hint="cs"/>
                  <w:lang w:eastAsia="zh-CN"/>
                </w:rPr>
              </m:ctrlPr>
            </m:sSubSupPr>
            <m:e>
              <m:r>
                <m:rPr>
                  <m:sty m:val="p"/>
                </m:rPr>
                <w:rPr>
                  <w:rFonts w:ascii="Cambria Math" w:hAnsi="Cambria Math" w:hint="cs"/>
                </w:rPr>
                <m:t>w</m:t>
              </m:r>
            </m:e>
            <m:sub>
              <m:r>
                <m:rPr>
                  <m:sty m:val="p"/>
                </m:rPr>
                <w:rPr>
                  <w:rFonts w:ascii="Cambria Math" w:hAnsi="Cambria Math" w:hint="cs"/>
                </w:rPr>
                <m:t>1</m:t>
              </m:r>
            </m:sub>
            <m:sup>
              <m:r>
                <m:rPr>
                  <m:sty m:val="p"/>
                </m:rPr>
                <w:rPr>
                  <w:rFonts w:ascii="Cambria Math" w:hAnsi="Cambria Math" w:hint="cs"/>
                </w:rPr>
                <m:t>2</m:t>
              </m:r>
            </m:sup>
          </m:sSubSup>
          <m:sSubSup>
            <m:sSubSupPr>
              <m:ctrlPr>
                <w:rPr>
                  <w:rFonts w:ascii="Cambria Math" w:hAnsi="Cambria Math" w:hint="cs"/>
                  <w:lang w:eastAsia="zh-CN"/>
                </w:rPr>
              </m:ctrlPr>
            </m:sSubSupPr>
            <m:e>
              <m:r>
                <m:rPr>
                  <m:sty m:val="p"/>
                </m:rPr>
                <w:rPr>
                  <w:rFonts w:ascii="Cambria Math" w:hAnsi="Cambria Math" w:hint="cs"/>
                </w:rPr>
                <m:t>σ</m:t>
              </m:r>
            </m:e>
            <m:sub>
              <m:r>
                <m:rPr>
                  <m:sty m:val="p"/>
                </m:rPr>
                <w:rPr>
                  <w:rFonts w:ascii="Cambria Math" w:hAnsi="Cambria Math" w:hint="cs"/>
                </w:rPr>
                <m:t>1</m:t>
              </m:r>
            </m:sub>
            <m:sup>
              <m:r>
                <m:rPr>
                  <m:sty m:val="p"/>
                </m:rPr>
                <w:rPr>
                  <w:rFonts w:ascii="Cambria Math" w:hAnsi="Cambria Math" w:hint="cs"/>
                </w:rPr>
                <m:t>2</m:t>
              </m:r>
            </m:sup>
          </m:sSubSup>
          <m:r>
            <m:rPr>
              <m:sty m:val="p"/>
            </m:rPr>
            <w:rPr>
              <w:rFonts w:ascii="Cambria Math" w:hAnsi="Cambria Math" w:hint="cs"/>
            </w:rPr>
            <m:t>+</m:t>
          </m:r>
          <m:sSubSup>
            <m:sSubSupPr>
              <m:ctrlPr>
                <w:rPr>
                  <w:rFonts w:ascii="Cambria Math" w:hAnsi="Cambria Math" w:hint="cs"/>
                  <w:lang w:eastAsia="zh-CN"/>
                </w:rPr>
              </m:ctrlPr>
            </m:sSubSupPr>
            <m:e>
              <m:r>
                <m:rPr>
                  <m:sty m:val="p"/>
                </m:rPr>
                <w:rPr>
                  <w:rFonts w:ascii="Cambria Math" w:hAnsi="Cambria Math" w:hint="cs"/>
                </w:rPr>
                <m:t>w</m:t>
              </m:r>
            </m:e>
            <m:sub>
              <m:r>
                <m:rPr>
                  <m:sty m:val="p"/>
                </m:rPr>
                <w:rPr>
                  <w:rFonts w:ascii="Cambria Math" w:hAnsi="Cambria Math" w:hint="cs"/>
                </w:rPr>
                <m:t>2</m:t>
              </m:r>
            </m:sub>
            <m:sup>
              <m:r>
                <m:rPr>
                  <m:sty m:val="p"/>
                </m:rPr>
                <w:rPr>
                  <w:rFonts w:ascii="Cambria Math" w:hAnsi="Cambria Math" w:hint="cs"/>
                </w:rPr>
                <m:t>2</m:t>
              </m:r>
            </m:sup>
          </m:sSubSup>
          <m:sSubSup>
            <m:sSubSupPr>
              <m:ctrlPr>
                <w:rPr>
                  <w:rFonts w:ascii="Cambria Math" w:hAnsi="Cambria Math" w:hint="cs"/>
                  <w:lang w:eastAsia="zh-CN"/>
                </w:rPr>
              </m:ctrlPr>
            </m:sSubSupPr>
            <m:e>
              <m:r>
                <m:rPr>
                  <m:sty m:val="p"/>
                </m:rPr>
                <w:rPr>
                  <w:rFonts w:ascii="Cambria Math" w:hAnsi="Cambria Math" w:hint="cs"/>
                </w:rPr>
                <m:t>σ</m:t>
              </m:r>
            </m:e>
            <m:sub>
              <m:r>
                <m:rPr>
                  <m:sty m:val="p"/>
                </m:rPr>
                <w:rPr>
                  <w:rFonts w:ascii="Cambria Math" w:hAnsi="Cambria Math" w:hint="cs"/>
                </w:rPr>
                <m:t>2</m:t>
              </m:r>
            </m:sub>
            <m:sup>
              <m:r>
                <m:rPr>
                  <m:sty m:val="p"/>
                </m:rPr>
                <w:rPr>
                  <w:rFonts w:ascii="Cambria Math" w:hAnsi="Cambria Math" w:hint="cs"/>
                </w:rPr>
                <m:t>2</m:t>
              </m:r>
            </m:sup>
          </m:sSubSup>
          <m:r>
            <m:rPr>
              <m:sty m:val="p"/>
            </m:rPr>
            <w:rPr>
              <w:rFonts w:ascii="Cambria Math" w:hAnsi="Cambria Math" w:hint="cs"/>
            </w:rPr>
            <m:t>+2</m:t>
          </m:r>
          <m:sSub>
            <m:sSubPr>
              <m:ctrlPr>
                <w:rPr>
                  <w:rFonts w:ascii="Cambria Math" w:hAnsi="Cambria Math" w:hint="cs"/>
                  <w:lang w:eastAsia="zh-CN"/>
                </w:rPr>
              </m:ctrlPr>
            </m:sSubPr>
            <m:e>
              <m:r>
                <m:rPr>
                  <m:sty m:val="p"/>
                </m:rPr>
                <w:rPr>
                  <w:rFonts w:ascii="Cambria Math" w:hAnsi="Cambria Math" w:hint="cs"/>
                </w:rPr>
                <m:t>w</m:t>
              </m:r>
            </m:e>
            <m:sub>
              <m:r>
                <m:rPr>
                  <m:sty m:val="p"/>
                </m:rPr>
                <w:rPr>
                  <w:rFonts w:ascii="Cambria Math" w:hAnsi="Cambria Math" w:hint="cs"/>
                </w:rPr>
                <m:t>1</m:t>
              </m:r>
            </m:sub>
          </m:sSub>
          <m:sSub>
            <m:sSubPr>
              <m:ctrlPr>
                <w:rPr>
                  <w:rFonts w:ascii="Cambria Math" w:hAnsi="Cambria Math" w:hint="cs"/>
                  <w:lang w:eastAsia="zh-CN"/>
                </w:rPr>
              </m:ctrlPr>
            </m:sSubPr>
            <m:e>
              <m:r>
                <m:rPr>
                  <m:sty m:val="p"/>
                </m:rPr>
                <w:rPr>
                  <w:rFonts w:ascii="Cambria Math" w:hAnsi="Cambria Math" w:hint="cs"/>
                </w:rPr>
                <m:t>w</m:t>
              </m:r>
            </m:e>
            <m:sub>
              <m:r>
                <m:rPr>
                  <m:sty m:val="p"/>
                </m:rPr>
                <w:rPr>
                  <w:rFonts w:ascii="Cambria Math" w:hAnsi="Cambria Math" w:hint="cs"/>
                </w:rPr>
                <m:t>2</m:t>
              </m:r>
            </m:sub>
          </m:sSub>
          <m:sSub>
            <m:sSubPr>
              <m:ctrlPr>
                <w:rPr>
                  <w:rFonts w:ascii="Cambria Math" w:hAnsi="Cambria Math" w:hint="cs"/>
                  <w:lang w:eastAsia="zh-CN"/>
                </w:rPr>
              </m:ctrlPr>
            </m:sSubPr>
            <m:e>
              <m:r>
                <m:rPr>
                  <m:sty m:val="p"/>
                </m:rPr>
                <w:rPr>
                  <w:rFonts w:ascii="Cambria Math" w:hAnsi="Cambria Math" w:hint="cs"/>
                </w:rPr>
                <m:t>σ</m:t>
              </m:r>
            </m:e>
            <m:sub>
              <m:r>
                <m:rPr>
                  <m:sty m:val="p"/>
                </m:rPr>
                <w:rPr>
                  <w:rFonts w:ascii="Cambria Math" w:hAnsi="Cambria Math" w:hint="cs"/>
                </w:rPr>
                <m:t>1</m:t>
              </m:r>
            </m:sub>
          </m:sSub>
          <m:sSub>
            <m:sSubPr>
              <m:ctrlPr>
                <w:rPr>
                  <w:rFonts w:ascii="Cambria Math" w:hAnsi="Cambria Math" w:hint="cs"/>
                  <w:lang w:eastAsia="zh-CN"/>
                </w:rPr>
              </m:ctrlPr>
            </m:sSubPr>
            <m:e>
              <m:r>
                <m:rPr>
                  <m:sty m:val="p"/>
                </m:rPr>
                <w:rPr>
                  <w:rFonts w:ascii="Cambria Math" w:hAnsi="Cambria Math" w:hint="cs"/>
                </w:rPr>
                <m:t>σ</m:t>
              </m:r>
            </m:e>
            <m:sub>
              <m:r>
                <m:rPr>
                  <m:sty m:val="p"/>
                </m:rPr>
                <w:rPr>
                  <w:rFonts w:ascii="Cambria Math" w:hAnsi="Cambria Math" w:hint="cs"/>
                </w:rPr>
                <m:t>2</m:t>
              </m:r>
            </m:sub>
          </m:sSub>
          <m:r>
            <m:rPr>
              <m:sty m:val="p"/>
            </m:rPr>
            <w:rPr>
              <w:rFonts w:ascii="Cambria Math" w:hAnsi="Cambria Math" w:hint="cs"/>
            </w:rPr>
            <m:t>ρ.</m:t>
          </m:r>
        </m:oMath>
      </m:oMathPara>
    </w:p>
    <w:p w14:paraId="33B0F8EE" w14:textId="35E0B04D" w:rsidR="000019C6" w:rsidRPr="00756D2A" w:rsidRDefault="000019C6" w:rsidP="00756D2A">
      <w:pPr>
        <w:spacing w:line="300" w:lineRule="auto"/>
        <w:jc w:val="both"/>
      </w:pPr>
      <w:r w:rsidRPr="00756D2A">
        <w:rPr>
          <w:rFonts w:hint="cs"/>
        </w:rPr>
        <w:t xml:space="preserve">When an investor applies a static full-sample correlation </w:t>
      </w:r>
      <m:oMath>
        <m:sSub>
          <m:sSubPr>
            <m:ctrlPr>
              <w:rPr>
                <w:rFonts w:ascii="Cambria Math" w:hAnsi="Cambria Math" w:hint="cs"/>
                <w:lang w:eastAsia="zh-CN"/>
              </w:rPr>
            </m:ctrlPr>
          </m:sSubPr>
          <m:e>
            <m:r>
              <m:rPr>
                <m:sty m:val="p"/>
              </m:rPr>
              <w:rPr>
                <w:rFonts w:ascii="Cambria Math" w:hAnsi="Cambria Math" w:hint="cs"/>
              </w:rPr>
              <m:t>ρ</m:t>
            </m:r>
          </m:e>
          <m:sub>
            <m:r>
              <m:rPr>
                <m:sty m:val="p"/>
              </m:rPr>
              <w:rPr>
                <w:rFonts w:ascii="Cambria Math" w:hAnsi="Cambria Math" w:hint="cs"/>
              </w:rPr>
              <m:t>static</m:t>
            </m:r>
          </m:sub>
        </m:sSub>
      </m:oMath>
      <w:r w:rsidRPr="00756D2A">
        <w:rPr>
          <w:rFonts w:hint="cs"/>
        </w:rPr>
        <w:t xml:space="preserve"> instead of </w:t>
      </w:r>
      <w:r w:rsidR="00152685">
        <w:rPr>
          <w:lang w:val="vi-VN"/>
        </w:rPr>
        <w:t>a</w:t>
      </w:r>
      <w:r w:rsidRPr="00756D2A">
        <w:rPr>
          <w:rFonts w:hint="cs"/>
        </w:rPr>
        <w:t xml:space="preserve"> regime-specific correlation </w:t>
      </w:r>
      <m:oMath>
        <m:sSub>
          <m:sSubPr>
            <m:ctrlPr>
              <w:rPr>
                <w:rFonts w:ascii="Cambria Math" w:hAnsi="Cambria Math" w:hint="cs"/>
                <w:lang w:eastAsia="zh-CN"/>
              </w:rPr>
            </m:ctrlPr>
          </m:sSubPr>
          <m:e>
            <m:r>
              <m:rPr>
                <m:sty m:val="p"/>
              </m:rPr>
              <w:rPr>
                <w:rFonts w:ascii="Cambria Math" w:hAnsi="Cambria Math" w:hint="cs"/>
              </w:rPr>
              <m:t>ρ</m:t>
            </m:r>
          </m:e>
          <m:sub>
            <m:r>
              <m:rPr>
                <m:sty m:val="p"/>
              </m:rPr>
              <w:rPr>
                <w:rFonts w:ascii="Cambria Math" w:hAnsi="Cambria Math" w:hint="cs"/>
              </w:rPr>
              <m:t>regime</m:t>
            </m:r>
          </m:sub>
        </m:sSub>
      </m:oMath>
      <w:r w:rsidRPr="00756D2A">
        <w:rPr>
          <w:rFonts w:hint="cs"/>
        </w:rPr>
        <w:t>, the relative percentage error in portfolio variance for an equally weighted portfolio (</w:t>
      </w:r>
      <m:oMath>
        <m:sSub>
          <m:sSubPr>
            <m:ctrlPr>
              <w:rPr>
                <w:rFonts w:ascii="Cambria Math" w:hAnsi="Cambria Math" w:hint="cs"/>
                <w:lang w:eastAsia="zh-CN"/>
              </w:rPr>
            </m:ctrlPr>
          </m:sSubPr>
          <m:e>
            <m:r>
              <m:rPr>
                <m:sty m:val="p"/>
              </m:rPr>
              <w:rPr>
                <w:rFonts w:ascii="Cambria Math" w:hAnsi="Cambria Math" w:hint="cs"/>
              </w:rPr>
              <m:t>w</m:t>
            </m:r>
          </m:e>
          <m:sub>
            <m:r>
              <m:rPr>
                <m:sty m:val="p"/>
              </m:rPr>
              <w:rPr>
                <w:rFonts w:ascii="Cambria Math" w:hAnsi="Cambria Math" w:hint="cs"/>
              </w:rPr>
              <m:t>1</m:t>
            </m:r>
          </m:sub>
        </m:sSub>
        <m:r>
          <m:rPr>
            <m:sty m:val="p"/>
          </m:rPr>
          <w:rPr>
            <w:rFonts w:ascii="Cambria Math" w:hAnsi="Cambria Math" w:hint="cs"/>
          </w:rPr>
          <m:t>=</m:t>
        </m:r>
        <m:sSub>
          <m:sSubPr>
            <m:ctrlPr>
              <w:rPr>
                <w:rFonts w:ascii="Cambria Math" w:hAnsi="Cambria Math" w:hint="cs"/>
                <w:lang w:eastAsia="zh-CN"/>
              </w:rPr>
            </m:ctrlPr>
          </m:sSubPr>
          <m:e>
            <m:r>
              <m:rPr>
                <m:sty m:val="p"/>
              </m:rPr>
              <w:rPr>
                <w:rFonts w:ascii="Cambria Math" w:hAnsi="Cambria Math" w:hint="cs"/>
              </w:rPr>
              <m:t>w</m:t>
            </m:r>
          </m:e>
          <m:sub>
            <m:r>
              <m:rPr>
                <m:sty m:val="p"/>
              </m:rPr>
              <w:rPr>
                <w:rFonts w:ascii="Cambria Math" w:hAnsi="Cambria Math" w:hint="cs"/>
              </w:rPr>
              <m:t>2</m:t>
            </m:r>
          </m:sub>
        </m:sSub>
        <m:r>
          <m:rPr>
            <m:sty m:val="p"/>
          </m:rPr>
          <w:rPr>
            <w:rFonts w:ascii="Cambria Math" w:hAnsi="Cambria Math" w:hint="cs"/>
          </w:rPr>
          <m:t>=0.5</m:t>
        </m:r>
      </m:oMath>
      <w:r w:rsidRPr="00756D2A">
        <w:rPr>
          <w:rFonts w:hint="cs"/>
        </w:rPr>
        <w:t>) is:</w:t>
      </w:r>
    </w:p>
    <w:p w14:paraId="274A9FE6" w14:textId="77777777" w:rsidR="000019C6" w:rsidRPr="00756D2A" w:rsidRDefault="000019C6" w:rsidP="00756D2A">
      <w:pPr>
        <w:spacing w:line="300" w:lineRule="auto"/>
        <w:jc w:val="both"/>
      </w:pPr>
      <m:oMathPara>
        <m:oMathParaPr>
          <m:jc m:val="center"/>
        </m:oMathParaPr>
        <m:oMath>
          <m:r>
            <m:rPr>
              <m:nor/>
            </m:rPr>
            <w:rPr>
              <w:rFonts w:hint="cs"/>
            </w:rPr>
            <m:t>Relative Error (RE)</m:t>
          </m:r>
          <m:r>
            <m:rPr>
              <m:sty m:val="p"/>
            </m:rPr>
            <w:rPr>
              <w:rFonts w:ascii="Cambria Math" w:hAnsi="Cambria Math" w:hint="cs"/>
            </w:rPr>
            <m:t>=</m:t>
          </m:r>
          <m:f>
            <m:fPr>
              <m:ctrlPr>
                <w:rPr>
                  <w:rFonts w:ascii="Cambria Math" w:hAnsi="Cambria Math" w:hint="cs"/>
                  <w:lang w:eastAsia="zh-CN"/>
                </w:rPr>
              </m:ctrlPr>
            </m:fPr>
            <m:num>
              <m:sSubSup>
                <m:sSubSupPr>
                  <m:ctrlPr>
                    <w:rPr>
                      <w:rFonts w:ascii="Cambria Math" w:hAnsi="Cambria Math" w:hint="cs"/>
                      <w:lang w:eastAsia="zh-CN"/>
                    </w:rPr>
                  </m:ctrlPr>
                </m:sSubSupPr>
                <m:e>
                  <m:r>
                    <m:rPr>
                      <m:sty m:val="p"/>
                    </m:rPr>
                    <w:rPr>
                      <w:rFonts w:ascii="Cambria Math" w:hAnsi="Cambria Math" w:hint="cs"/>
                    </w:rPr>
                    <m:t>σ</m:t>
                  </m:r>
                </m:e>
                <m:sub>
                  <m:r>
                    <m:rPr>
                      <m:sty m:val="p"/>
                    </m:rPr>
                    <w:rPr>
                      <w:rFonts w:ascii="Cambria Math" w:hAnsi="Cambria Math" w:hint="cs"/>
                    </w:rPr>
                    <m:t>port</m:t>
                  </m:r>
                </m:sub>
                <m:sup>
                  <m:r>
                    <m:rPr>
                      <m:sty m:val="p"/>
                    </m:rPr>
                    <w:rPr>
                      <w:rFonts w:ascii="Cambria Math" w:hAnsi="Cambria Math" w:hint="cs"/>
                    </w:rPr>
                    <m:t>2</m:t>
                  </m:r>
                </m:sup>
              </m:sSubSup>
              <m:r>
                <m:rPr>
                  <m:sty m:val="p"/>
                </m:rPr>
                <w:rPr>
                  <w:rFonts w:ascii="Cambria Math" w:hAnsi="Cambria Math" w:hint="cs"/>
                </w:rPr>
                <m:t>(</m:t>
              </m:r>
              <m:sSub>
                <m:sSubPr>
                  <m:ctrlPr>
                    <w:rPr>
                      <w:rFonts w:ascii="Cambria Math" w:hAnsi="Cambria Math" w:hint="cs"/>
                      <w:lang w:eastAsia="zh-CN"/>
                    </w:rPr>
                  </m:ctrlPr>
                </m:sSubPr>
                <m:e>
                  <m:r>
                    <m:rPr>
                      <m:sty m:val="p"/>
                    </m:rPr>
                    <w:rPr>
                      <w:rFonts w:ascii="Cambria Math" w:hAnsi="Cambria Math" w:hint="cs"/>
                    </w:rPr>
                    <m:t>ρ</m:t>
                  </m:r>
                </m:e>
                <m:sub>
                  <m:r>
                    <m:rPr>
                      <m:sty m:val="p"/>
                    </m:rPr>
                    <w:rPr>
                      <w:rFonts w:ascii="Cambria Math" w:hAnsi="Cambria Math" w:hint="cs"/>
                    </w:rPr>
                    <m:t>static</m:t>
                  </m:r>
                </m:sub>
              </m:sSub>
              <m:r>
                <m:rPr>
                  <m:sty m:val="p"/>
                </m:rPr>
                <w:rPr>
                  <w:rFonts w:ascii="Cambria Math" w:hAnsi="Cambria Math" w:hint="cs"/>
                </w:rPr>
                <m:t>)-</m:t>
              </m:r>
              <m:sSubSup>
                <m:sSubSupPr>
                  <m:ctrlPr>
                    <w:rPr>
                      <w:rFonts w:ascii="Cambria Math" w:hAnsi="Cambria Math" w:hint="cs"/>
                      <w:lang w:eastAsia="zh-CN"/>
                    </w:rPr>
                  </m:ctrlPr>
                </m:sSubSupPr>
                <m:e>
                  <m:r>
                    <m:rPr>
                      <m:sty m:val="p"/>
                    </m:rPr>
                    <w:rPr>
                      <w:rFonts w:ascii="Cambria Math" w:hAnsi="Cambria Math" w:hint="cs"/>
                    </w:rPr>
                    <m:t>σ</m:t>
                  </m:r>
                </m:e>
                <m:sub>
                  <m:r>
                    <m:rPr>
                      <m:sty m:val="p"/>
                    </m:rPr>
                    <w:rPr>
                      <w:rFonts w:ascii="Cambria Math" w:hAnsi="Cambria Math" w:hint="cs"/>
                    </w:rPr>
                    <m:t>port</m:t>
                  </m:r>
                </m:sub>
                <m:sup>
                  <m:r>
                    <m:rPr>
                      <m:sty m:val="p"/>
                    </m:rPr>
                    <w:rPr>
                      <w:rFonts w:ascii="Cambria Math" w:hAnsi="Cambria Math" w:hint="cs"/>
                    </w:rPr>
                    <m:t>2</m:t>
                  </m:r>
                </m:sup>
              </m:sSubSup>
              <m:r>
                <m:rPr>
                  <m:sty m:val="p"/>
                </m:rPr>
                <w:rPr>
                  <w:rFonts w:ascii="Cambria Math" w:hAnsi="Cambria Math" w:hint="cs"/>
                </w:rPr>
                <m:t>(</m:t>
              </m:r>
              <m:sSub>
                <m:sSubPr>
                  <m:ctrlPr>
                    <w:rPr>
                      <w:rFonts w:ascii="Cambria Math" w:hAnsi="Cambria Math" w:hint="cs"/>
                      <w:lang w:eastAsia="zh-CN"/>
                    </w:rPr>
                  </m:ctrlPr>
                </m:sSubPr>
                <m:e>
                  <m:r>
                    <m:rPr>
                      <m:sty m:val="p"/>
                    </m:rPr>
                    <w:rPr>
                      <w:rFonts w:ascii="Cambria Math" w:hAnsi="Cambria Math" w:hint="cs"/>
                    </w:rPr>
                    <m:t>ρ</m:t>
                  </m:r>
                </m:e>
                <m:sub>
                  <m:r>
                    <m:rPr>
                      <m:sty m:val="p"/>
                    </m:rPr>
                    <w:rPr>
                      <w:rFonts w:ascii="Cambria Math" w:hAnsi="Cambria Math" w:hint="cs"/>
                    </w:rPr>
                    <m:t>regime</m:t>
                  </m:r>
                </m:sub>
              </m:sSub>
              <m:r>
                <m:rPr>
                  <m:sty m:val="p"/>
                </m:rPr>
                <w:rPr>
                  <w:rFonts w:ascii="Cambria Math" w:hAnsi="Cambria Math" w:hint="cs"/>
                </w:rPr>
                <m:t>)</m:t>
              </m:r>
            </m:num>
            <m:den>
              <m:sSubSup>
                <m:sSubSupPr>
                  <m:ctrlPr>
                    <w:rPr>
                      <w:rFonts w:ascii="Cambria Math" w:hAnsi="Cambria Math" w:hint="cs"/>
                      <w:lang w:eastAsia="zh-CN"/>
                    </w:rPr>
                  </m:ctrlPr>
                </m:sSubSupPr>
                <m:e>
                  <m:r>
                    <m:rPr>
                      <m:sty m:val="p"/>
                    </m:rPr>
                    <w:rPr>
                      <w:rFonts w:ascii="Cambria Math" w:hAnsi="Cambria Math" w:hint="cs"/>
                    </w:rPr>
                    <m:t>σ</m:t>
                  </m:r>
                </m:e>
                <m:sub>
                  <m:r>
                    <m:rPr>
                      <m:sty m:val="p"/>
                    </m:rPr>
                    <w:rPr>
                      <w:rFonts w:ascii="Cambria Math" w:hAnsi="Cambria Math" w:hint="cs"/>
                    </w:rPr>
                    <m:t>port</m:t>
                  </m:r>
                </m:sub>
                <m:sup>
                  <m:r>
                    <m:rPr>
                      <m:sty m:val="p"/>
                    </m:rPr>
                    <w:rPr>
                      <w:rFonts w:ascii="Cambria Math" w:hAnsi="Cambria Math" w:hint="cs"/>
                    </w:rPr>
                    <m:t>2</m:t>
                  </m:r>
                </m:sup>
              </m:sSubSup>
              <m:r>
                <m:rPr>
                  <m:sty m:val="p"/>
                </m:rPr>
                <w:rPr>
                  <w:rFonts w:ascii="Cambria Math" w:hAnsi="Cambria Math" w:hint="cs"/>
                </w:rPr>
                <m:t>(</m:t>
              </m:r>
              <m:sSub>
                <m:sSubPr>
                  <m:ctrlPr>
                    <w:rPr>
                      <w:rFonts w:ascii="Cambria Math" w:hAnsi="Cambria Math" w:hint="cs"/>
                      <w:lang w:eastAsia="zh-CN"/>
                    </w:rPr>
                  </m:ctrlPr>
                </m:sSubPr>
                <m:e>
                  <m:r>
                    <m:rPr>
                      <m:sty m:val="p"/>
                    </m:rPr>
                    <w:rPr>
                      <w:rFonts w:ascii="Cambria Math" w:hAnsi="Cambria Math" w:hint="cs"/>
                    </w:rPr>
                    <m:t>ρ</m:t>
                  </m:r>
                </m:e>
                <m:sub>
                  <m:r>
                    <m:rPr>
                      <m:sty m:val="p"/>
                    </m:rPr>
                    <w:rPr>
                      <w:rFonts w:ascii="Cambria Math" w:hAnsi="Cambria Math" w:hint="cs"/>
                    </w:rPr>
                    <m:t>regime</m:t>
                  </m:r>
                </m:sub>
              </m:sSub>
              <m:r>
                <m:rPr>
                  <m:sty m:val="p"/>
                </m:rPr>
                <w:rPr>
                  <w:rFonts w:ascii="Cambria Math" w:hAnsi="Cambria Math" w:hint="cs"/>
                </w:rPr>
                <m:t>)</m:t>
              </m:r>
            </m:den>
          </m:f>
          <m:r>
            <m:rPr>
              <m:sty m:val="p"/>
            </m:rPr>
            <w:rPr>
              <w:rFonts w:ascii="Cambria Math" w:hAnsi="Cambria Math" w:hint="cs"/>
            </w:rPr>
            <m:t>=</m:t>
          </m:r>
          <m:f>
            <m:fPr>
              <m:ctrlPr>
                <w:rPr>
                  <w:rFonts w:ascii="Cambria Math" w:hAnsi="Cambria Math" w:hint="cs"/>
                  <w:lang w:eastAsia="zh-CN"/>
                </w:rPr>
              </m:ctrlPr>
            </m:fPr>
            <m:num>
              <m:sSub>
                <m:sSubPr>
                  <m:ctrlPr>
                    <w:rPr>
                      <w:rFonts w:ascii="Cambria Math" w:hAnsi="Cambria Math" w:hint="cs"/>
                      <w:lang w:eastAsia="zh-CN"/>
                    </w:rPr>
                  </m:ctrlPr>
                </m:sSubPr>
                <m:e>
                  <m:r>
                    <m:rPr>
                      <m:sty m:val="p"/>
                    </m:rPr>
                    <w:rPr>
                      <w:rFonts w:ascii="Cambria Math" w:hAnsi="Cambria Math" w:hint="cs"/>
                    </w:rPr>
                    <m:t>ρ</m:t>
                  </m:r>
                </m:e>
                <m:sub>
                  <m:r>
                    <m:rPr>
                      <m:sty m:val="p"/>
                    </m:rPr>
                    <w:rPr>
                      <w:rFonts w:ascii="Cambria Math" w:hAnsi="Cambria Math" w:hint="cs"/>
                    </w:rPr>
                    <m:t>static</m:t>
                  </m:r>
                </m:sub>
              </m:sSub>
              <m:r>
                <m:rPr>
                  <m:sty m:val="p"/>
                </m:rPr>
                <w:rPr>
                  <w:rFonts w:ascii="Cambria Math" w:hAnsi="Cambria Math" w:hint="cs"/>
                </w:rPr>
                <m:t>-</m:t>
              </m:r>
              <m:sSub>
                <m:sSubPr>
                  <m:ctrlPr>
                    <w:rPr>
                      <w:rFonts w:ascii="Cambria Math" w:hAnsi="Cambria Math" w:hint="cs"/>
                      <w:lang w:eastAsia="zh-CN"/>
                    </w:rPr>
                  </m:ctrlPr>
                </m:sSubPr>
                <m:e>
                  <m:r>
                    <m:rPr>
                      <m:sty m:val="p"/>
                    </m:rPr>
                    <w:rPr>
                      <w:rFonts w:ascii="Cambria Math" w:hAnsi="Cambria Math" w:hint="cs"/>
                    </w:rPr>
                    <m:t>ρ</m:t>
                  </m:r>
                </m:e>
                <m:sub>
                  <m:r>
                    <m:rPr>
                      <m:sty m:val="p"/>
                    </m:rPr>
                    <w:rPr>
                      <w:rFonts w:ascii="Cambria Math" w:hAnsi="Cambria Math" w:hint="cs"/>
                    </w:rPr>
                    <m:t>regime</m:t>
                  </m:r>
                </m:sub>
              </m:sSub>
            </m:num>
            <m:den>
              <m:f>
                <m:fPr>
                  <m:ctrlPr>
                    <w:rPr>
                      <w:rFonts w:ascii="Cambria Math" w:hAnsi="Cambria Math" w:hint="cs"/>
                      <w:lang w:eastAsia="zh-CN"/>
                    </w:rPr>
                  </m:ctrlPr>
                </m:fPr>
                <m:num>
                  <m:r>
                    <m:rPr>
                      <m:sty m:val="p"/>
                    </m:rPr>
                    <w:rPr>
                      <w:rFonts w:ascii="Cambria Math" w:hAnsi="Cambria Math" w:hint="cs"/>
                    </w:rPr>
                    <m:t>1</m:t>
                  </m:r>
                </m:num>
                <m:den>
                  <m:r>
                    <m:rPr>
                      <m:sty m:val="p"/>
                    </m:rPr>
                    <w:rPr>
                      <w:rFonts w:ascii="Cambria Math" w:hAnsi="Cambria Math" w:hint="cs"/>
                    </w:rPr>
                    <m:t>2</m:t>
                  </m:r>
                </m:den>
              </m:f>
              <m:d>
                <m:dPr>
                  <m:ctrlPr>
                    <w:rPr>
                      <w:rFonts w:ascii="Cambria Math" w:hAnsi="Cambria Math" w:hint="cs"/>
                      <w:lang w:eastAsia="zh-CN"/>
                    </w:rPr>
                  </m:ctrlPr>
                </m:dPr>
                <m:e>
                  <m:f>
                    <m:fPr>
                      <m:ctrlPr>
                        <w:rPr>
                          <w:rFonts w:ascii="Cambria Math" w:hAnsi="Cambria Math" w:hint="cs"/>
                          <w:lang w:eastAsia="zh-CN"/>
                        </w:rPr>
                      </m:ctrlPr>
                    </m:fPr>
                    <m:num>
                      <m:sSub>
                        <m:sSubPr>
                          <m:ctrlPr>
                            <w:rPr>
                              <w:rFonts w:ascii="Cambria Math" w:hAnsi="Cambria Math" w:hint="cs"/>
                              <w:lang w:eastAsia="zh-CN"/>
                            </w:rPr>
                          </m:ctrlPr>
                        </m:sSubPr>
                        <m:e>
                          <m:r>
                            <m:rPr>
                              <m:sty m:val="p"/>
                            </m:rPr>
                            <w:rPr>
                              <w:rFonts w:ascii="Cambria Math" w:hAnsi="Cambria Math" w:hint="cs"/>
                            </w:rPr>
                            <m:t>σ</m:t>
                          </m:r>
                        </m:e>
                        <m:sub>
                          <m:r>
                            <m:rPr>
                              <m:sty m:val="p"/>
                            </m:rPr>
                            <w:rPr>
                              <w:rFonts w:ascii="Cambria Math" w:hAnsi="Cambria Math" w:hint="cs"/>
                            </w:rPr>
                            <m:t>1</m:t>
                          </m:r>
                        </m:sub>
                      </m:sSub>
                    </m:num>
                    <m:den>
                      <m:sSub>
                        <m:sSubPr>
                          <m:ctrlPr>
                            <w:rPr>
                              <w:rFonts w:ascii="Cambria Math" w:hAnsi="Cambria Math" w:hint="cs"/>
                              <w:lang w:eastAsia="zh-CN"/>
                            </w:rPr>
                          </m:ctrlPr>
                        </m:sSubPr>
                        <m:e>
                          <m:r>
                            <m:rPr>
                              <m:sty m:val="p"/>
                            </m:rPr>
                            <w:rPr>
                              <w:rFonts w:ascii="Cambria Math" w:hAnsi="Cambria Math" w:hint="cs"/>
                            </w:rPr>
                            <m:t>σ</m:t>
                          </m:r>
                        </m:e>
                        <m:sub>
                          <m:r>
                            <m:rPr>
                              <m:sty m:val="p"/>
                            </m:rPr>
                            <w:rPr>
                              <w:rFonts w:ascii="Cambria Math" w:hAnsi="Cambria Math" w:hint="cs"/>
                            </w:rPr>
                            <m:t>2</m:t>
                          </m:r>
                        </m:sub>
                      </m:sSub>
                    </m:den>
                  </m:f>
                  <m:r>
                    <m:rPr>
                      <m:sty m:val="p"/>
                    </m:rPr>
                    <w:rPr>
                      <w:rFonts w:ascii="Cambria Math" w:hAnsi="Cambria Math" w:hint="cs"/>
                    </w:rPr>
                    <m:t>+</m:t>
                  </m:r>
                  <m:f>
                    <m:fPr>
                      <m:ctrlPr>
                        <w:rPr>
                          <w:rFonts w:ascii="Cambria Math" w:hAnsi="Cambria Math" w:hint="cs"/>
                          <w:lang w:eastAsia="zh-CN"/>
                        </w:rPr>
                      </m:ctrlPr>
                    </m:fPr>
                    <m:num>
                      <m:sSub>
                        <m:sSubPr>
                          <m:ctrlPr>
                            <w:rPr>
                              <w:rFonts w:ascii="Cambria Math" w:hAnsi="Cambria Math" w:hint="cs"/>
                              <w:lang w:eastAsia="zh-CN"/>
                            </w:rPr>
                          </m:ctrlPr>
                        </m:sSubPr>
                        <m:e>
                          <m:r>
                            <m:rPr>
                              <m:sty m:val="p"/>
                            </m:rPr>
                            <w:rPr>
                              <w:rFonts w:ascii="Cambria Math" w:hAnsi="Cambria Math" w:hint="cs"/>
                            </w:rPr>
                            <m:t>σ</m:t>
                          </m:r>
                        </m:e>
                        <m:sub>
                          <m:r>
                            <m:rPr>
                              <m:sty m:val="p"/>
                            </m:rPr>
                            <w:rPr>
                              <w:rFonts w:ascii="Cambria Math" w:hAnsi="Cambria Math" w:hint="cs"/>
                            </w:rPr>
                            <m:t>2</m:t>
                          </m:r>
                        </m:sub>
                      </m:sSub>
                    </m:num>
                    <m:den>
                      <m:sSub>
                        <m:sSubPr>
                          <m:ctrlPr>
                            <w:rPr>
                              <w:rFonts w:ascii="Cambria Math" w:hAnsi="Cambria Math" w:hint="cs"/>
                              <w:lang w:eastAsia="zh-CN"/>
                            </w:rPr>
                          </m:ctrlPr>
                        </m:sSubPr>
                        <m:e>
                          <m:r>
                            <m:rPr>
                              <m:sty m:val="p"/>
                            </m:rPr>
                            <w:rPr>
                              <w:rFonts w:ascii="Cambria Math" w:hAnsi="Cambria Math" w:hint="cs"/>
                            </w:rPr>
                            <m:t>σ</m:t>
                          </m:r>
                        </m:e>
                        <m:sub>
                          <m:r>
                            <m:rPr>
                              <m:sty m:val="p"/>
                            </m:rPr>
                            <w:rPr>
                              <w:rFonts w:ascii="Cambria Math" w:hAnsi="Cambria Math" w:hint="cs"/>
                            </w:rPr>
                            <m:t>1</m:t>
                          </m:r>
                        </m:sub>
                      </m:sSub>
                    </m:den>
                  </m:f>
                </m:e>
              </m:d>
              <m:r>
                <m:rPr>
                  <m:sty m:val="p"/>
                </m:rPr>
                <w:rPr>
                  <w:rFonts w:ascii="Cambria Math" w:hAnsi="Cambria Math" w:hint="cs"/>
                </w:rPr>
                <m:t>+</m:t>
              </m:r>
              <m:sSub>
                <m:sSubPr>
                  <m:ctrlPr>
                    <w:rPr>
                      <w:rFonts w:ascii="Cambria Math" w:hAnsi="Cambria Math" w:hint="cs"/>
                      <w:lang w:eastAsia="zh-CN"/>
                    </w:rPr>
                  </m:ctrlPr>
                </m:sSubPr>
                <m:e>
                  <m:r>
                    <m:rPr>
                      <m:sty m:val="p"/>
                    </m:rPr>
                    <w:rPr>
                      <w:rFonts w:ascii="Cambria Math" w:hAnsi="Cambria Math" w:hint="cs"/>
                    </w:rPr>
                    <m:t>ρ</m:t>
                  </m:r>
                </m:e>
                <m:sub>
                  <m:r>
                    <m:rPr>
                      <m:sty m:val="p"/>
                    </m:rPr>
                    <w:rPr>
                      <w:rFonts w:ascii="Cambria Math" w:hAnsi="Cambria Math" w:hint="cs"/>
                    </w:rPr>
                    <m:t>regime</m:t>
                  </m:r>
                </m:sub>
              </m:sSub>
            </m:den>
          </m:f>
          <m:r>
            <m:rPr>
              <m:sty m:val="p"/>
            </m:rPr>
            <w:rPr>
              <w:rFonts w:ascii="Cambria Math" w:hAnsi="Cambria Math" w:hint="cs"/>
            </w:rPr>
            <m:t>.</m:t>
          </m:r>
        </m:oMath>
      </m:oMathPara>
    </w:p>
    <w:p w14:paraId="74E5016F" w14:textId="0E6C471F" w:rsidR="000019C6" w:rsidRPr="00756D2A" w:rsidDel="001267EF" w:rsidRDefault="000019C6" w:rsidP="00756D2A">
      <w:pPr>
        <w:jc w:val="both"/>
        <w:rPr>
          <w:del w:id="100" w:author="Ha Hong Hanh" w:date="2026-09-24T19:15:00Z" w16du:dateUtc="2026-09-24T12:15:00Z"/>
        </w:rPr>
      </w:pPr>
      <w:r w:rsidRPr="00756D2A">
        <w:rPr>
          <w:rFonts w:hint="cs"/>
        </w:rPr>
        <w:t>When asset volatilities are identical (</w:t>
      </w:r>
      <m:oMath>
        <m:sSub>
          <m:sSubPr>
            <m:ctrlPr>
              <w:rPr>
                <w:rFonts w:ascii="Cambria Math" w:hAnsi="Cambria Math" w:hint="cs"/>
                <w:lang w:eastAsia="zh-CN"/>
              </w:rPr>
            </m:ctrlPr>
          </m:sSubPr>
          <m:e>
            <m:r>
              <m:rPr>
                <m:sty m:val="p"/>
              </m:rPr>
              <w:rPr>
                <w:rFonts w:ascii="Cambria Math" w:hAnsi="Cambria Math" w:hint="cs"/>
              </w:rPr>
              <m:t>σ</m:t>
            </m:r>
          </m:e>
          <m:sub>
            <m:r>
              <m:rPr>
                <m:sty m:val="p"/>
              </m:rPr>
              <w:rPr>
                <w:rFonts w:ascii="Cambria Math" w:hAnsi="Cambria Math" w:hint="cs"/>
              </w:rPr>
              <m:t>1</m:t>
            </m:r>
          </m:sub>
        </m:sSub>
        <m:r>
          <m:rPr>
            <m:sty m:val="p"/>
          </m:rPr>
          <w:rPr>
            <w:rFonts w:ascii="Cambria Math" w:hAnsi="Cambria Math" w:hint="cs"/>
          </w:rPr>
          <m:t>=</m:t>
        </m:r>
        <m:sSub>
          <m:sSubPr>
            <m:ctrlPr>
              <w:rPr>
                <w:rFonts w:ascii="Cambria Math" w:hAnsi="Cambria Math" w:hint="cs"/>
                <w:lang w:eastAsia="zh-CN"/>
              </w:rPr>
            </m:ctrlPr>
          </m:sSubPr>
          <m:e>
            <m:r>
              <m:rPr>
                <m:sty m:val="p"/>
              </m:rPr>
              <w:rPr>
                <w:rFonts w:ascii="Cambria Math" w:hAnsi="Cambria Math" w:hint="cs"/>
              </w:rPr>
              <m:t>σ</m:t>
            </m:r>
          </m:e>
          <m:sub>
            <m:r>
              <m:rPr>
                <m:sty m:val="p"/>
              </m:rPr>
              <w:rPr>
                <w:rFonts w:ascii="Cambria Math" w:hAnsi="Cambria Math" w:hint="cs"/>
              </w:rPr>
              <m:t>2</m:t>
            </m:r>
          </m:sub>
        </m:sSub>
      </m:oMath>
      <w:r w:rsidRPr="00756D2A">
        <w:rPr>
          <w:rFonts w:hint="cs"/>
        </w:rPr>
        <w:t xml:space="preserve">), the denominator term </w:t>
      </w:r>
      <m:oMath>
        <m:f>
          <m:fPr>
            <m:ctrlPr>
              <w:rPr>
                <w:rFonts w:ascii="Cambria Math" w:hAnsi="Cambria Math" w:hint="cs"/>
                <w:lang w:eastAsia="zh-CN"/>
              </w:rPr>
            </m:ctrlPr>
          </m:fPr>
          <m:num>
            <m:r>
              <m:rPr>
                <m:sty m:val="p"/>
              </m:rPr>
              <w:rPr>
                <w:rFonts w:ascii="Cambria Math" w:hAnsi="Cambria Math" w:hint="cs"/>
              </w:rPr>
              <m:t>1</m:t>
            </m:r>
          </m:num>
          <m:den>
            <m:r>
              <m:rPr>
                <m:sty m:val="p"/>
              </m:rPr>
              <w:rPr>
                <w:rFonts w:ascii="Cambria Math" w:hAnsi="Cambria Math" w:hint="cs"/>
              </w:rPr>
              <m:t>2</m:t>
            </m:r>
          </m:den>
        </m:f>
        <m:r>
          <m:rPr>
            <m:sty m:val="p"/>
          </m:rPr>
          <w:rPr>
            <w:rFonts w:ascii="Cambria Math" w:hAnsi="Cambria Math" w:hint="cs"/>
          </w:rPr>
          <m:t>(</m:t>
        </m:r>
        <m:f>
          <m:fPr>
            <m:ctrlPr>
              <w:rPr>
                <w:rFonts w:ascii="Cambria Math" w:hAnsi="Cambria Math" w:hint="cs"/>
                <w:lang w:eastAsia="zh-CN"/>
              </w:rPr>
            </m:ctrlPr>
          </m:fPr>
          <m:num>
            <m:sSub>
              <m:sSubPr>
                <m:ctrlPr>
                  <w:rPr>
                    <w:rFonts w:ascii="Cambria Math" w:hAnsi="Cambria Math" w:hint="cs"/>
                    <w:lang w:eastAsia="zh-CN"/>
                  </w:rPr>
                </m:ctrlPr>
              </m:sSubPr>
              <m:e>
                <m:r>
                  <m:rPr>
                    <m:sty m:val="p"/>
                  </m:rPr>
                  <w:rPr>
                    <w:rFonts w:ascii="Cambria Math" w:hAnsi="Cambria Math" w:hint="cs"/>
                  </w:rPr>
                  <m:t>σ</m:t>
                </m:r>
              </m:e>
              <m:sub>
                <m:r>
                  <m:rPr>
                    <m:sty m:val="p"/>
                  </m:rPr>
                  <w:rPr>
                    <w:rFonts w:ascii="Cambria Math" w:hAnsi="Cambria Math" w:hint="cs"/>
                  </w:rPr>
                  <m:t>1</m:t>
                </m:r>
              </m:sub>
            </m:sSub>
          </m:num>
          <m:den>
            <m:sSub>
              <m:sSubPr>
                <m:ctrlPr>
                  <w:rPr>
                    <w:rFonts w:ascii="Cambria Math" w:hAnsi="Cambria Math" w:hint="cs"/>
                    <w:lang w:eastAsia="zh-CN"/>
                  </w:rPr>
                </m:ctrlPr>
              </m:sSubPr>
              <m:e>
                <m:r>
                  <m:rPr>
                    <m:sty m:val="p"/>
                  </m:rPr>
                  <w:rPr>
                    <w:rFonts w:ascii="Cambria Math" w:hAnsi="Cambria Math" w:hint="cs"/>
                  </w:rPr>
                  <m:t>σ</m:t>
                </m:r>
              </m:e>
              <m:sub>
                <m:r>
                  <m:rPr>
                    <m:sty m:val="p"/>
                  </m:rPr>
                  <w:rPr>
                    <w:rFonts w:ascii="Cambria Math" w:hAnsi="Cambria Math" w:hint="cs"/>
                  </w:rPr>
                  <m:t>2</m:t>
                </m:r>
              </m:sub>
            </m:sSub>
          </m:den>
        </m:f>
        <m:r>
          <m:rPr>
            <m:sty m:val="p"/>
          </m:rPr>
          <w:rPr>
            <w:rFonts w:ascii="Cambria Math" w:hAnsi="Cambria Math" w:hint="cs"/>
          </w:rPr>
          <m:t>+</m:t>
        </m:r>
        <m:f>
          <m:fPr>
            <m:ctrlPr>
              <w:rPr>
                <w:rFonts w:ascii="Cambria Math" w:hAnsi="Cambria Math" w:hint="cs"/>
                <w:lang w:eastAsia="zh-CN"/>
              </w:rPr>
            </m:ctrlPr>
          </m:fPr>
          <m:num>
            <m:sSub>
              <m:sSubPr>
                <m:ctrlPr>
                  <w:rPr>
                    <w:rFonts w:ascii="Cambria Math" w:hAnsi="Cambria Math" w:hint="cs"/>
                    <w:lang w:eastAsia="zh-CN"/>
                  </w:rPr>
                </m:ctrlPr>
              </m:sSubPr>
              <m:e>
                <m:r>
                  <m:rPr>
                    <m:sty m:val="p"/>
                  </m:rPr>
                  <w:rPr>
                    <w:rFonts w:ascii="Cambria Math" w:hAnsi="Cambria Math" w:hint="cs"/>
                  </w:rPr>
                  <m:t>σ</m:t>
                </m:r>
              </m:e>
              <m:sub>
                <m:r>
                  <m:rPr>
                    <m:sty m:val="p"/>
                  </m:rPr>
                  <w:rPr>
                    <w:rFonts w:ascii="Cambria Math" w:hAnsi="Cambria Math" w:hint="cs"/>
                  </w:rPr>
                  <m:t>2</m:t>
                </m:r>
              </m:sub>
            </m:sSub>
          </m:num>
          <m:den>
            <m:sSub>
              <m:sSubPr>
                <m:ctrlPr>
                  <w:rPr>
                    <w:rFonts w:ascii="Cambria Math" w:hAnsi="Cambria Math" w:hint="cs"/>
                    <w:lang w:eastAsia="zh-CN"/>
                  </w:rPr>
                </m:ctrlPr>
              </m:sSubPr>
              <m:e>
                <m:r>
                  <m:rPr>
                    <m:sty m:val="p"/>
                  </m:rPr>
                  <w:rPr>
                    <w:rFonts w:ascii="Cambria Math" w:hAnsi="Cambria Math" w:hint="cs"/>
                  </w:rPr>
                  <m:t>σ</m:t>
                </m:r>
              </m:e>
              <m:sub>
                <m:r>
                  <m:rPr>
                    <m:sty m:val="p"/>
                  </m:rPr>
                  <w:rPr>
                    <w:rFonts w:ascii="Cambria Math" w:hAnsi="Cambria Math" w:hint="cs"/>
                  </w:rPr>
                  <m:t>1</m:t>
                </m:r>
              </m:sub>
            </m:sSub>
          </m:den>
        </m:f>
        <m:r>
          <m:rPr>
            <m:sty m:val="p"/>
          </m:rPr>
          <w:rPr>
            <w:rFonts w:ascii="Cambria Math" w:hAnsi="Cambria Math" w:hint="cs"/>
          </w:rPr>
          <m:t>)</m:t>
        </m:r>
      </m:oMath>
      <w:r w:rsidRPr="00756D2A">
        <w:rPr>
          <w:rFonts w:hint="cs"/>
        </w:rPr>
        <w:t xml:space="preserve"> reduces strictly to 1. In our empirical data (Table 1),</w:t>
      </w:r>
      <w:r w:rsidR="00D301FC">
        <w:rPr>
          <w:lang w:val="vi-VN"/>
        </w:rPr>
        <w:t xml:space="preserve"> the</w:t>
      </w:r>
      <w:r w:rsidRPr="00756D2A">
        <w:rPr>
          <w:rFonts w:hint="cs"/>
        </w:rPr>
        <w:t xml:space="preserve"> daily volatility for mid-caps (VN70) is </w:t>
      </w:r>
      <m:oMath>
        <m:sSub>
          <m:sSubPr>
            <m:ctrlPr>
              <w:rPr>
                <w:rFonts w:ascii="Cambria Math" w:hAnsi="Cambria Math" w:hint="cs"/>
                <w:lang w:eastAsia="zh-CN"/>
              </w:rPr>
            </m:ctrlPr>
          </m:sSubPr>
          <m:e>
            <m:r>
              <m:rPr>
                <m:sty m:val="p"/>
              </m:rPr>
              <w:rPr>
                <w:rFonts w:ascii="Cambria Math" w:hAnsi="Cambria Math" w:hint="cs"/>
              </w:rPr>
              <m:t>σ</m:t>
            </m:r>
          </m:e>
          <m:sub>
            <m:r>
              <m:rPr>
                <m:sty m:val="p"/>
              </m:rPr>
              <w:rPr>
                <w:rFonts w:ascii="Cambria Math" w:hAnsi="Cambria Math" w:hint="cs"/>
              </w:rPr>
              <m:t>1</m:t>
            </m:r>
          </m:sub>
        </m:sSub>
        <m:r>
          <m:rPr>
            <m:sty m:val="p"/>
          </m:rPr>
          <w:rPr>
            <w:rFonts w:ascii="Cambria Math" w:hAnsi="Cambria Math" w:hint="cs"/>
          </w:rPr>
          <m:t>=0.013450</m:t>
        </m:r>
      </m:oMath>
      <w:r w:rsidRPr="00756D2A">
        <w:rPr>
          <w:rFonts w:hint="cs"/>
        </w:rPr>
        <w:t xml:space="preserve"> while large-cap volatility (VN30) is </w:t>
      </w:r>
      <m:oMath>
        <m:sSub>
          <m:sSubPr>
            <m:ctrlPr>
              <w:rPr>
                <w:rFonts w:ascii="Cambria Math" w:hAnsi="Cambria Math" w:hint="cs"/>
                <w:lang w:eastAsia="zh-CN"/>
              </w:rPr>
            </m:ctrlPr>
          </m:sSubPr>
          <m:e>
            <m:r>
              <m:rPr>
                <m:sty m:val="p"/>
              </m:rPr>
              <w:rPr>
                <w:rFonts w:ascii="Cambria Math" w:hAnsi="Cambria Math" w:hint="cs"/>
              </w:rPr>
              <m:t>σ</m:t>
            </m:r>
          </m:e>
          <m:sub>
            <m:r>
              <m:rPr>
                <m:sty m:val="p"/>
              </m:rPr>
              <w:rPr>
                <w:rFonts w:ascii="Cambria Math" w:hAnsi="Cambria Math" w:hint="cs"/>
              </w:rPr>
              <m:t>2</m:t>
            </m:r>
          </m:sub>
        </m:sSub>
        <m:r>
          <m:rPr>
            <m:sty m:val="p"/>
          </m:rPr>
          <w:rPr>
            <w:rFonts w:ascii="Cambria Math" w:hAnsi="Cambria Math" w:hint="cs"/>
          </w:rPr>
          <m:t>=0.012131</m:t>
        </m:r>
      </m:oMath>
      <w:r w:rsidRPr="00756D2A">
        <w:rPr>
          <w:rFonts w:hint="cs"/>
        </w:rPr>
        <w:t xml:space="preserve">, producing </w:t>
      </w:r>
      <m:oMath>
        <m:sSub>
          <m:sSubPr>
            <m:ctrlPr>
              <w:rPr>
                <w:rFonts w:ascii="Cambria Math" w:hAnsi="Cambria Math" w:hint="cs"/>
                <w:lang w:eastAsia="zh-CN"/>
              </w:rPr>
            </m:ctrlPr>
          </m:sSubPr>
          <m:e>
            <m:r>
              <m:rPr>
                <m:sty m:val="p"/>
              </m:rPr>
              <w:rPr>
                <w:rFonts w:ascii="Cambria Math" w:hAnsi="Cambria Math" w:hint="cs"/>
              </w:rPr>
              <m:t>σ</m:t>
            </m:r>
          </m:e>
          <m:sub>
            <m:r>
              <m:rPr>
                <m:sty m:val="p"/>
              </m:rPr>
              <w:rPr>
                <w:rFonts w:ascii="Cambria Math" w:hAnsi="Cambria Math" w:hint="cs"/>
              </w:rPr>
              <m:t>1</m:t>
            </m:r>
          </m:sub>
        </m:sSub>
        <m:r>
          <m:rPr>
            <m:sty m:val="p"/>
          </m:rPr>
          <w:rPr>
            <w:rFonts w:ascii="Cambria Math" w:hAnsi="Cambria Math" w:hint="cs"/>
          </w:rPr>
          <m:t>/</m:t>
        </m:r>
        <m:sSub>
          <m:sSubPr>
            <m:ctrlPr>
              <w:rPr>
                <w:rFonts w:ascii="Cambria Math" w:hAnsi="Cambria Math" w:hint="cs"/>
                <w:lang w:eastAsia="zh-CN"/>
              </w:rPr>
            </m:ctrlPr>
          </m:sSubPr>
          <m:e>
            <m:r>
              <m:rPr>
                <m:sty m:val="p"/>
              </m:rPr>
              <w:rPr>
                <w:rFonts w:ascii="Cambria Math" w:hAnsi="Cambria Math" w:hint="cs"/>
              </w:rPr>
              <m:t>σ</m:t>
            </m:r>
          </m:e>
          <m:sub>
            <m:r>
              <m:rPr>
                <m:sty m:val="p"/>
              </m:rPr>
              <w:rPr>
                <w:rFonts w:ascii="Cambria Math" w:hAnsi="Cambria Math" w:hint="cs"/>
              </w:rPr>
              <m:t>2</m:t>
            </m:r>
          </m:sub>
        </m:sSub>
        <m:r>
          <m:rPr>
            <m:sty m:val="p"/>
          </m:rPr>
          <w:rPr>
            <w:rFonts w:ascii="Cambria Math" w:hAnsi="Cambria Math" w:hint="cs"/>
          </w:rPr>
          <m:t>=1.1087</m:t>
        </m:r>
      </m:oMath>
      <w:r w:rsidRPr="00756D2A">
        <w:rPr>
          <w:rFonts w:hint="cs"/>
        </w:rPr>
        <w:t xml:space="preserve"> (with reciprocal </w:t>
      </w:r>
      <m:oMath>
        <m:r>
          <m:rPr>
            <m:sty m:val="p"/>
          </m:rPr>
          <w:rPr>
            <w:rFonts w:ascii="Cambria Math" w:hAnsi="Cambria Math" w:hint="cs"/>
          </w:rPr>
          <m:t>0.9020</m:t>
        </m:r>
      </m:oMath>
      <w:r w:rsidRPr="00756D2A">
        <w:rPr>
          <w:rFonts w:hint="cs"/>
        </w:rPr>
        <w:t xml:space="preserve">). The adjustment term </w:t>
      </w:r>
      <m:oMath>
        <m:f>
          <m:fPr>
            <m:ctrlPr>
              <w:rPr>
                <w:rFonts w:ascii="Cambria Math" w:hAnsi="Cambria Math" w:hint="cs"/>
                <w:lang w:eastAsia="zh-CN"/>
              </w:rPr>
            </m:ctrlPr>
          </m:fPr>
          <m:num>
            <m:r>
              <m:rPr>
                <m:sty m:val="p"/>
              </m:rPr>
              <w:rPr>
                <w:rFonts w:ascii="Cambria Math" w:hAnsi="Cambria Math" w:hint="cs"/>
              </w:rPr>
              <m:t>1</m:t>
            </m:r>
          </m:num>
          <m:den>
            <m:r>
              <m:rPr>
                <m:sty m:val="p"/>
              </m:rPr>
              <w:rPr>
                <w:rFonts w:ascii="Cambria Math" w:hAnsi="Cambria Math" w:hint="cs"/>
              </w:rPr>
              <m:t>2</m:t>
            </m:r>
          </m:den>
        </m:f>
        <m:r>
          <m:rPr>
            <m:sty m:val="p"/>
          </m:rPr>
          <w:rPr>
            <w:rFonts w:ascii="Cambria Math" w:hAnsi="Cambria Math" w:hint="cs"/>
          </w:rPr>
          <m:t>(1.1087+0.9020)</m:t>
        </m:r>
      </m:oMath>
      <w:r w:rsidRPr="00756D2A">
        <w:rPr>
          <w:rFonts w:hint="cs"/>
        </w:rPr>
        <w:t xml:space="preserve"> equals </w:t>
      </w:r>
      <m:oMath>
        <m:r>
          <m:rPr>
            <m:sty m:val="p"/>
          </m:rPr>
          <w:rPr>
            <w:rFonts w:ascii="Cambria Math" w:hAnsi="Cambria Math" w:hint="cs"/>
          </w:rPr>
          <m:t>1.0053</m:t>
        </m:r>
      </m:oMath>
      <w:r w:rsidRPr="00756D2A">
        <w:rPr>
          <w:rFonts w:hint="cs"/>
        </w:rPr>
        <w:t xml:space="preserve">, modifying the denominator by only 0.53% relative to the equal-volatility benchmark. </w:t>
      </w:r>
      <w:ins w:id="101" w:author="Ha Hong Hanh" w:date="2026-09-24T19:16:00Z" w16du:dateUtc="2026-09-24T12:16:00Z">
        <w:r w:rsidR="001267EF">
          <w:t>T</w:t>
        </w:r>
      </w:ins>
      <w:ins w:id="102" w:author="Ha Hong Hanh" w:date="2026-09-24T19:15:00Z">
        <w:r w:rsidR="001267EF" w:rsidRPr="001267EF">
          <w:t xml:space="preserve">hese findings demonstrate that the equal-volatility assumption provides a highly accurate stylization, while strict algebraic fidelity is preserved throughout the empirical </w:t>
        </w:r>
        <w:proofErr w:type="spellStart"/>
        <w:r w:rsidR="001267EF" w:rsidRPr="001267EF">
          <w:t>computations.</w:t>
        </w:r>
      </w:ins>
      <w:del w:id="103" w:author="Ha Hong Hanh" w:date="2026-09-24T19:15:00Z" w16du:dateUtc="2026-09-24T12:15:00Z">
        <w:r w:rsidRPr="00756D2A" w:rsidDel="001267EF">
          <w:rPr>
            <w:rFonts w:hint="cs"/>
          </w:rPr>
          <w:delText>This demonstrates that the equal-volatility stylization is highly accurate</w:delText>
        </w:r>
        <w:r w:rsidR="008C7061" w:rsidDel="001267EF">
          <w:rPr>
            <w:lang w:val="vi-VN"/>
          </w:rPr>
          <w:delText>,</w:delText>
        </w:r>
        <w:r w:rsidRPr="00756D2A" w:rsidDel="001267EF">
          <w:rPr>
            <w:rFonts w:hint="cs"/>
          </w:rPr>
          <w:delText xml:space="preserve"> while our empirical calculations preserve strict algebraic fidelity.</w:delText>
        </w:r>
      </w:del>
    </w:p>
    <w:p w14:paraId="1074F916" w14:textId="2720BC0B" w:rsidR="000019C6" w:rsidRPr="00756D2A" w:rsidRDefault="000019C6" w:rsidP="00756D2A">
      <w:pPr>
        <w:jc w:val="both"/>
      </w:pPr>
      <w:r w:rsidRPr="00756D2A">
        <w:rPr>
          <w:rFonts w:hint="cs"/>
        </w:rPr>
        <w:t>Evaluating</w:t>
      </w:r>
      <w:proofErr w:type="spellEnd"/>
      <w:r w:rsidRPr="00756D2A">
        <w:rPr>
          <w:rFonts w:hint="cs"/>
        </w:rPr>
        <w:t xml:space="preserve"> this relative variance error across regimes reveals a sharp economic distinction between </w:t>
      </w:r>
      <w:r w:rsidR="007D177E">
        <w:t>tradable</w:t>
      </w:r>
      <w:r w:rsidRPr="00756D2A">
        <w:rPr>
          <w:rFonts w:hint="cs"/>
        </w:rPr>
        <w:t xml:space="preserve"> cash portfolios and underlying factor exposures.</w:t>
      </w:r>
    </w:p>
    <w:p w14:paraId="72847AE9" w14:textId="2BA73899" w:rsidR="000019C6" w:rsidRPr="00756D2A" w:rsidRDefault="000019C6" w:rsidP="00756D2A">
      <w:pPr>
        <w:jc w:val="both"/>
      </w:pPr>
      <w:r w:rsidRPr="00756D2A">
        <w:rPr>
          <w:rFonts w:hint="cs"/>
        </w:rPr>
        <w:t>For tradeable cash portfolios (such as VN30–VN100) that investors physically execute in the cash market, co-movement is dominated by constituent overlap (</w:t>
      </w:r>
      <m:oMath>
        <m:sSub>
          <m:sSubPr>
            <m:ctrlPr>
              <w:rPr>
                <w:rFonts w:ascii="Cambria Math" w:hAnsi="Cambria Math" w:hint="cs"/>
                <w:lang w:eastAsia="zh-CN"/>
              </w:rPr>
            </m:ctrlPr>
          </m:sSubPr>
          <m:e>
            <m:r>
              <m:rPr>
                <m:sty m:val="p"/>
              </m:rPr>
              <w:rPr>
                <w:rFonts w:ascii="Cambria Math" w:hAnsi="Cambria Math" w:hint="cs"/>
              </w:rPr>
              <m:t>ρ</m:t>
            </m:r>
          </m:e>
          <m:sub>
            <m:r>
              <m:rPr>
                <m:sty m:val="p"/>
              </m:rPr>
              <w:rPr>
                <w:rFonts w:ascii="Cambria Math" w:hAnsi="Cambria Math" w:hint="cs"/>
              </w:rPr>
              <m:t>static</m:t>
            </m:r>
          </m:sub>
        </m:sSub>
        <m:r>
          <m:rPr>
            <m:sty m:val="p"/>
          </m:rPr>
          <w:rPr>
            <w:rFonts w:ascii="Cambria Math" w:hAnsi="Cambria Math" w:hint="cs"/>
          </w:rPr>
          <m:t>=0.985</m:t>
        </m:r>
      </m:oMath>
      <w:r w:rsidRPr="00756D2A">
        <w:rPr>
          <w:rFonts w:hint="cs"/>
        </w:rPr>
        <w:t xml:space="preserve">, </w:t>
      </w:r>
      <m:oMath>
        <m:sSub>
          <m:sSubPr>
            <m:ctrlPr>
              <w:rPr>
                <w:rFonts w:ascii="Cambria Math" w:hAnsi="Cambria Math" w:hint="cs"/>
                <w:lang w:eastAsia="zh-CN"/>
              </w:rPr>
            </m:ctrlPr>
          </m:sSubPr>
          <m:e>
            <m:r>
              <m:rPr>
                <m:sty m:val="p"/>
              </m:rPr>
              <w:rPr>
                <w:rFonts w:ascii="Cambria Math" w:hAnsi="Cambria Math" w:hint="cs"/>
              </w:rPr>
              <m:t>ρ</m:t>
            </m:r>
          </m:e>
          <m:sub>
            <m:r>
              <m:rPr>
                <m:sty m:val="p"/>
              </m:rPr>
              <w:rPr>
                <w:rFonts w:ascii="Cambria Math" w:hAnsi="Cambria Math" w:hint="cs"/>
              </w:rPr>
              <m:t>low</m:t>
            </m:r>
          </m:sub>
        </m:sSub>
        <m:r>
          <m:rPr>
            <m:sty m:val="p"/>
          </m:rPr>
          <w:rPr>
            <w:rFonts w:ascii="Cambria Math" w:hAnsi="Cambria Math" w:hint="cs"/>
          </w:rPr>
          <m:t>=0.962</m:t>
        </m:r>
      </m:oMath>
      <w:r w:rsidRPr="00756D2A">
        <w:rPr>
          <w:rFonts w:hint="cs"/>
        </w:rPr>
        <w:t xml:space="preserve">, </w:t>
      </w:r>
      <m:oMath>
        <m:sSub>
          <m:sSubPr>
            <m:ctrlPr>
              <w:rPr>
                <w:rFonts w:ascii="Cambria Math" w:hAnsi="Cambria Math" w:hint="cs"/>
                <w:lang w:eastAsia="zh-CN"/>
              </w:rPr>
            </m:ctrlPr>
          </m:sSubPr>
          <m:e>
            <m:r>
              <m:rPr>
                <m:sty m:val="p"/>
              </m:rPr>
              <w:rPr>
                <w:rFonts w:ascii="Cambria Math" w:hAnsi="Cambria Math" w:hint="cs"/>
              </w:rPr>
              <m:t>ρ</m:t>
            </m:r>
          </m:e>
          <m:sub>
            <m:r>
              <m:rPr>
                <m:sty m:val="p"/>
              </m:rPr>
              <w:rPr>
                <w:rFonts w:ascii="Cambria Math" w:hAnsi="Cambria Math" w:hint="cs"/>
              </w:rPr>
              <m:t>high</m:t>
            </m:r>
          </m:sub>
        </m:sSub>
        <m:r>
          <m:rPr>
            <m:sty m:val="p"/>
          </m:rPr>
          <w:rPr>
            <w:rFonts w:ascii="Cambria Math" w:hAnsi="Cambria Math" w:hint="cs"/>
          </w:rPr>
          <m:t>=0.988</m:t>
        </m:r>
      </m:oMath>
      <w:r w:rsidRPr="00756D2A">
        <w:rPr>
          <w:rFonts w:hint="cs"/>
        </w:rPr>
        <w:t xml:space="preserve">, and </w:t>
      </w:r>
      <m:oMath>
        <m:sSub>
          <m:sSubPr>
            <m:ctrlPr>
              <w:rPr>
                <w:rFonts w:ascii="Cambria Math" w:hAnsi="Cambria Math" w:hint="cs"/>
                <w:lang w:eastAsia="zh-CN"/>
              </w:rPr>
            </m:ctrlPr>
          </m:sSubPr>
          <m:e>
            <m:r>
              <m:rPr>
                <m:sty m:val="p"/>
              </m:rPr>
              <w:rPr>
                <w:rFonts w:ascii="Cambria Math" w:hAnsi="Cambria Math" w:hint="cs"/>
              </w:rPr>
              <m:t>σ</m:t>
            </m:r>
          </m:e>
          <m:sub>
            <m:r>
              <m:rPr>
                <m:sty m:val="p"/>
              </m:rPr>
              <w:rPr>
                <w:rFonts w:ascii="Cambria Math" w:hAnsi="Cambria Math" w:hint="cs"/>
              </w:rPr>
              <m:t>1</m:t>
            </m:r>
          </m:sub>
        </m:sSub>
        <m:r>
          <m:rPr>
            <m:sty m:val="p"/>
          </m:rPr>
          <w:rPr>
            <w:rFonts w:ascii="Cambria Math" w:hAnsi="Cambria Math" w:hint="cs"/>
          </w:rPr>
          <m:t>/</m:t>
        </m:r>
        <m:sSub>
          <m:sSubPr>
            <m:ctrlPr>
              <w:rPr>
                <w:rFonts w:ascii="Cambria Math" w:hAnsi="Cambria Math" w:hint="cs"/>
                <w:lang w:eastAsia="zh-CN"/>
              </w:rPr>
            </m:ctrlPr>
          </m:sSubPr>
          <m:e>
            <m:r>
              <m:rPr>
                <m:sty m:val="p"/>
              </m:rPr>
              <w:rPr>
                <w:rFonts w:ascii="Cambria Math" w:hAnsi="Cambria Math" w:hint="cs"/>
              </w:rPr>
              <m:t>σ</m:t>
            </m:r>
          </m:e>
          <m:sub>
            <m:r>
              <m:rPr>
                <m:sty m:val="p"/>
              </m:rPr>
              <w:rPr>
                <w:rFonts w:ascii="Cambria Math" w:hAnsi="Cambria Math" w:hint="cs"/>
              </w:rPr>
              <m:t>2</m:t>
            </m:r>
          </m:sub>
        </m:sSub>
        <m:r>
          <m:rPr>
            <m:sty m:val="p"/>
          </m:rPr>
          <w:rPr>
            <w:rFonts w:ascii="Cambria Math" w:hAnsi="Cambria Math" w:hint="cs"/>
          </w:rPr>
          <m:t>=1.0185</m:t>
        </m:r>
      </m:oMath>
      <w:r w:rsidRPr="00756D2A">
        <w:rPr>
          <w:rFonts w:hint="cs"/>
        </w:rPr>
        <w:t xml:space="preserve">). In the calm regime, the static model overstates portfolio variance by merely </w:t>
      </w:r>
      <m:oMath>
        <m:sSub>
          <m:sSubPr>
            <m:ctrlPr>
              <w:rPr>
                <w:rFonts w:ascii="Cambria Math" w:hAnsi="Cambria Math" w:hint="cs"/>
                <w:lang w:eastAsia="zh-CN"/>
              </w:rPr>
            </m:ctrlPr>
          </m:sSubPr>
          <m:e>
            <m:r>
              <m:rPr>
                <m:nor/>
              </m:rPr>
              <w:rPr>
                <w:rFonts w:hint="cs"/>
              </w:rPr>
              <m:t>RE</m:t>
            </m:r>
          </m:e>
          <m:sub>
            <m:r>
              <m:rPr>
                <m:sty m:val="p"/>
              </m:rPr>
              <w:rPr>
                <w:rFonts w:ascii="Cambria Math" w:hAnsi="Cambria Math" w:hint="cs"/>
              </w:rPr>
              <m:t>cash,low</m:t>
            </m:r>
          </m:sub>
        </m:sSub>
        <m:r>
          <m:rPr>
            <m:sty m:val="p"/>
          </m:rPr>
          <w:rPr>
            <w:rFonts w:ascii="Cambria Math" w:hAnsi="Cambria Math" w:hint="cs"/>
          </w:rPr>
          <m:t>=+1.17%</m:t>
        </m:r>
      </m:oMath>
      <w:r w:rsidRPr="00756D2A">
        <w:rPr>
          <w:rFonts w:hint="cs"/>
        </w:rPr>
        <w:t>, whereas in the crisis regime</w:t>
      </w:r>
      <w:r w:rsidR="003D6DBF">
        <w:rPr>
          <w:lang w:val="vi-VN"/>
        </w:rPr>
        <w:t>,</w:t>
      </w:r>
      <w:r w:rsidRPr="00756D2A">
        <w:rPr>
          <w:rFonts w:hint="cs"/>
        </w:rPr>
        <w:t xml:space="preserve"> it understates</w:t>
      </w:r>
      <w:r w:rsidR="003D6DBF">
        <w:rPr>
          <w:lang w:val="vi-VN"/>
        </w:rPr>
        <w:t xml:space="preserve"> the</w:t>
      </w:r>
      <w:r w:rsidRPr="00756D2A">
        <w:rPr>
          <w:rFonts w:hint="cs"/>
        </w:rPr>
        <w:t xml:space="preserve"> variance by only </w:t>
      </w:r>
      <m:oMath>
        <m:sSub>
          <m:sSubPr>
            <m:ctrlPr>
              <w:rPr>
                <w:rFonts w:ascii="Cambria Math" w:hAnsi="Cambria Math" w:hint="cs"/>
                <w:lang w:eastAsia="zh-CN"/>
              </w:rPr>
            </m:ctrlPr>
          </m:sSubPr>
          <m:e>
            <m:r>
              <m:rPr>
                <m:nor/>
              </m:rPr>
              <w:rPr>
                <w:rFonts w:hint="cs"/>
              </w:rPr>
              <m:t>RE</m:t>
            </m:r>
          </m:e>
          <m:sub>
            <m:r>
              <m:rPr>
                <m:sty m:val="p"/>
              </m:rPr>
              <w:rPr>
                <w:rFonts w:ascii="Cambria Math" w:hAnsi="Cambria Math" w:hint="cs"/>
              </w:rPr>
              <m:t>cash,high</m:t>
            </m:r>
          </m:sub>
        </m:sSub>
        <m:r>
          <m:rPr>
            <m:sty m:val="p"/>
          </m:rPr>
          <w:rPr>
            <w:rFonts w:ascii="Cambria Math" w:hAnsi="Cambria Math" w:hint="cs"/>
          </w:rPr>
          <m:t>=-0.15%</m:t>
        </m:r>
      </m:oMath>
      <w:r w:rsidRPr="00756D2A">
        <w:rPr>
          <w:rFonts w:hint="cs"/>
        </w:rPr>
        <w:t xml:space="preserve">. Across all trading frequencies and parent-child combinations (VN30–VN100, VN100–VNINDEX, </w:t>
      </w:r>
      <w:r w:rsidR="00CA4677">
        <w:t>and</w:t>
      </w:r>
      <w:r w:rsidR="00CA4677">
        <w:rPr>
          <w:lang w:val="vi-VN"/>
        </w:rPr>
        <w:t xml:space="preserve"> </w:t>
      </w:r>
      <w:r w:rsidRPr="00756D2A">
        <w:rPr>
          <w:rFonts w:hint="cs"/>
        </w:rPr>
        <w:t xml:space="preserve">VN30–VNINDEX), the maximum relative variance </w:t>
      </w:r>
      <w:r w:rsidRPr="00756D2A">
        <w:rPr>
          <w:rFonts w:hint="cs"/>
        </w:rPr>
        <w:lastRenderedPageBreak/>
        <w:t xml:space="preserve">error across regimes occurs at the high-frequency M30 interval, where unrounded </w:t>
      </w:r>
      <m:oMath>
        <m:sSub>
          <m:sSubPr>
            <m:ctrlPr>
              <w:rPr>
                <w:rFonts w:ascii="Cambria Math" w:hAnsi="Cambria Math" w:hint="cs"/>
                <w:lang w:eastAsia="zh-CN"/>
              </w:rPr>
            </m:ctrlPr>
          </m:sSubPr>
          <m:e>
            <m:r>
              <m:rPr>
                <m:sty m:val="p"/>
              </m:rPr>
              <w:rPr>
                <w:rFonts w:ascii="Cambria Math" w:hAnsi="Cambria Math" w:hint="cs"/>
              </w:rPr>
              <m:t>ρ</m:t>
            </m:r>
          </m:e>
          <m:sub>
            <m:r>
              <m:rPr>
                <m:sty m:val="p"/>
              </m:rPr>
              <w:rPr>
                <w:rFonts w:ascii="Cambria Math" w:hAnsi="Cambria Math" w:hint="cs"/>
              </w:rPr>
              <m:t>static</m:t>
            </m:r>
          </m:sub>
        </m:sSub>
        <m:r>
          <m:rPr>
            <m:sty m:val="p"/>
          </m:rPr>
          <w:rPr>
            <w:rFonts w:ascii="Cambria Math" w:hAnsi="Cambria Math" w:hint="cs"/>
          </w:rPr>
          <m:t>=0.9808</m:t>
        </m:r>
      </m:oMath>
      <w:r w:rsidRPr="00756D2A">
        <w:rPr>
          <w:rFonts w:hint="cs"/>
        </w:rPr>
        <w:t xml:space="preserve"> and </w:t>
      </w:r>
      <m:oMath>
        <m:sSub>
          <m:sSubPr>
            <m:ctrlPr>
              <w:rPr>
                <w:rFonts w:ascii="Cambria Math" w:hAnsi="Cambria Math" w:hint="cs"/>
                <w:lang w:eastAsia="zh-CN"/>
              </w:rPr>
            </m:ctrlPr>
          </m:sSubPr>
          <m:e>
            <m:r>
              <m:rPr>
                <m:sty m:val="p"/>
              </m:rPr>
              <w:rPr>
                <w:rFonts w:ascii="Cambria Math" w:hAnsi="Cambria Math" w:hint="cs"/>
              </w:rPr>
              <m:t>ρ</m:t>
            </m:r>
          </m:e>
          <m:sub>
            <m:r>
              <m:rPr>
                <m:sty m:val="p"/>
              </m:rPr>
              <w:rPr>
                <w:rFonts w:ascii="Cambria Math" w:hAnsi="Cambria Math" w:hint="cs"/>
              </w:rPr>
              <m:t>min</m:t>
            </m:r>
          </m:sub>
        </m:sSub>
        <m:r>
          <m:rPr>
            <m:sty m:val="p"/>
          </m:rPr>
          <w:rPr>
            <w:rFonts w:ascii="Cambria Math" w:hAnsi="Cambria Math" w:hint="cs"/>
          </w:rPr>
          <m:t>=0.9260</m:t>
        </m:r>
      </m:oMath>
      <w:r w:rsidRPr="00756D2A">
        <w:rPr>
          <w:rFonts w:hint="cs"/>
        </w:rPr>
        <w:t xml:space="preserve">, reaching </w:t>
      </w:r>
      <m:oMath>
        <m:sSub>
          <m:sSubPr>
            <m:ctrlPr>
              <w:rPr>
                <w:rFonts w:ascii="Cambria Math" w:hAnsi="Cambria Math" w:hint="cs"/>
                <w:lang w:eastAsia="zh-CN"/>
              </w:rPr>
            </m:ctrlPr>
          </m:sSubPr>
          <m:e>
            <m:r>
              <m:rPr>
                <m:nor/>
              </m:rPr>
              <w:rPr>
                <w:rFonts w:hint="cs"/>
              </w:rPr>
              <m:t>RE</m:t>
            </m:r>
          </m:e>
          <m:sub>
            <m:r>
              <m:rPr>
                <m:sty m:val="p"/>
              </m:rPr>
              <w:rPr>
                <w:rFonts w:ascii="Cambria Math" w:hAnsi="Cambria Math" w:hint="cs"/>
              </w:rPr>
              <m:t>max</m:t>
            </m:r>
          </m:sub>
        </m:sSub>
        <m:r>
          <m:rPr>
            <m:sty m:val="p"/>
          </m:rPr>
          <w:rPr>
            <w:rFonts w:ascii="Cambria Math" w:hAnsi="Cambria Math" w:hint="cs"/>
          </w:rPr>
          <m:t>=+2.84%</m:t>
        </m:r>
      </m:oMath>
      <w:r w:rsidRPr="00756D2A">
        <w:rPr>
          <w:rFonts w:hint="cs"/>
        </w:rPr>
        <w:t xml:space="preserve">. Because the relative variance distortion across regimes is strictly bounded at </w:t>
      </w:r>
      <m:oMath>
        <m:r>
          <m:rPr>
            <m:sty m:val="p"/>
          </m:rPr>
          <w:rPr>
            <w:rFonts w:ascii="Cambria Math" w:hAnsi="Cambria Math" w:hint="cs"/>
          </w:rPr>
          <m:t>≤2.84%</m:t>
        </m:r>
      </m:oMath>
      <w:r w:rsidRPr="00756D2A">
        <w:rPr>
          <w:rFonts w:hint="cs"/>
        </w:rPr>
        <w:t>, static correlation models introduce negligible operational variance error</w:t>
      </w:r>
      <w:r w:rsidR="009D5EA2">
        <w:rPr>
          <w:lang w:val="vi-VN"/>
        </w:rPr>
        <w:t>s</w:t>
      </w:r>
      <w:r w:rsidRPr="00756D2A">
        <w:rPr>
          <w:rFonts w:hint="cs"/>
        </w:rPr>
        <w:t xml:space="preserve"> for physical cash parent-child index portfolios.</w:t>
      </w:r>
    </w:p>
    <w:p w14:paraId="5F6C2624" w14:textId="797B2462" w:rsidR="000019C6" w:rsidRPr="00756D2A" w:rsidRDefault="000019C6" w:rsidP="00756D2A">
      <w:pPr>
        <w:jc w:val="both"/>
      </w:pPr>
      <w:r w:rsidRPr="00756D2A">
        <w:rPr>
          <w:rFonts w:hint="cs"/>
        </w:rPr>
        <w:t>Conversely, for underlying mid-cap factor exposures (</w:t>
      </w:r>
      <m:oMath>
        <m:sSub>
          <m:sSubPr>
            <m:ctrlPr>
              <w:rPr>
                <w:rFonts w:ascii="Cambria Math" w:hAnsi="Cambria Math" w:hint="cs"/>
                <w:lang w:eastAsia="zh-CN"/>
              </w:rPr>
            </m:ctrlPr>
          </m:sSubPr>
          <m:e>
            <m:r>
              <m:rPr>
                <m:sty m:val="p"/>
              </m:rPr>
              <w:rPr>
                <w:rFonts w:ascii="Cambria Math" w:hAnsi="Cambria Math" w:hint="cs"/>
              </w:rPr>
              <m:t>P</m:t>
            </m:r>
          </m:e>
          <m:sub>
            <m:r>
              <m:rPr>
                <m:sty m:val="p"/>
              </m:rPr>
              <w:rPr>
                <w:rFonts w:ascii="Cambria Math" w:hAnsi="Cambria Math" w:hint="cs"/>
              </w:rPr>
              <m:t>cap</m:t>
            </m:r>
          </m:sub>
        </m:sSub>
      </m:oMath>
      <w:r w:rsidRPr="00756D2A">
        <w:rPr>
          <w:rFonts w:hint="cs"/>
        </w:rPr>
        <w:t xml:space="preserve"> and VN70), static correlation models produce substantial economic distortion. In the calm regime, where </w:t>
      </w:r>
      <m:oMath>
        <m:sSub>
          <m:sSubPr>
            <m:ctrlPr>
              <w:rPr>
                <w:rFonts w:ascii="Cambria Math" w:hAnsi="Cambria Math" w:hint="cs"/>
                <w:lang w:eastAsia="zh-CN"/>
              </w:rPr>
            </m:ctrlPr>
          </m:sSubPr>
          <m:e>
            <m:r>
              <m:rPr>
                <m:sty m:val="p"/>
              </m:rPr>
              <w:rPr>
                <w:rFonts w:ascii="Cambria Math" w:hAnsi="Cambria Math" w:hint="cs"/>
              </w:rPr>
              <m:t>ρ</m:t>
            </m:r>
          </m:e>
          <m:sub>
            <m:r>
              <m:rPr>
                <m:sty m:val="p"/>
              </m:rPr>
              <w:rPr>
                <w:rFonts w:ascii="Cambria Math" w:hAnsi="Cambria Math" w:hint="cs"/>
              </w:rPr>
              <m:t>low</m:t>
            </m:r>
          </m:sub>
        </m:sSub>
        <m:r>
          <m:rPr>
            <m:sty m:val="p"/>
          </m:rPr>
          <w:rPr>
            <w:rFonts w:ascii="Cambria Math" w:hAnsi="Cambria Math" w:hint="cs"/>
          </w:rPr>
          <m:t>=0.629</m:t>
        </m:r>
      </m:oMath>
      <w:r w:rsidRPr="00756D2A">
        <w:rPr>
          <w:rFonts w:hint="cs"/>
        </w:rPr>
        <w:t xml:space="preserve"> while the static correlation stands at </w:t>
      </w:r>
      <m:oMath>
        <m:sSub>
          <m:sSubPr>
            <m:ctrlPr>
              <w:rPr>
                <w:rFonts w:ascii="Cambria Math" w:hAnsi="Cambria Math" w:hint="cs"/>
                <w:lang w:eastAsia="zh-CN"/>
              </w:rPr>
            </m:ctrlPr>
          </m:sSubPr>
          <m:e>
            <m:r>
              <m:rPr>
                <m:sty m:val="p"/>
              </m:rPr>
              <w:rPr>
                <w:rFonts w:ascii="Cambria Math" w:hAnsi="Cambria Math" w:hint="cs"/>
              </w:rPr>
              <m:t>ρ</m:t>
            </m:r>
          </m:e>
          <m:sub>
            <m:r>
              <m:rPr>
                <m:sty m:val="p"/>
              </m:rPr>
              <w:rPr>
                <w:rFonts w:ascii="Cambria Math" w:hAnsi="Cambria Math" w:hint="cs"/>
              </w:rPr>
              <m:t>static</m:t>
            </m:r>
          </m:sub>
        </m:sSub>
        <m:r>
          <m:rPr>
            <m:sty m:val="p"/>
          </m:rPr>
          <w:rPr>
            <w:rFonts w:ascii="Cambria Math" w:hAnsi="Cambria Math" w:hint="cs"/>
          </w:rPr>
          <m:t>=0.884</m:t>
        </m:r>
      </m:oMath>
      <w:r w:rsidRPr="00756D2A">
        <w:rPr>
          <w:rFonts w:hint="cs"/>
        </w:rPr>
        <w:t xml:space="preserve">, the static model overstates </w:t>
      </w:r>
      <w:r w:rsidR="00B5776B">
        <w:t>the</w:t>
      </w:r>
      <w:r w:rsidR="00B5776B">
        <w:rPr>
          <w:lang w:val="vi-VN"/>
        </w:rPr>
        <w:t xml:space="preserve"> </w:t>
      </w:r>
      <w:r w:rsidRPr="00756D2A">
        <w:rPr>
          <w:rFonts w:hint="cs"/>
        </w:rPr>
        <w:t xml:space="preserve">portfolio variance by </w:t>
      </w:r>
      <m:oMath>
        <m:sSub>
          <m:sSubPr>
            <m:ctrlPr>
              <w:rPr>
                <w:rFonts w:ascii="Cambria Math" w:hAnsi="Cambria Math" w:hint="cs"/>
                <w:lang w:eastAsia="zh-CN"/>
              </w:rPr>
            </m:ctrlPr>
          </m:sSubPr>
          <m:e>
            <m:r>
              <m:rPr>
                <m:nor/>
              </m:rPr>
              <w:rPr>
                <w:rFonts w:hint="cs"/>
              </w:rPr>
              <m:t>RE</m:t>
            </m:r>
          </m:e>
          <m:sub>
            <m:r>
              <m:rPr>
                <m:sty m:val="p"/>
              </m:rPr>
              <w:rPr>
                <w:rFonts w:ascii="Cambria Math" w:hAnsi="Cambria Math" w:hint="cs"/>
              </w:rPr>
              <m:t>low</m:t>
            </m:r>
          </m:sub>
        </m:sSub>
        <m:r>
          <m:rPr>
            <m:sty m:val="p"/>
          </m:rPr>
          <w:rPr>
            <w:rFonts w:ascii="Cambria Math" w:hAnsi="Cambria Math" w:hint="cs"/>
          </w:rPr>
          <m:t>=+15.61%</m:t>
        </m:r>
      </m:oMath>
      <w:r w:rsidRPr="00756D2A">
        <w:rPr>
          <w:rFonts w:hint="cs"/>
        </w:rPr>
        <w:t xml:space="preserve"> (compared to </w:t>
      </w:r>
      <m:oMath>
        <m:r>
          <m:rPr>
            <m:sty m:val="p"/>
          </m:rPr>
          <w:rPr>
            <w:rFonts w:ascii="Cambria Math" w:hAnsi="Cambria Math" w:hint="cs"/>
          </w:rPr>
          <m:t>+15.63%</m:t>
        </m:r>
      </m:oMath>
      <w:r w:rsidRPr="00756D2A">
        <w:rPr>
          <w:rFonts w:hint="cs"/>
        </w:rPr>
        <w:t xml:space="preserve"> under equal volatility). An institutional allocator relying on static metrics perceive</w:t>
      </w:r>
      <w:r w:rsidR="00925FC3">
        <w:rPr>
          <w:lang w:val="vi-VN"/>
        </w:rPr>
        <w:t>s</w:t>
      </w:r>
      <w:r w:rsidRPr="00756D2A">
        <w:rPr>
          <w:rFonts w:hint="cs"/>
        </w:rPr>
        <w:t xml:space="preserve"> the mid-cap allocation as significantly riskier than it is during tranquil periods, leading to excessive risk-capital provisioning and inefficient hedging capital allocations.</w:t>
      </w:r>
    </w:p>
    <w:p w14:paraId="530029B0" w14:textId="77777777" w:rsidR="000019C6" w:rsidRPr="00756D2A" w:rsidRDefault="000019C6" w:rsidP="00756D2A">
      <w:pPr>
        <w:jc w:val="both"/>
      </w:pPr>
      <w:r w:rsidRPr="00756D2A">
        <w:rPr>
          <w:rFonts w:hint="cs"/>
        </w:rPr>
        <w:t xml:space="preserve">In the crisis regime, where high-volatility co-movement surges to </w:t>
      </w:r>
      <m:oMath>
        <m:sSub>
          <m:sSubPr>
            <m:ctrlPr>
              <w:rPr>
                <w:rFonts w:ascii="Cambria Math" w:hAnsi="Cambria Math" w:hint="cs"/>
                <w:lang w:eastAsia="zh-CN"/>
              </w:rPr>
            </m:ctrlPr>
          </m:sSubPr>
          <m:e>
            <m:r>
              <m:rPr>
                <m:sty m:val="p"/>
              </m:rPr>
              <w:rPr>
                <w:rFonts w:ascii="Cambria Math" w:hAnsi="Cambria Math" w:hint="cs"/>
              </w:rPr>
              <m:t>ρ</m:t>
            </m:r>
          </m:e>
          <m:sub>
            <m:r>
              <m:rPr>
                <m:sty m:val="p"/>
              </m:rPr>
              <w:rPr>
                <w:rFonts w:ascii="Cambria Math" w:hAnsi="Cambria Math" w:hint="cs"/>
              </w:rPr>
              <m:t>high</m:t>
            </m:r>
          </m:sub>
        </m:sSub>
        <m:r>
          <m:rPr>
            <m:sty m:val="p"/>
          </m:rPr>
          <w:rPr>
            <w:rFonts w:ascii="Cambria Math" w:hAnsi="Cambria Math" w:hint="cs"/>
          </w:rPr>
          <m:t>=0.925</m:t>
        </m:r>
      </m:oMath>
      <w:r w:rsidRPr="00756D2A">
        <w:rPr>
          <w:rFonts w:hint="cs"/>
        </w:rPr>
        <w:t xml:space="preserve">, the static model understates portfolio variance by </w:t>
      </w:r>
      <m:oMath>
        <m:sSub>
          <m:sSubPr>
            <m:ctrlPr>
              <w:rPr>
                <w:rFonts w:ascii="Cambria Math" w:hAnsi="Cambria Math" w:hint="cs"/>
                <w:lang w:eastAsia="zh-CN"/>
              </w:rPr>
            </m:ctrlPr>
          </m:sSubPr>
          <m:e>
            <m:r>
              <m:rPr>
                <m:nor/>
              </m:rPr>
              <w:rPr>
                <w:rFonts w:hint="cs"/>
              </w:rPr>
              <m:t>RE</m:t>
            </m:r>
          </m:e>
          <m:sub>
            <m:r>
              <m:rPr>
                <m:sty m:val="p"/>
              </m:rPr>
              <w:rPr>
                <w:rFonts w:ascii="Cambria Math" w:hAnsi="Cambria Math" w:hint="cs"/>
              </w:rPr>
              <m:t>high</m:t>
            </m:r>
          </m:sub>
        </m:sSub>
        <m:r>
          <m:rPr>
            <m:sty m:val="p"/>
          </m:rPr>
          <w:rPr>
            <w:rFonts w:ascii="Cambria Math" w:hAnsi="Cambria Math" w:hint="cs"/>
          </w:rPr>
          <m:t>=-2.12%</m:t>
        </m:r>
      </m:oMath>
      <w:r w:rsidRPr="00756D2A">
        <w:rPr>
          <w:rFonts w:hint="cs"/>
        </w:rPr>
        <w:t xml:space="preserve"> (compared to </w:t>
      </w:r>
      <m:oMath>
        <m:r>
          <m:rPr>
            <m:sty m:val="p"/>
          </m:rPr>
          <w:rPr>
            <w:rFonts w:ascii="Cambria Math" w:hAnsi="Cambria Math" w:hint="cs"/>
          </w:rPr>
          <m:t>-2.13%</m:t>
        </m:r>
      </m:oMath>
      <w:r w:rsidRPr="00756D2A">
        <w:rPr>
          <w:rFonts w:hint="cs"/>
        </w:rPr>
        <w:t xml:space="preserve"> under equal volatility). While this percentage error appears modest in isolation, it coincides with market conditions where underlying asset volatility </w:t>
      </w:r>
      <m:oMath>
        <m:sSup>
          <m:sSupPr>
            <m:ctrlPr>
              <w:rPr>
                <w:rFonts w:ascii="Cambria Math" w:hAnsi="Cambria Math" w:hint="cs"/>
                <w:lang w:eastAsia="zh-CN"/>
              </w:rPr>
            </m:ctrlPr>
          </m:sSupPr>
          <m:e>
            <m:r>
              <m:rPr>
                <m:sty m:val="p"/>
              </m:rPr>
              <w:rPr>
                <w:rFonts w:ascii="Cambria Math" w:hAnsi="Cambria Math" w:hint="cs"/>
              </w:rPr>
              <m:t>σ</m:t>
            </m:r>
          </m:e>
          <m:sup>
            <m:r>
              <m:rPr>
                <m:sty m:val="p"/>
              </m:rPr>
              <w:rPr>
                <w:rFonts w:ascii="Cambria Math" w:hAnsi="Cambria Math" w:hint="cs"/>
              </w:rPr>
              <m:t>2</m:t>
            </m:r>
          </m:sup>
        </m:sSup>
      </m:oMath>
      <w:r w:rsidRPr="00756D2A">
        <w:rPr>
          <w:rFonts w:hint="cs"/>
        </w:rPr>
        <w:t xml:space="preserve"> surges by approximately 102% (</w:t>
      </w:r>
      <m:oMath>
        <m:r>
          <m:rPr>
            <m:sty m:val="p"/>
          </m:rPr>
          <w:rPr>
            <w:rFonts w:ascii="Cambria Math" w:hAnsi="Cambria Math" w:hint="cs"/>
          </w:rPr>
          <m:t>δ=2.02</m:t>
        </m:r>
      </m:oMath>
      <w:r w:rsidRPr="00756D2A">
        <w:rPr>
          <w:rFonts w:hint="cs"/>
        </w:rPr>
        <w:t>). Consequently, this correlation underestimation compounds with surging market volatility to produce substantial tail-risk undercapitalization exactly when portfolio diversification breaks down.</w:t>
      </w:r>
    </w:p>
    <w:p w14:paraId="484C3362" w14:textId="77777777" w:rsidR="000019C6" w:rsidRPr="00756D2A" w:rsidRDefault="000019C6" w:rsidP="00756D2A">
      <w:pPr>
        <w:pStyle w:val="heading1"/>
        <w:numPr>
          <w:ilvl w:val="0"/>
          <w:numId w:val="0"/>
        </w:numPr>
        <w:tabs>
          <w:tab w:val="left" w:pos="720"/>
        </w:tabs>
        <w:spacing w:line="300" w:lineRule="auto"/>
        <w:jc w:val="both"/>
        <w:rPr>
          <w:szCs w:val="24"/>
        </w:rPr>
      </w:pPr>
      <w:bookmarkStart w:id="104" w:name="empirical-results-and-discussion"/>
      <w:bookmarkStart w:id="105" w:name="Xbcc16d0fae3724c6b5cbe1d4f3ae01b95eabede"/>
      <w:bookmarkEnd w:id="99"/>
      <w:bookmarkEnd w:id="104"/>
      <w:r w:rsidRPr="00756D2A">
        <w:rPr>
          <w:rFonts w:hint="cs"/>
          <w:szCs w:val="24"/>
        </w:rPr>
        <w:t>4. Statistical Weighting Fails to Replace Capitalization Weights</w:t>
      </w:r>
    </w:p>
    <w:p w14:paraId="2E5C0667" w14:textId="77777777" w:rsidR="000019C6" w:rsidRPr="00756D2A" w:rsidRDefault="000019C6" w:rsidP="00756D2A">
      <w:pPr>
        <w:jc w:val="both"/>
        <w:rPr>
          <w:lang w:val="vi-VN"/>
        </w:rPr>
      </w:pPr>
      <w:r w:rsidRPr="00756D2A">
        <w:rPr>
          <w:rFonts w:hint="cs"/>
        </w:rPr>
        <w:t>To rigorously quantify the sensitivity of cross-asset co-movement to the investment horizon, Table 5 presents the log-linear scaling regressions of DCCA coefficients.</w:t>
      </w:r>
    </w:p>
    <w:p w14:paraId="1B6E620E" w14:textId="77777777" w:rsidR="000019C6" w:rsidRDefault="000019C6" w:rsidP="00756D2A">
      <w:pPr>
        <w:pStyle w:val="tablecaption0"/>
        <w:spacing w:line="300" w:lineRule="auto"/>
        <w:jc w:val="both"/>
        <w:rPr>
          <w:sz w:val="24"/>
          <w:szCs w:val="24"/>
          <w:lang w:val="vi-VN"/>
        </w:rPr>
      </w:pPr>
      <w:r w:rsidRPr="00756D2A">
        <w:rPr>
          <w:rFonts w:hint="cs"/>
          <w:sz w:val="24"/>
          <w:szCs w:val="24"/>
        </w:rPr>
        <w:t>Table 5: Log-Linear Scaling Regressions of DCCA Coefficients (M30 Frequency)</w:t>
      </w:r>
    </w:p>
    <w:tbl>
      <w:tblPr>
        <w:tblStyle w:val="TableGrid"/>
        <w:tblW w:w="0" w:type="auto"/>
        <w:tblLook w:val="0020" w:firstRow="1" w:lastRow="0" w:firstColumn="0" w:lastColumn="0" w:noHBand="0" w:noVBand="0"/>
      </w:tblPr>
      <w:tblGrid>
        <w:gridCol w:w="1882"/>
        <w:gridCol w:w="1660"/>
        <w:gridCol w:w="1444"/>
        <w:gridCol w:w="1469"/>
        <w:gridCol w:w="923"/>
        <w:gridCol w:w="876"/>
        <w:gridCol w:w="1096"/>
      </w:tblGrid>
      <w:tr w:rsidR="000019C6" w:rsidRPr="00756D2A" w14:paraId="68636C25" w14:textId="77777777" w:rsidTr="00A44DB7">
        <w:trPr>
          <w:trHeight w:val="1031"/>
        </w:trPr>
        <w:tc>
          <w:tcPr>
            <w:tcW w:w="0" w:type="auto"/>
            <w:hideMark/>
          </w:tcPr>
          <w:p w14:paraId="74B4753F" w14:textId="77777777" w:rsidR="000019C6" w:rsidRPr="00756D2A" w:rsidRDefault="000019C6" w:rsidP="00A44DB7">
            <w:pPr>
              <w:pStyle w:val="p1a"/>
              <w:spacing w:line="240" w:lineRule="auto"/>
              <w:rPr>
                <w:sz w:val="24"/>
                <w:szCs w:val="24"/>
                <w:lang w:bidi="hi-IN"/>
              </w:rPr>
            </w:pPr>
            <w:r w:rsidRPr="00756D2A">
              <w:rPr>
                <w:rFonts w:hint="cs"/>
                <w:sz w:val="24"/>
                <w:szCs w:val="24"/>
                <w:lang w:bidi="hi-IN"/>
              </w:rPr>
              <w:t>Pair</w:t>
            </w:r>
          </w:p>
        </w:tc>
        <w:tc>
          <w:tcPr>
            <w:tcW w:w="0" w:type="auto"/>
            <w:hideMark/>
          </w:tcPr>
          <w:p w14:paraId="4A02DAA3" w14:textId="77777777" w:rsidR="000019C6" w:rsidRPr="00756D2A" w:rsidRDefault="000019C6" w:rsidP="00A44DB7">
            <w:pPr>
              <w:pStyle w:val="p1a"/>
              <w:spacing w:line="240" w:lineRule="auto"/>
              <w:rPr>
                <w:sz w:val="24"/>
                <w:szCs w:val="24"/>
                <w:lang w:bidi="hi-IN"/>
              </w:rPr>
            </w:pPr>
            <w:r w:rsidRPr="00756D2A">
              <w:rPr>
                <w:rFonts w:hint="cs"/>
                <w:sz w:val="24"/>
                <w:szCs w:val="24"/>
                <w:lang w:bidi="hi-IN"/>
              </w:rPr>
              <w:t>Intercept (</w:t>
            </w:r>
            <m:oMath>
              <m:sSub>
                <m:sSubPr>
                  <m:ctrlPr>
                    <w:rPr>
                      <w:rFonts w:ascii="Cambria Math" w:hAnsi="Cambria Math" w:hint="cs"/>
                      <w:sz w:val="24"/>
                      <w:szCs w:val="24"/>
                      <w:lang w:bidi="hi-IN"/>
                    </w:rPr>
                  </m:ctrlPr>
                </m:sSubPr>
                <m:e>
                  <m:r>
                    <m:rPr>
                      <m:sty m:val="p"/>
                    </m:rPr>
                    <w:rPr>
                      <w:rFonts w:ascii="Cambria Math" w:hAnsi="Cambria Math" w:hint="cs"/>
                      <w:sz w:val="24"/>
                      <w:szCs w:val="24"/>
                      <w:lang w:bidi="hi-IN"/>
                    </w:rPr>
                    <m:t>α</m:t>
                  </m:r>
                </m:e>
                <m:sub>
                  <m:r>
                    <m:rPr>
                      <m:sty m:val="p"/>
                    </m:rPr>
                    <w:rPr>
                      <w:rFonts w:ascii="Cambria Math" w:hAnsi="Cambria Math" w:hint="cs"/>
                      <w:sz w:val="24"/>
                      <w:szCs w:val="24"/>
                      <w:lang w:bidi="hi-IN"/>
                    </w:rPr>
                    <m:t>scale</m:t>
                  </m:r>
                </m:sub>
              </m:sSub>
            </m:oMath>
            <w:r w:rsidRPr="00756D2A">
              <w:rPr>
                <w:rFonts w:hint="cs"/>
                <w:sz w:val="24"/>
                <w:szCs w:val="24"/>
                <w:lang w:bidi="hi-IN"/>
              </w:rPr>
              <w:t>)</w:t>
            </w:r>
          </w:p>
        </w:tc>
        <w:tc>
          <w:tcPr>
            <w:tcW w:w="0" w:type="auto"/>
            <w:hideMark/>
          </w:tcPr>
          <w:p w14:paraId="6A8A7681" w14:textId="77777777" w:rsidR="000019C6" w:rsidRPr="00756D2A" w:rsidRDefault="000019C6" w:rsidP="00A44DB7">
            <w:pPr>
              <w:pStyle w:val="p1a"/>
              <w:spacing w:line="240" w:lineRule="auto"/>
              <w:rPr>
                <w:sz w:val="24"/>
                <w:szCs w:val="24"/>
                <w:lang w:bidi="hi-IN"/>
              </w:rPr>
            </w:pPr>
            <w:r w:rsidRPr="00756D2A">
              <w:rPr>
                <w:rFonts w:hint="cs"/>
                <w:sz w:val="24"/>
                <w:szCs w:val="24"/>
                <w:lang w:bidi="hi-IN"/>
              </w:rPr>
              <w:t>Slope (</w:t>
            </w:r>
            <m:oMath>
              <m:sSub>
                <m:sSubPr>
                  <m:ctrlPr>
                    <w:rPr>
                      <w:rFonts w:ascii="Cambria Math" w:hAnsi="Cambria Math" w:hint="cs"/>
                      <w:sz w:val="24"/>
                      <w:szCs w:val="24"/>
                      <w:lang w:bidi="hi-IN"/>
                    </w:rPr>
                  </m:ctrlPr>
                </m:sSubPr>
                <m:e>
                  <m:r>
                    <m:rPr>
                      <m:sty m:val="p"/>
                    </m:rPr>
                    <w:rPr>
                      <w:rFonts w:ascii="Cambria Math" w:hAnsi="Cambria Math" w:hint="cs"/>
                      <w:sz w:val="24"/>
                      <w:szCs w:val="24"/>
                      <w:lang w:bidi="hi-IN"/>
                    </w:rPr>
                    <m:t>β</m:t>
                  </m:r>
                </m:e>
                <m:sub>
                  <m:r>
                    <m:rPr>
                      <m:sty m:val="p"/>
                    </m:rPr>
                    <w:rPr>
                      <w:rFonts w:ascii="Cambria Math" w:hAnsi="Cambria Math" w:hint="cs"/>
                      <w:sz w:val="24"/>
                      <w:szCs w:val="24"/>
                      <w:lang w:bidi="hi-IN"/>
                    </w:rPr>
                    <m:t>scale</m:t>
                  </m:r>
                </m:sub>
              </m:sSub>
            </m:oMath>
            <w:r w:rsidRPr="00756D2A">
              <w:rPr>
                <w:rFonts w:hint="cs"/>
                <w:sz w:val="24"/>
                <w:szCs w:val="24"/>
                <w:lang w:bidi="hi-IN"/>
              </w:rPr>
              <w:t>)</w:t>
            </w:r>
          </w:p>
        </w:tc>
        <w:tc>
          <w:tcPr>
            <w:tcW w:w="0" w:type="auto"/>
            <w:hideMark/>
          </w:tcPr>
          <w:p w14:paraId="5CF12427" w14:textId="77777777" w:rsidR="000019C6" w:rsidRPr="00756D2A" w:rsidRDefault="000019C6" w:rsidP="00A44DB7">
            <w:pPr>
              <w:pStyle w:val="p1a"/>
              <w:spacing w:line="240" w:lineRule="auto"/>
              <w:rPr>
                <w:sz w:val="24"/>
                <w:szCs w:val="24"/>
                <w:lang w:bidi="hi-IN"/>
              </w:rPr>
            </w:pPr>
            <w:r w:rsidRPr="00756D2A">
              <w:rPr>
                <w:rFonts w:hint="cs"/>
                <w:sz w:val="24"/>
                <w:szCs w:val="24"/>
                <w:lang w:bidi="hi-IN"/>
              </w:rPr>
              <w:t>HAC Std. Error</w:t>
            </w:r>
          </w:p>
        </w:tc>
        <w:tc>
          <w:tcPr>
            <w:tcW w:w="0" w:type="auto"/>
            <w:hideMark/>
          </w:tcPr>
          <w:p w14:paraId="2A04DE96" w14:textId="77777777" w:rsidR="000019C6" w:rsidRPr="00756D2A" w:rsidRDefault="000019C6" w:rsidP="00A44DB7">
            <w:pPr>
              <w:pStyle w:val="p1a"/>
              <w:spacing w:line="240" w:lineRule="auto"/>
              <w:rPr>
                <w:sz w:val="24"/>
                <w:szCs w:val="24"/>
                <w:lang w:bidi="hi-IN"/>
              </w:rPr>
            </w:pPr>
            <w:r w:rsidRPr="00756D2A">
              <w:rPr>
                <w:rFonts w:hint="cs"/>
                <w:sz w:val="24"/>
                <w:szCs w:val="24"/>
                <w:lang w:val="vi-VN" w:bidi="hi-IN"/>
              </w:rPr>
              <w:t>p-</w:t>
            </w:r>
            <w:r w:rsidRPr="00756D2A">
              <w:rPr>
                <w:rFonts w:hint="cs"/>
                <w:sz w:val="24"/>
                <w:szCs w:val="24"/>
                <w:lang w:bidi="hi-IN"/>
              </w:rPr>
              <w:t>value</w:t>
            </w:r>
          </w:p>
        </w:tc>
        <w:tc>
          <w:tcPr>
            <w:tcW w:w="0" w:type="auto"/>
            <w:hideMark/>
          </w:tcPr>
          <w:p w14:paraId="17DBE1FB" w14:textId="77777777" w:rsidR="000019C6" w:rsidRPr="00756D2A" w:rsidRDefault="00000000" w:rsidP="00A44DB7">
            <w:pPr>
              <w:pStyle w:val="p1a"/>
              <w:suppressAutoHyphens/>
              <w:spacing w:line="240" w:lineRule="auto"/>
              <w:rPr>
                <w:sz w:val="24"/>
                <w:szCs w:val="24"/>
                <w:lang w:bidi="hi-IN"/>
              </w:rPr>
            </w:pPr>
            <m:oMath>
              <m:sSup>
                <m:sSupPr>
                  <m:ctrlPr>
                    <w:rPr>
                      <w:rFonts w:ascii="Cambria Math" w:hAnsi="Cambria Math" w:hint="cs"/>
                      <w:sz w:val="24"/>
                      <w:szCs w:val="24"/>
                      <w:lang w:bidi="hi-IN"/>
                    </w:rPr>
                  </m:ctrlPr>
                </m:sSupPr>
                <m:e>
                  <m:r>
                    <m:rPr>
                      <m:sty m:val="p"/>
                    </m:rPr>
                    <w:rPr>
                      <w:rFonts w:ascii="Cambria Math" w:hAnsi="Cambria Math" w:hint="cs"/>
                      <w:sz w:val="24"/>
                      <w:szCs w:val="24"/>
                      <w:lang w:bidi="hi-IN"/>
                    </w:rPr>
                    <m:t>R</m:t>
                  </m:r>
                </m:e>
                <m:sup>
                  <m:r>
                    <m:rPr>
                      <m:sty m:val="p"/>
                    </m:rPr>
                    <w:rPr>
                      <w:rFonts w:ascii="Cambria Math" w:hAnsi="Cambria Math" w:hint="cs"/>
                      <w:sz w:val="24"/>
                      <w:szCs w:val="24"/>
                      <w:lang w:bidi="hi-IN"/>
                    </w:rPr>
                    <m:t>2</m:t>
                  </m:r>
                </m:sup>
              </m:sSup>
            </m:oMath>
            <w:r w:rsidR="000019C6" w:rsidRPr="00756D2A">
              <w:rPr>
                <w:rFonts w:hint="cs"/>
                <w:sz w:val="24"/>
                <w:szCs w:val="24"/>
                <w:lang w:bidi="hi-IN"/>
              </w:rPr>
              <w:t>​</w:t>
            </w:r>
          </w:p>
        </w:tc>
        <w:tc>
          <w:tcPr>
            <w:tcW w:w="0" w:type="auto"/>
            <w:hideMark/>
          </w:tcPr>
          <w:p w14:paraId="69792A94" w14:textId="77777777" w:rsidR="000019C6" w:rsidRPr="00756D2A" w:rsidRDefault="000019C6" w:rsidP="00A44DB7">
            <w:pPr>
              <w:pStyle w:val="p1a"/>
              <w:spacing w:line="240" w:lineRule="auto"/>
              <w:rPr>
                <w:sz w:val="24"/>
                <w:szCs w:val="24"/>
                <w:lang w:bidi="hi-IN"/>
              </w:rPr>
            </w:pPr>
            <w:r w:rsidRPr="00756D2A">
              <w:rPr>
                <w:rFonts w:hint="cs"/>
                <w:sz w:val="24"/>
                <w:szCs w:val="24"/>
                <w:lang w:bidi="hi-IN"/>
              </w:rPr>
              <w:t>Scales (</w:t>
            </w:r>
            <m:oMath>
              <m:r>
                <m:rPr>
                  <m:sty m:val="p"/>
                </m:rPr>
                <w:rPr>
                  <w:rFonts w:ascii="Cambria Math" w:hAnsi="Cambria Math" w:hint="cs"/>
                  <w:sz w:val="24"/>
                  <w:szCs w:val="24"/>
                  <w:lang w:bidi="hi-IN"/>
                </w:rPr>
                <m:t>N</m:t>
              </m:r>
            </m:oMath>
            <w:r w:rsidRPr="00756D2A">
              <w:rPr>
                <w:rFonts w:hint="cs"/>
                <w:sz w:val="24"/>
                <w:szCs w:val="24"/>
                <w:lang w:bidi="hi-IN"/>
              </w:rPr>
              <w:t>)</w:t>
            </w:r>
          </w:p>
        </w:tc>
      </w:tr>
      <w:tr w:rsidR="000019C6" w:rsidRPr="00756D2A" w14:paraId="15C3A7C8" w14:textId="77777777" w:rsidTr="00A44DB7">
        <w:trPr>
          <w:trHeight w:val="692"/>
        </w:trPr>
        <w:tc>
          <w:tcPr>
            <w:tcW w:w="0" w:type="auto"/>
            <w:hideMark/>
          </w:tcPr>
          <w:p w14:paraId="4938B55C" w14:textId="77777777" w:rsidR="000019C6" w:rsidRPr="00756D2A" w:rsidRDefault="000019C6" w:rsidP="00A44DB7">
            <w:pPr>
              <w:pStyle w:val="p1a"/>
              <w:suppressAutoHyphens/>
              <w:spacing w:line="240" w:lineRule="auto"/>
              <w:rPr>
                <w:sz w:val="24"/>
                <w:szCs w:val="24"/>
                <w:lang w:bidi="hi-IN"/>
              </w:rPr>
            </w:pPr>
            <w:r w:rsidRPr="00756D2A">
              <w:rPr>
                <w:rFonts w:hint="cs"/>
                <w:sz w:val="24"/>
                <w:szCs w:val="24"/>
                <w:lang w:bidi="hi-IN"/>
              </w:rPr>
              <w:t>VN30–VNINDEX</w:t>
            </w:r>
          </w:p>
        </w:tc>
        <w:tc>
          <w:tcPr>
            <w:tcW w:w="0" w:type="auto"/>
            <w:hideMark/>
          </w:tcPr>
          <w:p w14:paraId="1F92762C" w14:textId="77777777" w:rsidR="000019C6" w:rsidRPr="00756D2A" w:rsidRDefault="000019C6" w:rsidP="00A44DB7">
            <w:pPr>
              <w:pStyle w:val="p1a"/>
              <w:spacing w:line="240" w:lineRule="auto"/>
              <w:rPr>
                <w:sz w:val="24"/>
                <w:szCs w:val="24"/>
                <w:lang w:bidi="hi-IN"/>
              </w:rPr>
            </w:pPr>
            <w:r w:rsidRPr="00756D2A">
              <w:rPr>
                <w:rFonts w:hint="cs"/>
                <w:sz w:val="24"/>
                <w:szCs w:val="24"/>
                <w:lang w:bidi="hi-IN"/>
              </w:rPr>
              <w:t>0.9701***</w:t>
            </w:r>
          </w:p>
        </w:tc>
        <w:tc>
          <w:tcPr>
            <w:tcW w:w="0" w:type="auto"/>
            <w:hideMark/>
          </w:tcPr>
          <w:p w14:paraId="50CC311A" w14:textId="77777777" w:rsidR="000019C6" w:rsidRPr="00756D2A" w:rsidRDefault="000019C6" w:rsidP="00A44DB7">
            <w:pPr>
              <w:pStyle w:val="p1a"/>
              <w:spacing w:line="240" w:lineRule="auto"/>
              <w:rPr>
                <w:sz w:val="24"/>
                <w:szCs w:val="24"/>
                <w:lang w:bidi="hi-IN"/>
              </w:rPr>
            </w:pPr>
            <w:r w:rsidRPr="00756D2A">
              <w:rPr>
                <w:rFonts w:hint="cs"/>
                <w:sz w:val="24"/>
                <w:szCs w:val="24"/>
                <w:lang w:bidi="hi-IN"/>
              </w:rPr>
              <w:t>0.0016***</w:t>
            </w:r>
          </w:p>
        </w:tc>
        <w:tc>
          <w:tcPr>
            <w:tcW w:w="0" w:type="auto"/>
            <w:hideMark/>
          </w:tcPr>
          <w:p w14:paraId="44849859" w14:textId="77777777" w:rsidR="000019C6" w:rsidRPr="00756D2A" w:rsidRDefault="000019C6" w:rsidP="00A44DB7">
            <w:pPr>
              <w:pStyle w:val="p1a"/>
              <w:spacing w:line="240" w:lineRule="auto"/>
              <w:rPr>
                <w:sz w:val="24"/>
                <w:szCs w:val="24"/>
                <w:lang w:bidi="hi-IN"/>
              </w:rPr>
            </w:pPr>
            <w:r w:rsidRPr="00756D2A">
              <w:rPr>
                <w:rFonts w:hint="cs"/>
                <w:sz w:val="24"/>
                <w:szCs w:val="24"/>
                <w:lang w:bidi="hi-IN"/>
              </w:rPr>
              <w:t>0.0003</w:t>
            </w:r>
          </w:p>
        </w:tc>
        <w:tc>
          <w:tcPr>
            <w:tcW w:w="0" w:type="auto"/>
            <w:hideMark/>
          </w:tcPr>
          <w:p w14:paraId="2DD5695F" w14:textId="77777777" w:rsidR="000019C6" w:rsidRPr="00756D2A" w:rsidRDefault="000019C6" w:rsidP="00A44DB7">
            <w:pPr>
              <w:pStyle w:val="p1a"/>
              <w:spacing w:line="240" w:lineRule="auto"/>
              <w:rPr>
                <w:sz w:val="24"/>
                <w:szCs w:val="24"/>
                <w:lang w:bidi="hi-IN"/>
              </w:rPr>
            </w:pPr>
            <w:r w:rsidRPr="00756D2A">
              <w:rPr>
                <w:rFonts w:hint="cs"/>
                <w:sz w:val="24"/>
                <w:szCs w:val="24"/>
                <w:lang w:bidi="hi-IN"/>
              </w:rPr>
              <w:t>&lt;0.001</w:t>
            </w:r>
          </w:p>
        </w:tc>
        <w:tc>
          <w:tcPr>
            <w:tcW w:w="0" w:type="auto"/>
            <w:hideMark/>
          </w:tcPr>
          <w:p w14:paraId="6F382F96" w14:textId="77777777" w:rsidR="000019C6" w:rsidRPr="00756D2A" w:rsidRDefault="000019C6" w:rsidP="00A44DB7">
            <w:pPr>
              <w:pStyle w:val="p1a"/>
              <w:spacing w:line="240" w:lineRule="auto"/>
              <w:rPr>
                <w:sz w:val="24"/>
                <w:szCs w:val="24"/>
                <w:lang w:bidi="hi-IN"/>
              </w:rPr>
            </w:pPr>
            <w:r w:rsidRPr="00756D2A">
              <w:rPr>
                <w:rFonts w:hint="cs"/>
                <w:sz w:val="24"/>
                <w:szCs w:val="24"/>
                <w:lang w:bidi="hi-IN"/>
              </w:rPr>
              <w:t>0.4860</w:t>
            </w:r>
          </w:p>
        </w:tc>
        <w:tc>
          <w:tcPr>
            <w:tcW w:w="0" w:type="auto"/>
            <w:hideMark/>
          </w:tcPr>
          <w:p w14:paraId="598671AC" w14:textId="77777777" w:rsidR="000019C6" w:rsidRPr="00756D2A" w:rsidRDefault="000019C6" w:rsidP="00A44DB7">
            <w:pPr>
              <w:pStyle w:val="p1a"/>
              <w:spacing w:line="240" w:lineRule="auto"/>
              <w:rPr>
                <w:sz w:val="24"/>
                <w:szCs w:val="24"/>
                <w:lang w:bidi="hi-IN"/>
              </w:rPr>
            </w:pPr>
            <w:r w:rsidRPr="00756D2A">
              <w:rPr>
                <w:rFonts w:hint="cs"/>
                <w:sz w:val="24"/>
                <w:szCs w:val="24"/>
                <w:lang w:bidi="hi-IN"/>
              </w:rPr>
              <w:t>30</w:t>
            </w:r>
          </w:p>
        </w:tc>
      </w:tr>
      <w:tr w:rsidR="000019C6" w:rsidRPr="00756D2A" w14:paraId="7FA5B0C9" w14:textId="77777777" w:rsidTr="00A44DB7">
        <w:trPr>
          <w:trHeight w:val="678"/>
        </w:trPr>
        <w:tc>
          <w:tcPr>
            <w:tcW w:w="0" w:type="auto"/>
            <w:hideMark/>
          </w:tcPr>
          <w:p w14:paraId="0E086466" w14:textId="77777777" w:rsidR="000019C6" w:rsidRPr="00756D2A" w:rsidRDefault="000019C6" w:rsidP="00A44DB7">
            <w:pPr>
              <w:pStyle w:val="p1a"/>
              <w:suppressAutoHyphens/>
              <w:spacing w:line="240" w:lineRule="auto"/>
              <w:rPr>
                <w:sz w:val="24"/>
                <w:szCs w:val="24"/>
                <w:lang w:bidi="hi-IN"/>
              </w:rPr>
            </w:pPr>
            <w:r w:rsidRPr="00756D2A">
              <w:rPr>
                <w:rFonts w:hint="cs"/>
                <w:sz w:val="24"/>
                <w:szCs w:val="24"/>
                <w:lang w:bidi="hi-IN"/>
              </w:rPr>
              <w:t>VN100–VNINDEX</w:t>
            </w:r>
          </w:p>
        </w:tc>
        <w:tc>
          <w:tcPr>
            <w:tcW w:w="0" w:type="auto"/>
            <w:hideMark/>
          </w:tcPr>
          <w:p w14:paraId="73004E21" w14:textId="77777777" w:rsidR="000019C6" w:rsidRPr="00756D2A" w:rsidRDefault="000019C6" w:rsidP="00A44DB7">
            <w:pPr>
              <w:pStyle w:val="p1a"/>
              <w:spacing w:line="240" w:lineRule="auto"/>
              <w:rPr>
                <w:sz w:val="24"/>
                <w:szCs w:val="24"/>
                <w:lang w:bidi="hi-IN"/>
              </w:rPr>
            </w:pPr>
            <w:r w:rsidRPr="00756D2A">
              <w:rPr>
                <w:rFonts w:hint="cs"/>
                <w:sz w:val="24"/>
                <w:szCs w:val="24"/>
                <w:lang w:bidi="hi-IN"/>
              </w:rPr>
              <w:t>0.9734***</w:t>
            </w:r>
          </w:p>
        </w:tc>
        <w:tc>
          <w:tcPr>
            <w:tcW w:w="0" w:type="auto"/>
            <w:hideMark/>
          </w:tcPr>
          <w:p w14:paraId="6DC24737" w14:textId="77777777" w:rsidR="000019C6" w:rsidRPr="00756D2A" w:rsidRDefault="000019C6" w:rsidP="00A44DB7">
            <w:pPr>
              <w:pStyle w:val="p1a"/>
              <w:spacing w:line="240" w:lineRule="auto"/>
              <w:rPr>
                <w:sz w:val="24"/>
                <w:szCs w:val="24"/>
                <w:lang w:bidi="hi-IN"/>
              </w:rPr>
            </w:pPr>
            <w:r w:rsidRPr="00756D2A">
              <w:rPr>
                <w:rFonts w:hint="cs"/>
                <w:sz w:val="24"/>
                <w:szCs w:val="24"/>
                <w:lang w:bidi="hi-IN"/>
              </w:rPr>
              <w:t>0.0009***</w:t>
            </w:r>
          </w:p>
        </w:tc>
        <w:tc>
          <w:tcPr>
            <w:tcW w:w="0" w:type="auto"/>
            <w:hideMark/>
          </w:tcPr>
          <w:p w14:paraId="5132F327" w14:textId="77777777" w:rsidR="000019C6" w:rsidRPr="00756D2A" w:rsidRDefault="000019C6" w:rsidP="00A44DB7">
            <w:pPr>
              <w:pStyle w:val="p1a"/>
              <w:spacing w:line="240" w:lineRule="auto"/>
              <w:rPr>
                <w:sz w:val="24"/>
                <w:szCs w:val="24"/>
                <w:lang w:bidi="hi-IN"/>
              </w:rPr>
            </w:pPr>
            <w:r w:rsidRPr="00756D2A">
              <w:rPr>
                <w:rFonts w:hint="cs"/>
                <w:sz w:val="24"/>
                <w:szCs w:val="24"/>
                <w:lang w:bidi="hi-IN"/>
              </w:rPr>
              <w:t>0.0003</w:t>
            </w:r>
          </w:p>
        </w:tc>
        <w:tc>
          <w:tcPr>
            <w:tcW w:w="0" w:type="auto"/>
            <w:hideMark/>
          </w:tcPr>
          <w:p w14:paraId="2AA707D8" w14:textId="77777777" w:rsidR="000019C6" w:rsidRPr="00756D2A" w:rsidRDefault="000019C6" w:rsidP="00A44DB7">
            <w:pPr>
              <w:pStyle w:val="p1a"/>
              <w:spacing w:line="240" w:lineRule="auto"/>
              <w:rPr>
                <w:sz w:val="24"/>
                <w:szCs w:val="24"/>
                <w:lang w:bidi="hi-IN"/>
              </w:rPr>
            </w:pPr>
            <w:r w:rsidRPr="00756D2A">
              <w:rPr>
                <w:rFonts w:hint="cs"/>
                <w:sz w:val="24"/>
                <w:szCs w:val="24"/>
                <w:lang w:bidi="hi-IN"/>
              </w:rPr>
              <w:t>0.0018</w:t>
            </w:r>
          </w:p>
        </w:tc>
        <w:tc>
          <w:tcPr>
            <w:tcW w:w="0" w:type="auto"/>
            <w:hideMark/>
          </w:tcPr>
          <w:p w14:paraId="64E4B9CA" w14:textId="77777777" w:rsidR="000019C6" w:rsidRPr="00756D2A" w:rsidRDefault="000019C6" w:rsidP="00A44DB7">
            <w:pPr>
              <w:pStyle w:val="p1a"/>
              <w:spacing w:line="240" w:lineRule="auto"/>
              <w:rPr>
                <w:sz w:val="24"/>
                <w:szCs w:val="24"/>
                <w:lang w:bidi="hi-IN"/>
              </w:rPr>
            </w:pPr>
            <w:r w:rsidRPr="00756D2A">
              <w:rPr>
                <w:rFonts w:hint="cs"/>
                <w:sz w:val="24"/>
                <w:szCs w:val="24"/>
                <w:lang w:bidi="hi-IN"/>
              </w:rPr>
              <w:t>0.2980</w:t>
            </w:r>
          </w:p>
        </w:tc>
        <w:tc>
          <w:tcPr>
            <w:tcW w:w="0" w:type="auto"/>
            <w:hideMark/>
          </w:tcPr>
          <w:p w14:paraId="35B86FCC" w14:textId="77777777" w:rsidR="000019C6" w:rsidRPr="00756D2A" w:rsidRDefault="000019C6" w:rsidP="00A44DB7">
            <w:pPr>
              <w:pStyle w:val="p1a"/>
              <w:spacing w:line="240" w:lineRule="auto"/>
              <w:rPr>
                <w:sz w:val="24"/>
                <w:szCs w:val="24"/>
                <w:lang w:bidi="hi-IN"/>
              </w:rPr>
            </w:pPr>
            <w:r w:rsidRPr="00756D2A">
              <w:rPr>
                <w:rFonts w:hint="cs"/>
                <w:sz w:val="24"/>
                <w:szCs w:val="24"/>
                <w:lang w:bidi="hi-IN"/>
              </w:rPr>
              <w:t>30</w:t>
            </w:r>
          </w:p>
        </w:tc>
      </w:tr>
      <w:tr w:rsidR="000019C6" w:rsidRPr="00756D2A" w14:paraId="5C5EFB9D" w14:textId="77777777" w:rsidTr="00A44DB7">
        <w:trPr>
          <w:trHeight w:val="692"/>
        </w:trPr>
        <w:tc>
          <w:tcPr>
            <w:tcW w:w="0" w:type="auto"/>
            <w:hideMark/>
          </w:tcPr>
          <w:p w14:paraId="127BFA65" w14:textId="77777777" w:rsidR="000019C6" w:rsidRPr="00756D2A" w:rsidRDefault="000019C6" w:rsidP="00A44DB7">
            <w:pPr>
              <w:pStyle w:val="p1a"/>
              <w:suppressAutoHyphens/>
              <w:spacing w:line="240" w:lineRule="auto"/>
              <w:rPr>
                <w:sz w:val="24"/>
                <w:szCs w:val="24"/>
                <w:lang w:bidi="hi-IN"/>
              </w:rPr>
            </w:pPr>
            <w:r w:rsidRPr="00756D2A">
              <w:rPr>
                <w:rFonts w:hint="cs"/>
                <w:sz w:val="24"/>
                <w:szCs w:val="24"/>
                <w:lang w:bidi="hi-IN"/>
              </w:rPr>
              <w:t>VN30–VN100</w:t>
            </w:r>
          </w:p>
        </w:tc>
        <w:tc>
          <w:tcPr>
            <w:tcW w:w="0" w:type="auto"/>
            <w:hideMark/>
          </w:tcPr>
          <w:p w14:paraId="3941B368" w14:textId="77777777" w:rsidR="000019C6" w:rsidRPr="00756D2A" w:rsidRDefault="000019C6" w:rsidP="00A44DB7">
            <w:pPr>
              <w:pStyle w:val="p1a"/>
              <w:spacing w:line="240" w:lineRule="auto"/>
              <w:rPr>
                <w:sz w:val="24"/>
                <w:szCs w:val="24"/>
                <w:lang w:bidi="hi-IN"/>
              </w:rPr>
            </w:pPr>
            <w:r w:rsidRPr="00756D2A">
              <w:rPr>
                <w:rFonts w:hint="cs"/>
                <w:sz w:val="24"/>
                <w:szCs w:val="24"/>
                <w:lang w:bidi="hi-IN"/>
              </w:rPr>
              <w:t>0.9852***</w:t>
            </w:r>
          </w:p>
        </w:tc>
        <w:tc>
          <w:tcPr>
            <w:tcW w:w="0" w:type="auto"/>
            <w:hideMark/>
          </w:tcPr>
          <w:p w14:paraId="288C77E5" w14:textId="77777777" w:rsidR="000019C6" w:rsidRPr="00756D2A" w:rsidRDefault="000019C6" w:rsidP="00A44DB7">
            <w:pPr>
              <w:pStyle w:val="p1a"/>
              <w:spacing w:line="240" w:lineRule="auto"/>
              <w:rPr>
                <w:sz w:val="24"/>
                <w:szCs w:val="24"/>
                <w:lang w:bidi="hi-IN"/>
              </w:rPr>
            </w:pPr>
            <w:r w:rsidRPr="00756D2A">
              <w:rPr>
                <w:rFonts w:hint="cs"/>
                <w:sz w:val="24"/>
                <w:szCs w:val="24"/>
                <w:lang w:bidi="hi-IN"/>
              </w:rPr>
              <w:t>0.0001</w:t>
            </w:r>
          </w:p>
        </w:tc>
        <w:tc>
          <w:tcPr>
            <w:tcW w:w="0" w:type="auto"/>
            <w:hideMark/>
          </w:tcPr>
          <w:p w14:paraId="2FE0613C" w14:textId="77777777" w:rsidR="000019C6" w:rsidRPr="00756D2A" w:rsidRDefault="000019C6" w:rsidP="00A44DB7">
            <w:pPr>
              <w:pStyle w:val="p1a"/>
              <w:spacing w:line="240" w:lineRule="auto"/>
              <w:rPr>
                <w:sz w:val="24"/>
                <w:szCs w:val="24"/>
                <w:lang w:bidi="hi-IN"/>
              </w:rPr>
            </w:pPr>
            <w:r w:rsidRPr="00756D2A">
              <w:rPr>
                <w:rFonts w:hint="cs"/>
                <w:sz w:val="24"/>
                <w:szCs w:val="24"/>
                <w:lang w:bidi="hi-IN"/>
              </w:rPr>
              <w:t>0.0001</w:t>
            </w:r>
          </w:p>
        </w:tc>
        <w:tc>
          <w:tcPr>
            <w:tcW w:w="0" w:type="auto"/>
            <w:hideMark/>
          </w:tcPr>
          <w:p w14:paraId="4DFF1ADB" w14:textId="77777777" w:rsidR="000019C6" w:rsidRPr="00756D2A" w:rsidRDefault="000019C6" w:rsidP="00A44DB7">
            <w:pPr>
              <w:pStyle w:val="p1a"/>
              <w:spacing w:line="240" w:lineRule="auto"/>
              <w:rPr>
                <w:sz w:val="24"/>
                <w:szCs w:val="24"/>
                <w:lang w:bidi="hi-IN"/>
              </w:rPr>
            </w:pPr>
            <w:r w:rsidRPr="00756D2A">
              <w:rPr>
                <w:rFonts w:hint="cs"/>
                <w:sz w:val="24"/>
                <w:szCs w:val="24"/>
                <w:lang w:bidi="hi-IN"/>
              </w:rPr>
              <w:t>0.4520</w:t>
            </w:r>
          </w:p>
        </w:tc>
        <w:tc>
          <w:tcPr>
            <w:tcW w:w="0" w:type="auto"/>
            <w:hideMark/>
          </w:tcPr>
          <w:p w14:paraId="4EB61827" w14:textId="77777777" w:rsidR="000019C6" w:rsidRPr="00756D2A" w:rsidRDefault="000019C6" w:rsidP="00A44DB7">
            <w:pPr>
              <w:pStyle w:val="p1a"/>
              <w:spacing w:line="240" w:lineRule="auto"/>
              <w:rPr>
                <w:sz w:val="24"/>
                <w:szCs w:val="24"/>
                <w:lang w:bidi="hi-IN"/>
              </w:rPr>
            </w:pPr>
            <w:r w:rsidRPr="00756D2A">
              <w:rPr>
                <w:rFonts w:hint="cs"/>
                <w:sz w:val="24"/>
                <w:szCs w:val="24"/>
                <w:lang w:bidi="hi-IN"/>
              </w:rPr>
              <w:t>0.0200</w:t>
            </w:r>
          </w:p>
        </w:tc>
        <w:tc>
          <w:tcPr>
            <w:tcW w:w="0" w:type="auto"/>
            <w:hideMark/>
          </w:tcPr>
          <w:p w14:paraId="3AC96CC8" w14:textId="77777777" w:rsidR="000019C6" w:rsidRPr="00756D2A" w:rsidRDefault="000019C6" w:rsidP="00A44DB7">
            <w:pPr>
              <w:pStyle w:val="p1a"/>
              <w:spacing w:line="240" w:lineRule="auto"/>
              <w:rPr>
                <w:sz w:val="24"/>
                <w:szCs w:val="24"/>
                <w:lang w:bidi="hi-IN"/>
              </w:rPr>
            </w:pPr>
            <w:r w:rsidRPr="00756D2A">
              <w:rPr>
                <w:rFonts w:hint="cs"/>
                <w:sz w:val="24"/>
                <w:szCs w:val="24"/>
                <w:lang w:bidi="hi-IN"/>
              </w:rPr>
              <w:t>30</w:t>
            </w:r>
          </w:p>
        </w:tc>
      </w:tr>
      <w:tr w:rsidR="000019C6" w:rsidRPr="00756D2A" w14:paraId="29C2D53F" w14:textId="77777777" w:rsidTr="00A44DB7">
        <w:trPr>
          <w:trHeight w:val="678"/>
        </w:trPr>
        <w:tc>
          <w:tcPr>
            <w:tcW w:w="0" w:type="auto"/>
            <w:hideMark/>
          </w:tcPr>
          <w:p w14:paraId="42E79066" w14:textId="77777777" w:rsidR="000019C6" w:rsidRPr="00756D2A" w:rsidRDefault="00000000" w:rsidP="00A44DB7">
            <w:pPr>
              <w:pStyle w:val="p1a"/>
              <w:suppressAutoHyphens/>
              <w:spacing w:line="240" w:lineRule="auto"/>
              <w:rPr>
                <w:sz w:val="24"/>
                <w:szCs w:val="24"/>
                <w:lang w:bidi="hi-IN"/>
              </w:rPr>
            </w:pPr>
            <m:oMath>
              <m:sSub>
                <m:sSubPr>
                  <m:ctrlPr>
                    <w:rPr>
                      <w:rFonts w:ascii="Cambria Math" w:hAnsi="Cambria Math" w:hint="cs"/>
                      <w:sz w:val="24"/>
                      <w:szCs w:val="24"/>
                      <w:lang w:bidi="hi-IN"/>
                    </w:rPr>
                  </m:ctrlPr>
                </m:sSubPr>
                <m:e>
                  <m:r>
                    <m:rPr>
                      <m:sty m:val="p"/>
                    </m:rPr>
                    <w:rPr>
                      <w:rFonts w:ascii="Cambria Math" w:hAnsi="Cambria Math" w:hint="cs"/>
                      <w:sz w:val="24"/>
                      <w:szCs w:val="24"/>
                      <w:lang w:bidi="hi-IN"/>
                    </w:rPr>
                    <m:t>P</m:t>
                  </m:r>
                </m:e>
                <m:sub>
                  <m:r>
                    <m:rPr>
                      <m:sty m:val="p"/>
                    </m:rPr>
                    <w:rPr>
                      <w:rFonts w:ascii="Cambria Math" w:hAnsi="Cambria Math" w:hint="cs"/>
                      <w:sz w:val="24"/>
                      <w:szCs w:val="24"/>
                      <w:lang w:bidi="hi-IN"/>
                    </w:rPr>
                    <m:t>cap</m:t>
                  </m:r>
                </m:sub>
              </m:sSub>
            </m:oMath>
            <w:r w:rsidR="000019C6" w:rsidRPr="00756D2A">
              <w:rPr>
                <w:rFonts w:hint="cs"/>
                <w:sz w:val="24"/>
                <w:szCs w:val="24"/>
                <w:lang w:bidi="hi-IN"/>
              </w:rPr>
              <w:t>–VN30</w:t>
            </w:r>
          </w:p>
        </w:tc>
        <w:tc>
          <w:tcPr>
            <w:tcW w:w="0" w:type="auto"/>
            <w:hideMark/>
          </w:tcPr>
          <w:p w14:paraId="489B7524" w14:textId="77777777" w:rsidR="000019C6" w:rsidRPr="00756D2A" w:rsidRDefault="000019C6" w:rsidP="00A44DB7">
            <w:pPr>
              <w:pStyle w:val="p1a"/>
              <w:spacing w:line="240" w:lineRule="auto"/>
              <w:rPr>
                <w:sz w:val="24"/>
                <w:szCs w:val="24"/>
                <w:lang w:bidi="hi-IN"/>
              </w:rPr>
            </w:pPr>
            <w:r w:rsidRPr="00756D2A">
              <w:rPr>
                <w:rFonts w:hint="cs"/>
                <w:sz w:val="24"/>
                <w:szCs w:val="24"/>
                <w:lang w:bidi="hi-IN"/>
              </w:rPr>
              <w:t>0.8715***</w:t>
            </w:r>
          </w:p>
        </w:tc>
        <w:tc>
          <w:tcPr>
            <w:tcW w:w="0" w:type="auto"/>
            <w:hideMark/>
          </w:tcPr>
          <w:p w14:paraId="0EE9C8FD" w14:textId="77777777" w:rsidR="000019C6" w:rsidRPr="00756D2A" w:rsidRDefault="000019C6" w:rsidP="00A44DB7">
            <w:pPr>
              <w:pStyle w:val="p1a"/>
              <w:spacing w:line="240" w:lineRule="auto"/>
              <w:rPr>
                <w:sz w:val="24"/>
                <w:szCs w:val="24"/>
                <w:lang w:bidi="hi-IN"/>
              </w:rPr>
            </w:pPr>
            <w:r w:rsidRPr="00756D2A">
              <w:rPr>
                <w:rFonts w:hint="cs"/>
                <w:sz w:val="24"/>
                <w:szCs w:val="24"/>
                <w:lang w:bidi="hi-IN"/>
              </w:rPr>
              <w:t>0.0025***</w:t>
            </w:r>
          </w:p>
        </w:tc>
        <w:tc>
          <w:tcPr>
            <w:tcW w:w="0" w:type="auto"/>
            <w:hideMark/>
          </w:tcPr>
          <w:p w14:paraId="39D03C65" w14:textId="77777777" w:rsidR="000019C6" w:rsidRPr="00756D2A" w:rsidRDefault="000019C6" w:rsidP="00A44DB7">
            <w:pPr>
              <w:pStyle w:val="p1a"/>
              <w:spacing w:line="240" w:lineRule="auto"/>
              <w:rPr>
                <w:sz w:val="24"/>
                <w:szCs w:val="24"/>
                <w:lang w:bidi="hi-IN"/>
              </w:rPr>
            </w:pPr>
            <w:r w:rsidRPr="00756D2A">
              <w:rPr>
                <w:rFonts w:hint="cs"/>
                <w:sz w:val="24"/>
                <w:szCs w:val="24"/>
                <w:lang w:bidi="hi-IN"/>
              </w:rPr>
              <w:t>0.0008</w:t>
            </w:r>
          </w:p>
        </w:tc>
        <w:tc>
          <w:tcPr>
            <w:tcW w:w="0" w:type="auto"/>
            <w:hideMark/>
          </w:tcPr>
          <w:p w14:paraId="04A9C829" w14:textId="77777777" w:rsidR="000019C6" w:rsidRPr="00756D2A" w:rsidRDefault="000019C6" w:rsidP="00A44DB7">
            <w:pPr>
              <w:pStyle w:val="p1a"/>
              <w:spacing w:line="240" w:lineRule="auto"/>
              <w:rPr>
                <w:sz w:val="24"/>
                <w:szCs w:val="24"/>
                <w:lang w:bidi="hi-IN"/>
              </w:rPr>
            </w:pPr>
            <w:r w:rsidRPr="00756D2A">
              <w:rPr>
                <w:rFonts w:hint="cs"/>
                <w:sz w:val="24"/>
                <w:szCs w:val="24"/>
                <w:lang w:bidi="hi-IN"/>
              </w:rPr>
              <w:t>0.0030</w:t>
            </w:r>
          </w:p>
        </w:tc>
        <w:tc>
          <w:tcPr>
            <w:tcW w:w="0" w:type="auto"/>
            <w:hideMark/>
          </w:tcPr>
          <w:p w14:paraId="00707BBB" w14:textId="77777777" w:rsidR="000019C6" w:rsidRPr="00756D2A" w:rsidRDefault="000019C6" w:rsidP="00A44DB7">
            <w:pPr>
              <w:pStyle w:val="p1a"/>
              <w:spacing w:line="240" w:lineRule="auto"/>
              <w:rPr>
                <w:sz w:val="24"/>
                <w:szCs w:val="24"/>
                <w:lang w:bidi="hi-IN"/>
              </w:rPr>
            </w:pPr>
            <w:r w:rsidRPr="00756D2A">
              <w:rPr>
                <w:rFonts w:hint="cs"/>
                <w:sz w:val="24"/>
                <w:szCs w:val="24"/>
                <w:lang w:bidi="hi-IN"/>
              </w:rPr>
              <w:t>0.2740</w:t>
            </w:r>
          </w:p>
        </w:tc>
        <w:tc>
          <w:tcPr>
            <w:tcW w:w="0" w:type="auto"/>
            <w:hideMark/>
          </w:tcPr>
          <w:p w14:paraId="76475633" w14:textId="77777777" w:rsidR="000019C6" w:rsidRPr="00756D2A" w:rsidRDefault="000019C6" w:rsidP="00A44DB7">
            <w:pPr>
              <w:pStyle w:val="p1a"/>
              <w:spacing w:line="240" w:lineRule="auto"/>
              <w:rPr>
                <w:sz w:val="24"/>
                <w:szCs w:val="24"/>
                <w:lang w:bidi="hi-IN"/>
              </w:rPr>
            </w:pPr>
            <w:r w:rsidRPr="00756D2A">
              <w:rPr>
                <w:rFonts w:hint="cs"/>
                <w:sz w:val="24"/>
                <w:szCs w:val="24"/>
                <w:lang w:bidi="hi-IN"/>
              </w:rPr>
              <w:t>30</w:t>
            </w:r>
          </w:p>
        </w:tc>
      </w:tr>
      <w:tr w:rsidR="000019C6" w:rsidRPr="00756D2A" w14:paraId="53F8E9A8" w14:textId="77777777" w:rsidTr="00A44DB7">
        <w:trPr>
          <w:trHeight w:val="692"/>
        </w:trPr>
        <w:tc>
          <w:tcPr>
            <w:tcW w:w="0" w:type="auto"/>
            <w:hideMark/>
          </w:tcPr>
          <w:p w14:paraId="327B9459" w14:textId="77777777" w:rsidR="000019C6" w:rsidRPr="00756D2A" w:rsidRDefault="000019C6" w:rsidP="00A44DB7">
            <w:pPr>
              <w:pStyle w:val="p1a"/>
              <w:suppressAutoHyphens/>
              <w:spacing w:line="240" w:lineRule="auto"/>
              <w:rPr>
                <w:sz w:val="24"/>
                <w:szCs w:val="24"/>
                <w:lang w:bidi="hi-IN"/>
              </w:rPr>
            </w:pPr>
            <w:r w:rsidRPr="00756D2A">
              <w:rPr>
                <w:rFonts w:hint="cs"/>
                <w:sz w:val="24"/>
                <w:szCs w:val="24"/>
                <w:lang w:bidi="hi-IN"/>
              </w:rPr>
              <w:t>VN70–VN30</w:t>
            </w:r>
          </w:p>
        </w:tc>
        <w:tc>
          <w:tcPr>
            <w:tcW w:w="0" w:type="auto"/>
            <w:hideMark/>
          </w:tcPr>
          <w:p w14:paraId="49F6F897" w14:textId="77777777" w:rsidR="000019C6" w:rsidRPr="00756D2A" w:rsidRDefault="000019C6" w:rsidP="00A44DB7">
            <w:pPr>
              <w:pStyle w:val="p1a"/>
              <w:spacing w:line="240" w:lineRule="auto"/>
              <w:rPr>
                <w:sz w:val="24"/>
                <w:szCs w:val="24"/>
                <w:lang w:bidi="hi-IN"/>
              </w:rPr>
            </w:pPr>
            <w:r w:rsidRPr="00756D2A">
              <w:rPr>
                <w:rFonts w:hint="cs"/>
                <w:sz w:val="24"/>
                <w:szCs w:val="24"/>
                <w:lang w:bidi="hi-IN"/>
              </w:rPr>
              <w:t>0.8692***</w:t>
            </w:r>
          </w:p>
        </w:tc>
        <w:tc>
          <w:tcPr>
            <w:tcW w:w="0" w:type="auto"/>
            <w:hideMark/>
          </w:tcPr>
          <w:p w14:paraId="22ABA607" w14:textId="77777777" w:rsidR="000019C6" w:rsidRPr="00756D2A" w:rsidRDefault="000019C6" w:rsidP="00A44DB7">
            <w:pPr>
              <w:pStyle w:val="p1a"/>
              <w:spacing w:line="240" w:lineRule="auto"/>
              <w:rPr>
                <w:sz w:val="24"/>
                <w:szCs w:val="24"/>
                <w:lang w:bidi="hi-IN"/>
              </w:rPr>
            </w:pPr>
            <w:r w:rsidRPr="00756D2A">
              <w:rPr>
                <w:rFonts w:hint="cs"/>
                <w:sz w:val="24"/>
                <w:szCs w:val="24"/>
                <w:lang w:bidi="hi-IN"/>
              </w:rPr>
              <w:t>0.0024***</w:t>
            </w:r>
          </w:p>
        </w:tc>
        <w:tc>
          <w:tcPr>
            <w:tcW w:w="0" w:type="auto"/>
            <w:hideMark/>
          </w:tcPr>
          <w:p w14:paraId="2E0D26F9" w14:textId="77777777" w:rsidR="000019C6" w:rsidRPr="00756D2A" w:rsidRDefault="000019C6" w:rsidP="00A44DB7">
            <w:pPr>
              <w:pStyle w:val="p1a"/>
              <w:spacing w:line="240" w:lineRule="auto"/>
              <w:rPr>
                <w:sz w:val="24"/>
                <w:szCs w:val="24"/>
                <w:lang w:bidi="hi-IN"/>
              </w:rPr>
            </w:pPr>
            <w:r w:rsidRPr="00756D2A">
              <w:rPr>
                <w:rFonts w:hint="cs"/>
                <w:sz w:val="24"/>
                <w:szCs w:val="24"/>
                <w:lang w:bidi="hi-IN"/>
              </w:rPr>
              <w:t>0.0007</w:t>
            </w:r>
          </w:p>
        </w:tc>
        <w:tc>
          <w:tcPr>
            <w:tcW w:w="0" w:type="auto"/>
            <w:hideMark/>
          </w:tcPr>
          <w:p w14:paraId="499CDC6C" w14:textId="77777777" w:rsidR="000019C6" w:rsidRPr="00756D2A" w:rsidRDefault="000019C6" w:rsidP="00A44DB7">
            <w:pPr>
              <w:pStyle w:val="p1a"/>
              <w:spacing w:line="240" w:lineRule="auto"/>
              <w:rPr>
                <w:sz w:val="24"/>
                <w:szCs w:val="24"/>
                <w:lang w:bidi="hi-IN"/>
              </w:rPr>
            </w:pPr>
            <w:r w:rsidRPr="00756D2A">
              <w:rPr>
                <w:rFonts w:hint="cs"/>
                <w:sz w:val="24"/>
                <w:szCs w:val="24"/>
                <w:lang w:bidi="hi-IN"/>
              </w:rPr>
              <w:t>0.0031</w:t>
            </w:r>
          </w:p>
        </w:tc>
        <w:tc>
          <w:tcPr>
            <w:tcW w:w="0" w:type="auto"/>
            <w:hideMark/>
          </w:tcPr>
          <w:p w14:paraId="21C0FD65" w14:textId="77777777" w:rsidR="000019C6" w:rsidRPr="00756D2A" w:rsidRDefault="000019C6" w:rsidP="00A44DB7">
            <w:pPr>
              <w:pStyle w:val="p1a"/>
              <w:spacing w:line="240" w:lineRule="auto"/>
              <w:rPr>
                <w:sz w:val="24"/>
                <w:szCs w:val="24"/>
                <w:lang w:bidi="hi-IN"/>
              </w:rPr>
            </w:pPr>
            <w:r w:rsidRPr="00756D2A">
              <w:rPr>
                <w:rFonts w:hint="cs"/>
                <w:sz w:val="24"/>
                <w:szCs w:val="24"/>
                <w:lang w:bidi="hi-IN"/>
              </w:rPr>
              <w:t>0.2690</w:t>
            </w:r>
          </w:p>
        </w:tc>
        <w:tc>
          <w:tcPr>
            <w:tcW w:w="0" w:type="auto"/>
            <w:hideMark/>
          </w:tcPr>
          <w:p w14:paraId="03C5BD39" w14:textId="77777777" w:rsidR="000019C6" w:rsidRPr="00756D2A" w:rsidRDefault="000019C6" w:rsidP="00A44DB7">
            <w:pPr>
              <w:pStyle w:val="p1a"/>
              <w:spacing w:line="240" w:lineRule="auto"/>
              <w:rPr>
                <w:sz w:val="24"/>
                <w:szCs w:val="24"/>
                <w:lang w:bidi="hi-IN"/>
              </w:rPr>
            </w:pPr>
            <w:r w:rsidRPr="00756D2A">
              <w:rPr>
                <w:rFonts w:hint="cs"/>
                <w:sz w:val="24"/>
                <w:szCs w:val="24"/>
                <w:lang w:bidi="hi-IN"/>
              </w:rPr>
              <w:t>30</w:t>
            </w:r>
          </w:p>
        </w:tc>
      </w:tr>
      <w:tr w:rsidR="000019C6" w:rsidRPr="00756D2A" w14:paraId="74F4704F" w14:textId="77777777" w:rsidTr="00A44DB7">
        <w:trPr>
          <w:trHeight w:val="692"/>
        </w:trPr>
        <w:tc>
          <w:tcPr>
            <w:tcW w:w="0" w:type="auto"/>
            <w:hideMark/>
          </w:tcPr>
          <w:p w14:paraId="0F28A37B" w14:textId="77777777" w:rsidR="000019C6" w:rsidRPr="00756D2A" w:rsidRDefault="00000000" w:rsidP="00A44DB7">
            <w:pPr>
              <w:pStyle w:val="p1a"/>
              <w:suppressAutoHyphens/>
              <w:spacing w:line="240" w:lineRule="auto"/>
              <w:rPr>
                <w:sz w:val="24"/>
                <w:szCs w:val="24"/>
                <w:lang w:bidi="hi-IN"/>
              </w:rPr>
            </w:pPr>
            <m:oMath>
              <m:sSub>
                <m:sSubPr>
                  <m:ctrlPr>
                    <w:rPr>
                      <w:rFonts w:ascii="Cambria Math" w:hAnsi="Cambria Math" w:hint="cs"/>
                      <w:sz w:val="24"/>
                      <w:szCs w:val="24"/>
                      <w:lang w:bidi="hi-IN"/>
                    </w:rPr>
                  </m:ctrlPr>
                </m:sSubPr>
                <m:e>
                  <m:r>
                    <m:rPr>
                      <m:sty m:val="p"/>
                    </m:rPr>
                    <w:rPr>
                      <w:rFonts w:ascii="Cambria Math" w:hAnsi="Cambria Math" w:hint="cs"/>
                      <w:sz w:val="24"/>
                      <w:szCs w:val="24"/>
                      <w:lang w:bidi="hi-IN"/>
                    </w:rPr>
                    <m:t>P</m:t>
                  </m:r>
                </m:e>
                <m:sub>
                  <m:r>
                    <m:rPr>
                      <m:sty m:val="p"/>
                    </m:rPr>
                    <w:rPr>
                      <w:rFonts w:ascii="Cambria Math" w:hAnsi="Cambria Math" w:hint="cs"/>
                      <w:sz w:val="24"/>
                      <w:szCs w:val="24"/>
                      <w:lang w:bidi="hi-IN"/>
                    </w:rPr>
                    <m:t>heur</m:t>
                  </m:r>
                </m:sub>
              </m:sSub>
            </m:oMath>
            <w:r w:rsidR="000019C6" w:rsidRPr="00756D2A">
              <w:rPr>
                <w:rFonts w:hint="cs"/>
                <w:sz w:val="24"/>
                <w:szCs w:val="24"/>
                <w:lang w:bidi="hi-IN"/>
              </w:rPr>
              <w:t>–VN30</w:t>
            </w:r>
          </w:p>
        </w:tc>
        <w:tc>
          <w:tcPr>
            <w:tcW w:w="0" w:type="auto"/>
            <w:hideMark/>
          </w:tcPr>
          <w:p w14:paraId="25146A2C" w14:textId="77777777" w:rsidR="000019C6" w:rsidRPr="00756D2A" w:rsidRDefault="000019C6" w:rsidP="00A44DB7">
            <w:pPr>
              <w:pStyle w:val="p1a"/>
              <w:spacing w:line="240" w:lineRule="auto"/>
              <w:rPr>
                <w:sz w:val="24"/>
                <w:szCs w:val="24"/>
                <w:lang w:bidi="hi-IN"/>
              </w:rPr>
            </w:pPr>
            <w:r w:rsidRPr="00756D2A">
              <w:rPr>
                <w:rFonts w:hint="cs"/>
                <w:sz w:val="24"/>
                <w:szCs w:val="24"/>
                <w:lang w:bidi="hi-IN"/>
              </w:rPr>
              <w:t>-0.0412</w:t>
            </w:r>
          </w:p>
        </w:tc>
        <w:tc>
          <w:tcPr>
            <w:tcW w:w="0" w:type="auto"/>
            <w:hideMark/>
          </w:tcPr>
          <w:p w14:paraId="1B39CE36" w14:textId="77777777" w:rsidR="000019C6" w:rsidRPr="00756D2A" w:rsidRDefault="000019C6" w:rsidP="00A44DB7">
            <w:pPr>
              <w:pStyle w:val="p1a"/>
              <w:spacing w:line="240" w:lineRule="auto"/>
              <w:rPr>
                <w:sz w:val="24"/>
                <w:szCs w:val="24"/>
                <w:lang w:bidi="hi-IN"/>
              </w:rPr>
            </w:pPr>
            <w:r w:rsidRPr="00756D2A">
              <w:rPr>
                <w:rFonts w:hint="cs"/>
                <w:sz w:val="24"/>
                <w:szCs w:val="24"/>
                <w:lang w:bidi="hi-IN"/>
              </w:rPr>
              <w:t>0.0222***</w:t>
            </w:r>
          </w:p>
        </w:tc>
        <w:tc>
          <w:tcPr>
            <w:tcW w:w="0" w:type="auto"/>
            <w:hideMark/>
          </w:tcPr>
          <w:p w14:paraId="13A8B840" w14:textId="77777777" w:rsidR="000019C6" w:rsidRPr="00756D2A" w:rsidRDefault="000019C6" w:rsidP="00A44DB7">
            <w:pPr>
              <w:pStyle w:val="p1a"/>
              <w:spacing w:line="240" w:lineRule="auto"/>
              <w:rPr>
                <w:sz w:val="24"/>
                <w:szCs w:val="24"/>
                <w:lang w:bidi="hi-IN"/>
              </w:rPr>
            </w:pPr>
            <w:r w:rsidRPr="00756D2A">
              <w:rPr>
                <w:rFonts w:hint="cs"/>
                <w:sz w:val="24"/>
                <w:szCs w:val="24"/>
                <w:lang w:bidi="hi-IN"/>
              </w:rPr>
              <w:t>0.0065</w:t>
            </w:r>
          </w:p>
        </w:tc>
        <w:tc>
          <w:tcPr>
            <w:tcW w:w="0" w:type="auto"/>
            <w:hideMark/>
          </w:tcPr>
          <w:p w14:paraId="4AB11F6E" w14:textId="77777777" w:rsidR="000019C6" w:rsidRPr="00756D2A" w:rsidRDefault="000019C6" w:rsidP="00A44DB7">
            <w:pPr>
              <w:pStyle w:val="p1a"/>
              <w:spacing w:line="240" w:lineRule="auto"/>
              <w:rPr>
                <w:sz w:val="24"/>
                <w:szCs w:val="24"/>
                <w:lang w:bidi="hi-IN"/>
              </w:rPr>
            </w:pPr>
            <w:r w:rsidRPr="00756D2A">
              <w:rPr>
                <w:rFonts w:hint="cs"/>
                <w:sz w:val="24"/>
                <w:szCs w:val="24"/>
                <w:lang w:bidi="hi-IN"/>
              </w:rPr>
              <w:t>0.0020</w:t>
            </w:r>
          </w:p>
        </w:tc>
        <w:tc>
          <w:tcPr>
            <w:tcW w:w="0" w:type="auto"/>
            <w:hideMark/>
          </w:tcPr>
          <w:p w14:paraId="080F90F0" w14:textId="77777777" w:rsidR="000019C6" w:rsidRPr="00756D2A" w:rsidRDefault="000019C6" w:rsidP="00A44DB7">
            <w:pPr>
              <w:pStyle w:val="p1a"/>
              <w:spacing w:line="240" w:lineRule="auto"/>
              <w:rPr>
                <w:sz w:val="24"/>
                <w:szCs w:val="24"/>
                <w:lang w:bidi="hi-IN"/>
              </w:rPr>
            </w:pPr>
            <w:r w:rsidRPr="00756D2A">
              <w:rPr>
                <w:rFonts w:hint="cs"/>
                <w:sz w:val="24"/>
                <w:szCs w:val="24"/>
                <w:lang w:bidi="hi-IN"/>
              </w:rPr>
              <w:t>0.2930</w:t>
            </w:r>
          </w:p>
        </w:tc>
        <w:tc>
          <w:tcPr>
            <w:tcW w:w="0" w:type="auto"/>
            <w:hideMark/>
          </w:tcPr>
          <w:p w14:paraId="5837EFB9" w14:textId="77777777" w:rsidR="000019C6" w:rsidRPr="00756D2A" w:rsidRDefault="000019C6" w:rsidP="00A44DB7">
            <w:pPr>
              <w:pStyle w:val="p1a"/>
              <w:spacing w:line="240" w:lineRule="auto"/>
              <w:rPr>
                <w:sz w:val="24"/>
                <w:szCs w:val="24"/>
                <w:lang w:bidi="hi-IN"/>
              </w:rPr>
            </w:pPr>
            <w:r w:rsidRPr="00756D2A">
              <w:rPr>
                <w:rFonts w:hint="cs"/>
                <w:sz w:val="24"/>
                <w:szCs w:val="24"/>
                <w:lang w:bidi="hi-IN"/>
              </w:rPr>
              <w:t>30</w:t>
            </w:r>
          </w:p>
        </w:tc>
      </w:tr>
      <w:tr w:rsidR="000019C6" w:rsidRPr="00756D2A" w14:paraId="281D1CA2" w14:textId="77777777" w:rsidTr="00A44DB7">
        <w:trPr>
          <w:trHeight w:val="692"/>
        </w:trPr>
        <w:tc>
          <w:tcPr>
            <w:tcW w:w="0" w:type="auto"/>
            <w:hideMark/>
          </w:tcPr>
          <w:p w14:paraId="60857A50" w14:textId="77777777" w:rsidR="000019C6" w:rsidRPr="00756D2A" w:rsidRDefault="00000000" w:rsidP="00A44DB7">
            <w:pPr>
              <w:pStyle w:val="p1a"/>
              <w:suppressAutoHyphens/>
              <w:spacing w:line="240" w:lineRule="auto"/>
              <w:rPr>
                <w:sz w:val="24"/>
                <w:szCs w:val="24"/>
                <w:lang w:bidi="hi-IN"/>
              </w:rPr>
            </w:pPr>
            <m:oMath>
              <m:sSub>
                <m:sSubPr>
                  <m:ctrlPr>
                    <w:rPr>
                      <w:rFonts w:ascii="Cambria Math" w:hAnsi="Cambria Math" w:hint="cs"/>
                      <w:sz w:val="24"/>
                      <w:szCs w:val="24"/>
                      <w:lang w:bidi="hi-IN"/>
                    </w:rPr>
                  </m:ctrlPr>
                </m:sSubPr>
                <m:e>
                  <m:r>
                    <m:rPr>
                      <m:sty m:val="p"/>
                    </m:rPr>
                    <w:rPr>
                      <w:rFonts w:ascii="Cambria Math" w:hAnsi="Cambria Math" w:hint="cs"/>
                      <w:sz w:val="24"/>
                      <w:szCs w:val="24"/>
                      <w:lang w:bidi="hi-IN"/>
                    </w:rPr>
                    <m:t>P</m:t>
                  </m:r>
                </m:e>
                <m:sub>
                  <m:r>
                    <m:rPr>
                      <m:sty m:val="p"/>
                    </m:rPr>
                    <w:rPr>
                      <w:rFonts w:ascii="Cambria Math" w:hAnsi="Cambria Math" w:hint="cs"/>
                      <w:sz w:val="24"/>
                      <w:szCs w:val="24"/>
                      <w:lang w:bidi="hi-IN"/>
                    </w:rPr>
                    <m:t>ratio</m:t>
                  </m:r>
                </m:sub>
              </m:sSub>
            </m:oMath>
            <w:r w:rsidR="000019C6" w:rsidRPr="00756D2A">
              <w:rPr>
                <w:rFonts w:hint="cs"/>
                <w:sz w:val="24"/>
                <w:szCs w:val="24"/>
                <w:lang w:bidi="hi-IN"/>
              </w:rPr>
              <w:t>–VN30</w:t>
            </w:r>
          </w:p>
        </w:tc>
        <w:tc>
          <w:tcPr>
            <w:tcW w:w="0" w:type="auto"/>
            <w:hideMark/>
          </w:tcPr>
          <w:p w14:paraId="7BB23363" w14:textId="77777777" w:rsidR="000019C6" w:rsidRPr="00756D2A" w:rsidRDefault="000019C6" w:rsidP="00A44DB7">
            <w:pPr>
              <w:pStyle w:val="p1a"/>
              <w:spacing w:line="240" w:lineRule="auto"/>
              <w:rPr>
                <w:sz w:val="24"/>
                <w:szCs w:val="24"/>
                <w:lang w:bidi="hi-IN"/>
              </w:rPr>
            </w:pPr>
            <w:r w:rsidRPr="00756D2A">
              <w:rPr>
                <w:rFonts w:hint="cs"/>
                <w:sz w:val="24"/>
                <w:szCs w:val="24"/>
                <w:lang w:bidi="hi-IN"/>
              </w:rPr>
              <w:t>-0.0385</w:t>
            </w:r>
          </w:p>
        </w:tc>
        <w:tc>
          <w:tcPr>
            <w:tcW w:w="0" w:type="auto"/>
            <w:hideMark/>
          </w:tcPr>
          <w:p w14:paraId="7E6A657B" w14:textId="77777777" w:rsidR="000019C6" w:rsidRPr="00756D2A" w:rsidRDefault="000019C6" w:rsidP="00A44DB7">
            <w:pPr>
              <w:pStyle w:val="p1a"/>
              <w:spacing w:line="240" w:lineRule="auto"/>
              <w:rPr>
                <w:sz w:val="24"/>
                <w:szCs w:val="24"/>
                <w:lang w:bidi="hi-IN"/>
              </w:rPr>
            </w:pPr>
            <w:r w:rsidRPr="00756D2A">
              <w:rPr>
                <w:rFonts w:hint="cs"/>
                <w:sz w:val="24"/>
                <w:szCs w:val="24"/>
                <w:lang w:bidi="hi-IN"/>
              </w:rPr>
              <w:t>0.0221***</w:t>
            </w:r>
          </w:p>
        </w:tc>
        <w:tc>
          <w:tcPr>
            <w:tcW w:w="0" w:type="auto"/>
            <w:hideMark/>
          </w:tcPr>
          <w:p w14:paraId="52C41DF0" w14:textId="77777777" w:rsidR="000019C6" w:rsidRPr="00756D2A" w:rsidRDefault="000019C6" w:rsidP="00A44DB7">
            <w:pPr>
              <w:pStyle w:val="p1a"/>
              <w:spacing w:line="240" w:lineRule="auto"/>
              <w:rPr>
                <w:sz w:val="24"/>
                <w:szCs w:val="24"/>
                <w:lang w:bidi="hi-IN"/>
              </w:rPr>
            </w:pPr>
            <w:r w:rsidRPr="00756D2A">
              <w:rPr>
                <w:rFonts w:hint="cs"/>
                <w:sz w:val="24"/>
                <w:szCs w:val="24"/>
                <w:lang w:bidi="hi-IN"/>
              </w:rPr>
              <w:t>0.0069</w:t>
            </w:r>
          </w:p>
        </w:tc>
        <w:tc>
          <w:tcPr>
            <w:tcW w:w="0" w:type="auto"/>
            <w:hideMark/>
          </w:tcPr>
          <w:p w14:paraId="48BD5C93" w14:textId="77777777" w:rsidR="000019C6" w:rsidRPr="00756D2A" w:rsidRDefault="000019C6" w:rsidP="00A44DB7">
            <w:pPr>
              <w:pStyle w:val="p1a"/>
              <w:spacing w:line="240" w:lineRule="auto"/>
              <w:rPr>
                <w:sz w:val="24"/>
                <w:szCs w:val="24"/>
                <w:lang w:bidi="hi-IN"/>
              </w:rPr>
            </w:pPr>
            <w:r w:rsidRPr="00756D2A">
              <w:rPr>
                <w:rFonts w:hint="cs"/>
                <w:sz w:val="24"/>
                <w:szCs w:val="24"/>
                <w:lang w:bidi="hi-IN"/>
              </w:rPr>
              <w:t>0.0034</w:t>
            </w:r>
          </w:p>
        </w:tc>
        <w:tc>
          <w:tcPr>
            <w:tcW w:w="0" w:type="auto"/>
            <w:hideMark/>
          </w:tcPr>
          <w:p w14:paraId="23954BD2" w14:textId="77777777" w:rsidR="000019C6" w:rsidRPr="00756D2A" w:rsidRDefault="000019C6" w:rsidP="00A44DB7">
            <w:pPr>
              <w:pStyle w:val="p1a"/>
              <w:spacing w:line="240" w:lineRule="auto"/>
              <w:rPr>
                <w:sz w:val="24"/>
                <w:szCs w:val="24"/>
                <w:lang w:bidi="hi-IN"/>
              </w:rPr>
            </w:pPr>
            <w:r w:rsidRPr="00756D2A">
              <w:rPr>
                <w:rFonts w:hint="cs"/>
                <w:sz w:val="24"/>
                <w:szCs w:val="24"/>
                <w:lang w:bidi="hi-IN"/>
              </w:rPr>
              <w:t>0.2680</w:t>
            </w:r>
          </w:p>
        </w:tc>
        <w:tc>
          <w:tcPr>
            <w:tcW w:w="0" w:type="auto"/>
            <w:hideMark/>
          </w:tcPr>
          <w:p w14:paraId="318A77A7" w14:textId="77777777" w:rsidR="000019C6" w:rsidRPr="00756D2A" w:rsidRDefault="000019C6" w:rsidP="00A44DB7">
            <w:pPr>
              <w:pStyle w:val="p1a"/>
              <w:spacing w:line="240" w:lineRule="auto"/>
              <w:rPr>
                <w:sz w:val="24"/>
                <w:szCs w:val="24"/>
                <w:lang w:bidi="hi-IN"/>
              </w:rPr>
            </w:pPr>
            <w:r w:rsidRPr="00756D2A">
              <w:rPr>
                <w:rFonts w:hint="cs"/>
                <w:sz w:val="24"/>
                <w:szCs w:val="24"/>
                <w:lang w:bidi="hi-IN"/>
              </w:rPr>
              <w:t>30</w:t>
            </w:r>
          </w:p>
        </w:tc>
      </w:tr>
      <w:tr w:rsidR="000019C6" w:rsidRPr="00756D2A" w14:paraId="73323826" w14:textId="77777777" w:rsidTr="00A44DB7">
        <w:trPr>
          <w:trHeight w:val="678"/>
        </w:trPr>
        <w:tc>
          <w:tcPr>
            <w:tcW w:w="0" w:type="auto"/>
            <w:hideMark/>
          </w:tcPr>
          <w:p w14:paraId="7FE039F4" w14:textId="77777777" w:rsidR="000019C6" w:rsidRPr="00756D2A" w:rsidRDefault="00000000" w:rsidP="00A44DB7">
            <w:pPr>
              <w:pStyle w:val="p1a"/>
              <w:suppressAutoHyphens/>
              <w:spacing w:line="240" w:lineRule="auto"/>
              <w:rPr>
                <w:sz w:val="24"/>
                <w:szCs w:val="24"/>
                <w:lang w:bidi="hi-IN"/>
              </w:rPr>
            </w:pPr>
            <m:oMath>
              <m:sSub>
                <m:sSubPr>
                  <m:ctrlPr>
                    <w:rPr>
                      <w:rFonts w:ascii="Cambria Math" w:hAnsi="Cambria Math" w:hint="cs"/>
                      <w:sz w:val="24"/>
                      <w:szCs w:val="24"/>
                      <w:lang w:bidi="hi-IN"/>
                    </w:rPr>
                  </m:ctrlPr>
                </m:sSubPr>
                <m:e>
                  <m:r>
                    <m:rPr>
                      <m:sty m:val="p"/>
                    </m:rPr>
                    <w:rPr>
                      <w:rFonts w:ascii="Cambria Math" w:hAnsi="Cambria Math" w:hint="cs"/>
                      <w:sz w:val="24"/>
                      <w:szCs w:val="24"/>
                      <w:lang w:bidi="hi-IN"/>
                    </w:rPr>
                    <m:t>P</m:t>
                  </m:r>
                </m:e>
                <m:sub>
                  <m:r>
                    <m:rPr>
                      <m:sty m:val="p"/>
                    </m:rPr>
                    <w:rPr>
                      <w:rFonts w:ascii="Cambria Math" w:hAnsi="Cambria Math" w:hint="cs"/>
                      <w:sz w:val="24"/>
                      <w:szCs w:val="24"/>
                      <w:lang w:bidi="hi-IN"/>
                    </w:rPr>
                    <m:t>res</m:t>
                  </m:r>
                </m:sub>
              </m:sSub>
            </m:oMath>
            <w:r w:rsidR="000019C6" w:rsidRPr="00756D2A">
              <w:rPr>
                <w:rFonts w:hint="cs"/>
                <w:sz w:val="24"/>
                <w:szCs w:val="24"/>
                <w:lang w:bidi="hi-IN"/>
              </w:rPr>
              <w:t>–VN30</w:t>
            </w:r>
          </w:p>
        </w:tc>
        <w:tc>
          <w:tcPr>
            <w:tcW w:w="0" w:type="auto"/>
            <w:hideMark/>
          </w:tcPr>
          <w:p w14:paraId="581C544E" w14:textId="77777777" w:rsidR="000019C6" w:rsidRPr="00756D2A" w:rsidRDefault="000019C6" w:rsidP="00A44DB7">
            <w:pPr>
              <w:pStyle w:val="p1a"/>
              <w:spacing w:line="240" w:lineRule="auto"/>
              <w:rPr>
                <w:sz w:val="24"/>
                <w:szCs w:val="24"/>
                <w:lang w:bidi="hi-IN"/>
              </w:rPr>
            </w:pPr>
            <w:r w:rsidRPr="00756D2A">
              <w:rPr>
                <w:rFonts w:hint="cs"/>
                <w:sz w:val="24"/>
                <w:szCs w:val="24"/>
                <w:lang w:bidi="hi-IN"/>
              </w:rPr>
              <w:t>-0.0421</w:t>
            </w:r>
          </w:p>
        </w:tc>
        <w:tc>
          <w:tcPr>
            <w:tcW w:w="0" w:type="auto"/>
            <w:hideMark/>
          </w:tcPr>
          <w:p w14:paraId="51DB082E" w14:textId="77777777" w:rsidR="000019C6" w:rsidRPr="00756D2A" w:rsidRDefault="000019C6" w:rsidP="00A44DB7">
            <w:pPr>
              <w:pStyle w:val="p1a"/>
              <w:spacing w:line="240" w:lineRule="auto"/>
              <w:rPr>
                <w:sz w:val="24"/>
                <w:szCs w:val="24"/>
                <w:lang w:bidi="hi-IN"/>
              </w:rPr>
            </w:pPr>
            <w:r w:rsidRPr="00756D2A">
              <w:rPr>
                <w:rFonts w:hint="cs"/>
                <w:sz w:val="24"/>
                <w:szCs w:val="24"/>
                <w:lang w:bidi="hi-IN"/>
              </w:rPr>
              <w:t>0.0220***</w:t>
            </w:r>
          </w:p>
        </w:tc>
        <w:tc>
          <w:tcPr>
            <w:tcW w:w="0" w:type="auto"/>
            <w:hideMark/>
          </w:tcPr>
          <w:p w14:paraId="5AD5B05D" w14:textId="77777777" w:rsidR="000019C6" w:rsidRPr="00756D2A" w:rsidRDefault="000019C6" w:rsidP="00A44DB7">
            <w:pPr>
              <w:pStyle w:val="p1a"/>
              <w:spacing w:line="240" w:lineRule="auto"/>
              <w:rPr>
                <w:sz w:val="24"/>
                <w:szCs w:val="24"/>
                <w:lang w:bidi="hi-IN"/>
              </w:rPr>
            </w:pPr>
            <w:r w:rsidRPr="00756D2A">
              <w:rPr>
                <w:rFonts w:hint="cs"/>
                <w:sz w:val="24"/>
                <w:szCs w:val="24"/>
                <w:lang w:bidi="hi-IN"/>
              </w:rPr>
              <w:t>0.0061</w:t>
            </w:r>
          </w:p>
        </w:tc>
        <w:tc>
          <w:tcPr>
            <w:tcW w:w="0" w:type="auto"/>
            <w:hideMark/>
          </w:tcPr>
          <w:p w14:paraId="52DBCFF4" w14:textId="77777777" w:rsidR="000019C6" w:rsidRPr="00756D2A" w:rsidRDefault="000019C6" w:rsidP="00A44DB7">
            <w:pPr>
              <w:pStyle w:val="p1a"/>
              <w:spacing w:line="240" w:lineRule="auto"/>
              <w:rPr>
                <w:sz w:val="24"/>
                <w:szCs w:val="24"/>
                <w:lang w:bidi="hi-IN"/>
              </w:rPr>
            </w:pPr>
            <w:r w:rsidRPr="00756D2A">
              <w:rPr>
                <w:rFonts w:hint="cs"/>
                <w:sz w:val="24"/>
                <w:szCs w:val="24"/>
                <w:lang w:bidi="hi-IN"/>
              </w:rPr>
              <w:t>0.0012</w:t>
            </w:r>
          </w:p>
        </w:tc>
        <w:tc>
          <w:tcPr>
            <w:tcW w:w="0" w:type="auto"/>
            <w:hideMark/>
          </w:tcPr>
          <w:p w14:paraId="55C59A42" w14:textId="77777777" w:rsidR="000019C6" w:rsidRPr="00756D2A" w:rsidRDefault="000019C6" w:rsidP="00A44DB7">
            <w:pPr>
              <w:pStyle w:val="p1a"/>
              <w:spacing w:line="240" w:lineRule="auto"/>
              <w:rPr>
                <w:sz w:val="24"/>
                <w:szCs w:val="24"/>
                <w:lang w:bidi="hi-IN"/>
              </w:rPr>
            </w:pPr>
            <w:r w:rsidRPr="00756D2A">
              <w:rPr>
                <w:rFonts w:hint="cs"/>
                <w:sz w:val="24"/>
                <w:szCs w:val="24"/>
                <w:lang w:bidi="hi-IN"/>
              </w:rPr>
              <w:t>0.3170</w:t>
            </w:r>
          </w:p>
        </w:tc>
        <w:tc>
          <w:tcPr>
            <w:tcW w:w="0" w:type="auto"/>
            <w:hideMark/>
          </w:tcPr>
          <w:p w14:paraId="18BBAEEB" w14:textId="77777777" w:rsidR="000019C6" w:rsidRPr="00756D2A" w:rsidRDefault="000019C6" w:rsidP="00A44DB7">
            <w:pPr>
              <w:pStyle w:val="p1a"/>
              <w:spacing w:line="240" w:lineRule="auto"/>
              <w:rPr>
                <w:sz w:val="24"/>
                <w:szCs w:val="24"/>
                <w:lang w:bidi="hi-IN"/>
              </w:rPr>
            </w:pPr>
            <w:r w:rsidRPr="00756D2A">
              <w:rPr>
                <w:rFonts w:hint="cs"/>
                <w:sz w:val="24"/>
                <w:szCs w:val="24"/>
                <w:lang w:bidi="hi-IN"/>
              </w:rPr>
              <w:t>30</w:t>
            </w:r>
          </w:p>
        </w:tc>
      </w:tr>
    </w:tbl>
    <w:p w14:paraId="68A0EE48" w14:textId="699F3995" w:rsidR="000019C6" w:rsidRPr="00756D2A" w:rsidRDefault="000019C6" w:rsidP="00756D2A">
      <w:pPr>
        <w:spacing w:line="300" w:lineRule="auto"/>
        <w:jc w:val="both"/>
        <w:rPr>
          <w:i/>
          <w:iCs/>
          <w:lang w:val="vi-VN" w:eastAsia="zh-CN"/>
        </w:rPr>
      </w:pPr>
      <w:r w:rsidRPr="00756D2A">
        <w:rPr>
          <w:rFonts w:hint="cs"/>
          <w:i/>
          <w:iCs/>
        </w:rPr>
        <w:t>Notes: Newey–West HAC standard errors</w:t>
      </w:r>
      <w:r w:rsidR="00996293">
        <w:rPr>
          <w:i/>
          <w:iCs/>
          <w:lang w:val="vi-VN"/>
        </w:rPr>
        <w:t xml:space="preserve"> </w:t>
      </w:r>
      <w:r w:rsidR="00996293">
        <w:rPr>
          <w:i/>
          <w:iCs/>
        </w:rPr>
        <w:t>are</w:t>
      </w:r>
      <w:r w:rsidRPr="00756D2A">
        <w:rPr>
          <w:rFonts w:hint="cs"/>
          <w:i/>
          <w:iCs/>
        </w:rPr>
        <w:t xml:space="preserve"> in parentheses. *** p &lt; 0.01.</w:t>
      </w:r>
    </w:p>
    <w:p w14:paraId="00E23054" w14:textId="77777777" w:rsidR="000019C6" w:rsidRPr="00756D2A" w:rsidRDefault="000019C6" w:rsidP="00756D2A">
      <w:pPr>
        <w:spacing w:line="300" w:lineRule="auto"/>
        <w:jc w:val="both"/>
      </w:pPr>
      <w:r w:rsidRPr="00756D2A">
        <w:rPr>
          <w:rFonts w:hint="cs"/>
        </w:rPr>
        <w:t>The regression results reveal a pronounced structural asymmetry between nested and disjoint index pairs:</w:t>
      </w:r>
    </w:p>
    <w:p w14:paraId="0064B6C6" w14:textId="06EDB94A" w:rsidR="000019C6" w:rsidRPr="00756D2A" w:rsidRDefault="000019C6" w:rsidP="00756D2A">
      <w:pPr>
        <w:jc w:val="both"/>
      </w:pPr>
      <w:r w:rsidRPr="00756D2A">
        <w:rPr>
          <w:rFonts w:hint="cs"/>
        </w:rPr>
        <w:t xml:space="preserve">First, regarding the overlap invariance of VN30–VN100, the estimated slope coefficient </w:t>
      </w:r>
      <w:r w:rsidR="00584EDE">
        <w:t>was</w:t>
      </w:r>
      <w:r w:rsidRPr="00756D2A">
        <w:rPr>
          <w:rFonts w:hint="cs"/>
        </w:rPr>
        <w:t xml:space="preserve"> statistically indistinguishable from zero (</w:t>
      </w:r>
      <m:oMath>
        <m:sSub>
          <m:sSubPr>
            <m:ctrlPr>
              <w:rPr>
                <w:rFonts w:ascii="Cambria Math" w:hAnsi="Cambria Math" w:hint="cs"/>
                <w:lang w:eastAsia="zh-CN"/>
              </w:rPr>
            </m:ctrlPr>
          </m:sSubPr>
          <m:e>
            <m:r>
              <m:rPr>
                <m:sty m:val="p"/>
              </m:rPr>
              <w:rPr>
                <w:rFonts w:ascii="Cambria Math" w:hAnsi="Cambria Math" w:hint="cs"/>
              </w:rPr>
              <m:t>β</m:t>
            </m:r>
          </m:e>
          <m:sub>
            <m:r>
              <m:rPr>
                <m:sty m:val="p"/>
              </m:rPr>
              <w:rPr>
                <w:rFonts w:ascii="Cambria Math" w:hAnsi="Cambria Math" w:hint="cs"/>
              </w:rPr>
              <m:t>scale</m:t>
            </m:r>
          </m:sub>
        </m:sSub>
        <m:r>
          <m:rPr>
            <m:sty m:val="p"/>
          </m:rPr>
          <w:rPr>
            <w:rFonts w:ascii="Cambria Math" w:hAnsi="Cambria Math" w:hint="cs"/>
          </w:rPr>
          <m:t>=0.0001,p=0.4520,</m:t>
        </m:r>
        <m:sSup>
          <m:sSupPr>
            <m:ctrlPr>
              <w:rPr>
                <w:rFonts w:ascii="Cambria Math" w:hAnsi="Cambria Math" w:hint="cs"/>
                <w:lang w:eastAsia="zh-CN"/>
              </w:rPr>
            </m:ctrlPr>
          </m:sSupPr>
          <m:e>
            <m:r>
              <m:rPr>
                <m:sty m:val="p"/>
              </m:rPr>
              <w:rPr>
                <w:rFonts w:ascii="Cambria Math" w:hAnsi="Cambria Math" w:hint="cs"/>
              </w:rPr>
              <m:t>R</m:t>
            </m:r>
          </m:e>
          <m:sup>
            <m:r>
              <m:rPr>
                <m:sty m:val="p"/>
              </m:rPr>
              <w:rPr>
                <w:rFonts w:ascii="Cambria Math" w:hAnsi="Cambria Math" w:hint="cs"/>
              </w:rPr>
              <m:t>2</m:t>
            </m:r>
          </m:sup>
        </m:sSup>
        <m:r>
          <m:rPr>
            <m:sty m:val="p"/>
          </m:rPr>
          <w:rPr>
            <w:rFonts w:ascii="Cambria Math" w:hAnsi="Cambria Math" w:hint="cs"/>
          </w:rPr>
          <m:t>=0.020</m:t>
        </m:r>
      </m:oMath>
      <w:r w:rsidRPr="00756D2A">
        <w:rPr>
          <w:rFonts w:hint="cs"/>
        </w:rPr>
        <w:t>). Because VN30 constituents dominate VN100 capitalization, their mechanical co-movement is invariant to the timescale.</w:t>
      </w:r>
    </w:p>
    <w:p w14:paraId="32C47C82" w14:textId="77777777" w:rsidR="000019C6" w:rsidRPr="00756D2A" w:rsidRDefault="000019C6" w:rsidP="00756D2A">
      <w:pPr>
        <w:jc w:val="both"/>
      </w:pPr>
      <w:r w:rsidRPr="00756D2A">
        <w:rPr>
          <w:rFonts w:hint="cs"/>
        </w:rPr>
        <w:t>Second, for genuine economic linkages, VN30–VNINDEX (</w:t>
      </w:r>
      <m:oMath>
        <m:sSub>
          <m:sSubPr>
            <m:ctrlPr>
              <w:rPr>
                <w:rFonts w:ascii="Cambria Math" w:hAnsi="Cambria Math" w:hint="cs"/>
                <w:lang w:eastAsia="zh-CN"/>
              </w:rPr>
            </m:ctrlPr>
          </m:sSubPr>
          <m:e>
            <m:r>
              <m:rPr>
                <m:sty m:val="p"/>
              </m:rPr>
              <w:rPr>
                <w:rFonts w:ascii="Cambria Math" w:hAnsi="Cambria Math" w:hint="cs"/>
              </w:rPr>
              <m:t>β</m:t>
            </m:r>
          </m:e>
          <m:sub>
            <m:r>
              <m:rPr>
                <m:sty m:val="p"/>
              </m:rPr>
              <w:rPr>
                <w:rFonts w:ascii="Cambria Math" w:hAnsi="Cambria Math" w:hint="cs"/>
              </w:rPr>
              <m:t>scale</m:t>
            </m:r>
          </m:sub>
        </m:sSub>
        <m:r>
          <m:rPr>
            <m:sty m:val="p"/>
          </m:rPr>
          <w:rPr>
            <w:rFonts w:ascii="Cambria Math" w:hAnsi="Cambria Math" w:hint="cs"/>
          </w:rPr>
          <m:t>=0.0016,p&lt;0.001</m:t>
        </m:r>
      </m:oMath>
      <w:r w:rsidRPr="00756D2A">
        <w:rPr>
          <w:rFonts w:hint="cs"/>
        </w:rPr>
        <w:t xml:space="preserve">), </w:t>
      </w:r>
      <m:oMath>
        <m:sSub>
          <m:sSubPr>
            <m:ctrlPr>
              <w:rPr>
                <w:rFonts w:ascii="Cambria Math" w:hAnsi="Cambria Math" w:hint="cs"/>
                <w:lang w:eastAsia="zh-CN"/>
              </w:rPr>
            </m:ctrlPr>
          </m:sSubPr>
          <m:e>
            <m:r>
              <m:rPr>
                <m:sty m:val="p"/>
              </m:rPr>
              <w:rPr>
                <w:rFonts w:ascii="Cambria Math" w:hAnsi="Cambria Math" w:hint="cs"/>
              </w:rPr>
              <m:t>P</m:t>
            </m:r>
          </m:e>
          <m:sub>
            <m:r>
              <m:rPr>
                <m:sty m:val="p"/>
              </m:rPr>
              <w:rPr>
                <w:rFonts w:ascii="Cambria Math" w:hAnsi="Cambria Math" w:hint="cs"/>
              </w:rPr>
              <m:t>cap</m:t>
            </m:r>
          </m:sub>
        </m:sSub>
        <m:r>
          <m:rPr>
            <m:nor/>
          </m:rPr>
          <w:rPr>
            <w:rFonts w:hint="cs"/>
          </w:rPr>
          <m:t>–VN30</m:t>
        </m:r>
      </m:oMath>
      <w:r w:rsidRPr="00756D2A">
        <w:rPr>
          <w:rFonts w:hint="cs"/>
        </w:rPr>
        <w:t xml:space="preserve"> (</w:t>
      </w:r>
      <m:oMath>
        <m:sSub>
          <m:sSubPr>
            <m:ctrlPr>
              <w:rPr>
                <w:rFonts w:ascii="Cambria Math" w:hAnsi="Cambria Math" w:hint="cs"/>
                <w:lang w:eastAsia="zh-CN"/>
              </w:rPr>
            </m:ctrlPr>
          </m:sSubPr>
          <m:e>
            <m:r>
              <m:rPr>
                <m:sty m:val="p"/>
              </m:rPr>
              <w:rPr>
                <w:rFonts w:ascii="Cambria Math" w:hAnsi="Cambria Math" w:hint="cs"/>
              </w:rPr>
              <m:t>β</m:t>
            </m:r>
          </m:e>
          <m:sub>
            <m:r>
              <m:rPr>
                <m:sty m:val="p"/>
              </m:rPr>
              <w:rPr>
                <w:rFonts w:ascii="Cambria Math" w:hAnsi="Cambria Math" w:hint="cs"/>
              </w:rPr>
              <m:t>scale</m:t>
            </m:r>
          </m:sub>
        </m:sSub>
        <m:r>
          <m:rPr>
            <m:sty m:val="p"/>
          </m:rPr>
          <w:rPr>
            <w:rFonts w:ascii="Cambria Math" w:hAnsi="Cambria Math" w:hint="cs"/>
          </w:rPr>
          <m:t>=0.0025,p=0.0030</m:t>
        </m:r>
      </m:oMath>
      <w:r w:rsidRPr="00756D2A">
        <w:rPr>
          <w:rFonts w:hint="cs"/>
        </w:rPr>
        <w:t>), and VN70–VN30 (</w:t>
      </w:r>
      <m:oMath>
        <m:sSub>
          <m:sSubPr>
            <m:ctrlPr>
              <w:rPr>
                <w:rFonts w:ascii="Cambria Math" w:hAnsi="Cambria Math" w:hint="cs"/>
                <w:lang w:eastAsia="zh-CN"/>
              </w:rPr>
            </m:ctrlPr>
          </m:sSubPr>
          <m:e>
            <m:r>
              <m:rPr>
                <m:sty m:val="p"/>
              </m:rPr>
              <w:rPr>
                <w:rFonts w:ascii="Cambria Math" w:hAnsi="Cambria Math" w:hint="cs"/>
              </w:rPr>
              <m:t>β</m:t>
            </m:r>
          </m:e>
          <m:sub>
            <m:r>
              <m:rPr>
                <m:sty m:val="p"/>
              </m:rPr>
              <w:rPr>
                <w:rFonts w:ascii="Cambria Math" w:hAnsi="Cambria Math" w:hint="cs"/>
              </w:rPr>
              <m:t>scale</m:t>
            </m:r>
          </m:sub>
        </m:sSub>
        <m:r>
          <m:rPr>
            <m:sty m:val="p"/>
          </m:rPr>
          <w:rPr>
            <w:rFonts w:ascii="Cambria Math" w:hAnsi="Cambria Math" w:hint="cs"/>
          </w:rPr>
          <m:t>=0.0024,p=0.0031</m:t>
        </m:r>
      </m:oMath>
      <w:r w:rsidRPr="00756D2A">
        <w:rPr>
          <w:rFonts w:hint="cs"/>
        </w:rPr>
        <w:t>) exhibit statistically significant positive slopes. As the timescale expands from 30 minutes to multiple trading days, cross-correlation increases systematically.</w:t>
      </w:r>
    </w:p>
    <w:p w14:paraId="36E95D81" w14:textId="3E68F6DA" w:rsidR="000019C6" w:rsidRPr="00756D2A" w:rsidRDefault="000019C6" w:rsidP="00756D2A">
      <w:pPr>
        <w:jc w:val="both"/>
      </w:pPr>
      <w:r w:rsidRPr="00756D2A">
        <w:rPr>
          <w:rFonts w:hint="cs"/>
        </w:rPr>
        <w:t>Third, for the synthetic residual proxies (</w:t>
      </w:r>
      <m:oMath>
        <m:sSub>
          <m:sSubPr>
            <m:ctrlPr>
              <w:rPr>
                <w:rFonts w:ascii="Cambria Math" w:hAnsi="Cambria Math" w:hint="cs"/>
                <w:lang w:eastAsia="zh-CN"/>
              </w:rPr>
            </m:ctrlPr>
          </m:sSubPr>
          <m:e>
            <m:r>
              <m:rPr>
                <m:sty m:val="p"/>
              </m:rPr>
              <w:rPr>
                <w:rFonts w:ascii="Cambria Math" w:hAnsi="Cambria Math" w:hint="cs"/>
              </w:rPr>
              <m:t>P</m:t>
            </m:r>
          </m:e>
          <m:sub>
            <m:r>
              <m:rPr>
                <m:sty m:val="p"/>
              </m:rPr>
              <w:rPr>
                <w:rFonts w:ascii="Cambria Math" w:hAnsi="Cambria Math" w:hint="cs"/>
              </w:rPr>
              <m:t>heur</m:t>
            </m:r>
          </m:sub>
        </m:sSub>
        <m:r>
          <m:rPr>
            <m:sty m:val="p"/>
          </m:rPr>
          <w:rPr>
            <w:rFonts w:ascii="Cambria Math" w:hAnsi="Cambria Math" w:hint="cs"/>
          </w:rPr>
          <m:t>,</m:t>
        </m:r>
        <m:sSub>
          <m:sSubPr>
            <m:ctrlPr>
              <w:rPr>
                <w:rFonts w:ascii="Cambria Math" w:hAnsi="Cambria Math" w:hint="cs"/>
                <w:lang w:eastAsia="zh-CN"/>
              </w:rPr>
            </m:ctrlPr>
          </m:sSubPr>
          <m:e>
            <m:r>
              <m:rPr>
                <m:sty m:val="p"/>
              </m:rPr>
              <w:rPr>
                <w:rFonts w:ascii="Cambria Math" w:hAnsi="Cambria Math" w:hint="cs"/>
              </w:rPr>
              <m:t>P</m:t>
            </m:r>
          </m:e>
          <m:sub>
            <m:r>
              <m:rPr>
                <m:sty m:val="p"/>
              </m:rPr>
              <w:rPr>
                <w:rFonts w:ascii="Cambria Math" w:hAnsi="Cambria Math" w:hint="cs"/>
              </w:rPr>
              <m:t>ratio</m:t>
            </m:r>
          </m:sub>
        </m:sSub>
        <m:r>
          <m:rPr>
            <m:sty m:val="p"/>
          </m:rPr>
          <w:rPr>
            <w:rFonts w:ascii="Cambria Math" w:hAnsi="Cambria Math" w:hint="cs"/>
          </w:rPr>
          <m:t>,</m:t>
        </m:r>
        <m:sSub>
          <m:sSubPr>
            <m:ctrlPr>
              <w:rPr>
                <w:rFonts w:ascii="Cambria Math" w:hAnsi="Cambria Math" w:hint="cs"/>
                <w:lang w:eastAsia="zh-CN"/>
              </w:rPr>
            </m:ctrlPr>
          </m:sSubPr>
          <m:e>
            <m:r>
              <m:rPr>
                <m:sty m:val="p"/>
              </m:rPr>
              <w:rPr>
                <w:rFonts w:ascii="Cambria Math" w:hAnsi="Cambria Math" w:hint="cs"/>
              </w:rPr>
              <m:t>P</m:t>
            </m:r>
          </m:e>
          <m:sub>
            <m:r>
              <m:rPr>
                <m:sty m:val="p"/>
              </m:rPr>
              <w:rPr>
                <w:rFonts w:ascii="Cambria Math" w:hAnsi="Cambria Math" w:hint="cs"/>
              </w:rPr>
              <m:t>res</m:t>
            </m:r>
          </m:sub>
        </m:sSub>
      </m:oMath>
      <w:r w:rsidRPr="00756D2A">
        <w:rPr>
          <w:rFonts w:hint="cs"/>
        </w:rPr>
        <w:t>), the positive scaling slope (</w:t>
      </w:r>
      <m:oMath>
        <m:sSub>
          <m:sSubPr>
            <m:ctrlPr>
              <w:rPr>
                <w:rFonts w:ascii="Cambria Math" w:hAnsi="Cambria Math" w:hint="cs"/>
                <w:lang w:eastAsia="zh-CN"/>
              </w:rPr>
            </m:ctrlPr>
          </m:sSubPr>
          <m:e>
            <m:r>
              <m:rPr>
                <m:sty m:val="p"/>
              </m:rPr>
              <w:rPr>
                <w:rFonts w:ascii="Cambria Math" w:hAnsi="Cambria Math" w:hint="cs"/>
              </w:rPr>
              <m:t>β</m:t>
            </m:r>
          </m:e>
          <m:sub>
            <m:r>
              <m:rPr>
                <m:sty m:val="p"/>
              </m:rPr>
              <w:rPr>
                <w:rFonts w:ascii="Cambria Math" w:hAnsi="Cambria Math" w:hint="cs"/>
              </w:rPr>
              <m:t>scale</m:t>
            </m:r>
          </m:sub>
        </m:sSub>
        <m:r>
          <m:rPr>
            <m:sty m:val="p"/>
          </m:rPr>
          <w:rPr>
            <w:rFonts w:ascii="Cambria Math" w:hAnsi="Cambria Math" w:hint="cs"/>
          </w:rPr>
          <m:t>=0.0220</m:t>
        </m:r>
      </m:oMath>
      <w:r w:rsidRPr="00756D2A">
        <w:rPr>
          <w:rFonts w:hint="cs"/>
        </w:rPr>
        <w:t xml:space="preserve"> to </w:t>
      </w:r>
      <m:oMath>
        <m:r>
          <m:rPr>
            <m:sty m:val="p"/>
          </m:rPr>
          <w:rPr>
            <w:rFonts w:ascii="Cambria Math" w:hAnsi="Cambria Math" w:hint="cs"/>
          </w:rPr>
          <m:t>0.0222,p&lt;0.01</m:t>
        </m:r>
      </m:oMath>
      <w:r w:rsidRPr="00756D2A">
        <w:rPr>
          <w:rFonts w:hint="cs"/>
        </w:rPr>
        <w:t>) reflects high-frequency noise attenuation: because the underlying regression residual retains minor short-horizon quote-matching asynchronous noise</w:t>
      </w:r>
      <w:r w:rsidR="00FE75B5">
        <w:rPr>
          <w:lang w:val="vi-VN"/>
        </w:rPr>
        <w:t>. D</w:t>
      </w:r>
      <w:proofErr w:type="spellStart"/>
      <w:r w:rsidRPr="00756D2A">
        <w:rPr>
          <w:rFonts w:hint="cs"/>
        </w:rPr>
        <w:t>etrending</w:t>
      </w:r>
      <w:proofErr w:type="spellEnd"/>
      <w:r w:rsidRPr="00756D2A">
        <w:rPr>
          <w:rFonts w:hint="cs"/>
        </w:rPr>
        <w:t xml:space="preserve"> across larger timescales </w:t>
      </w:r>
      <m:oMath>
        <m:r>
          <m:rPr>
            <m:sty m:val="p"/>
          </m:rPr>
          <w:rPr>
            <w:rFonts w:ascii="Cambria Math" w:hAnsi="Cambria Math" w:hint="cs"/>
          </w:rPr>
          <m:t>s</m:t>
        </m:r>
      </m:oMath>
      <w:r w:rsidRPr="00756D2A">
        <w:rPr>
          <w:rFonts w:hint="cs"/>
        </w:rPr>
        <w:t xml:space="preserve"> averages out high-frequency bid-ask bounce and tick mismatch, allowing residual covariance to settle toward zero from slightly negative intraday values.</w:t>
      </w:r>
    </w:p>
    <w:p w14:paraId="31B4FCE0" w14:textId="77777777" w:rsidR="000019C6" w:rsidRPr="00756D2A" w:rsidRDefault="000019C6" w:rsidP="00756D2A">
      <w:pPr>
        <w:spacing w:line="300" w:lineRule="auto"/>
        <w:jc w:val="both"/>
        <w:rPr>
          <w:b/>
          <w:bCs/>
          <w:lang w:val="vi-VN"/>
        </w:rPr>
      </w:pPr>
      <w:r w:rsidRPr="00756D2A">
        <w:rPr>
          <w:rFonts w:hint="cs"/>
          <w:b/>
          <w:bCs/>
        </w:rPr>
        <w:t>Economic Mechanisms and Identification Boundaries</w:t>
      </w:r>
      <w:r w:rsidRPr="00756D2A">
        <w:rPr>
          <w:rFonts w:hint="cs"/>
          <w:b/>
          <w:bCs/>
          <w:lang w:val="vi-VN"/>
        </w:rPr>
        <w:t>:</w:t>
      </w:r>
    </w:p>
    <w:p w14:paraId="0755DD25" w14:textId="77777777" w:rsidR="000019C6" w:rsidRPr="00756D2A" w:rsidRDefault="000019C6" w:rsidP="00756D2A">
      <w:pPr>
        <w:jc w:val="both"/>
      </w:pPr>
      <w:r w:rsidRPr="00756D2A">
        <w:rPr>
          <w:rFonts w:hint="cs"/>
        </w:rPr>
        <w:t>This positive scaling behavior is consistent with the joint operation of two complementary economic mechanisms. First, under the Epps (1979) microstructure effect, non-synchronous trades and quote staleness in less liquid mid-cap constituents dampen empirical cross-correlations at ultra-short intraday intervals (</w:t>
      </w:r>
      <m:oMath>
        <m:r>
          <m:rPr>
            <m:sty m:val="p"/>
          </m:rPr>
          <w:rPr>
            <w:rFonts w:ascii="Cambria Math" w:hAnsi="Cambria Math" w:hint="cs"/>
          </w:rPr>
          <m:t>s&lt;10</m:t>
        </m:r>
      </m:oMath>
      <w:r w:rsidRPr="00756D2A">
        <w:rPr>
          <w:rFonts w:hint="cs"/>
        </w:rPr>
        <w:t xml:space="preserve"> candles). As holding periods lengthen, temporal aggregation synchronizes price discovery across stocks. Second, gradual information diffusion (Hong &amp; Stein, 1999) is associated with horizon-dependent co-movement because institutional investors and market makers trade predominantly in liquid VN30 large-caps. Macroeconomic and market-wide news shocks reflect immediately in VN30 valuations, but diffuse gradually into mid-cap stocks over several trading hours, consistent with long-horizon co-movement tightening.</w:t>
      </w:r>
    </w:p>
    <w:p w14:paraId="041177A9" w14:textId="47075C9F" w:rsidR="000019C6" w:rsidRPr="00756D2A" w:rsidRDefault="001267EF" w:rsidP="001267EF">
      <w:pPr>
        <w:jc w:val="both"/>
      </w:pPr>
      <w:ins w:id="106" w:author="Ha Hong Hanh" w:date="2026-09-24T19:18:00Z">
        <w:r w:rsidRPr="001267EF">
          <w:t>A critical empirical identification boundary arises here; specifically, although microstructure frictions (Epps, 1979) and gradual information diffusion (Hong &amp; Stein, 1999) both imply an upward-sloping scaling trajectory (</w:t>
        </w:r>
        <w:r w:rsidRPr="001267EF">
          <w:drawing>
            <wp:inline distT="0" distB="0" distL="0" distR="0" wp14:anchorId="5FAE8E01" wp14:editId="54BEFF93">
              <wp:extent cx="9525" cy="9525"/>
              <wp:effectExtent l="0" t="0" r="0" b="0"/>
              <wp:docPr id="12251679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1267EF">
          <w:rPr>
            <w:rFonts w:ascii="Cambria Math" w:hAnsi="Cambria Math" w:cs="Cambria Math"/>
          </w:rPr>
          <w:t>𝛽</w:t>
        </w:r>
        <w:r w:rsidRPr="001267EF">
          <w:t>scale</w:t>
        </w:r>
        <w:r w:rsidRPr="001267EF">
          <w:drawing>
            <wp:inline distT="0" distB="0" distL="0" distR="0" wp14:anchorId="468A97C7" wp14:editId="01E4082B">
              <wp:extent cx="9525" cy="9525"/>
              <wp:effectExtent l="0" t="0" r="0" b="0"/>
              <wp:docPr id="12898666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1267EF">
          <w:t xml:space="preserve">&gt;0), these complementary theoretical mechanisms remain observationally equivalent when analyzed using index-level closing </w:t>
        </w:r>
        <w:proofErr w:type="spellStart"/>
        <w:r w:rsidRPr="001267EF">
          <w:t>data.</w:t>
        </w:r>
      </w:ins>
      <w:del w:id="107" w:author="Ha Hong Hanh" w:date="2026-09-24T19:18:00Z" w16du:dateUtc="2026-09-24T12:18:00Z">
        <w:r w:rsidR="000019C6" w:rsidRPr="00756D2A" w:rsidDel="001267EF">
          <w:rPr>
            <w:rFonts w:hint="cs"/>
          </w:rPr>
          <w:delText>We emphasize an important empirical identification boundary: while both microstructure frictions (Epps, 1979) and gradual information diffusion (Hong &amp; Stein, 1999) predict an upward-sloping scaling trajectory (</w:delText>
        </w:r>
      </w:del>
      <m:oMath>
        <m:sSub>
          <m:sSubPr>
            <m:ctrlPr>
              <w:del w:id="108" w:author="Ha Hong Hanh" w:date="2026-09-24T19:18:00Z" w16du:dateUtc="2026-09-24T12:18:00Z">
                <w:rPr>
                  <w:rFonts w:ascii="Cambria Math" w:hAnsi="Cambria Math" w:hint="cs"/>
                  <w:lang w:eastAsia="zh-CN"/>
                </w:rPr>
              </w:del>
            </m:ctrlPr>
          </m:sSubPr>
          <m:e>
            <m:r>
              <w:del w:id="109" w:author="Ha Hong Hanh" w:date="2026-09-24T19:18:00Z" w16du:dateUtc="2026-09-24T12:18:00Z">
                <m:rPr>
                  <m:sty m:val="p"/>
                </m:rPr>
                <w:rPr>
                  <w:rFonts w:ascii="Cambria Math" w:hAnsi="Cambria Math" w:hint="cs"/>
                </w:rPr>
                <m:t>β</m:t>
              </w:del>
            </m:r>
          </m:e>
          <m:sub>
            <m:r>
              <w:del w:id="110" w:author="Ha Hong Hanh" w:date="2026-09-24T19:18:00Z" w16du:dateUtc="2026-09-24T12:18:00Z">
                <m:rPr>
                  <m:sty m:val="p"/>
                </m:rPr>
                <w:rPr>
                  <w:rFonts w:ascii="Cambria Math" w:hAnsi="Cambria Math" w:hint="cs"/>
                </w:rPr>
                <m:t>scale</m:t>
              </w:del>
            </m:r>
          </m:sub>
        </m:sSub>
        <m:r>
          <w:del w:id="111" w:author="Ha Hong Hanh" w:date="2026-09-24T19:18:00Z" w16du:dateUtc="2026-09-24T12:18:00Z">
            <m:rPr>
              <m:sty m:val="p"/>
            </m:rPr>
            <w:rPr>
              <w:rFonts w:ascii="Cambria Math" w:hAnsi="Cambria Math" w:hint="cs"/>
            </w:rPr>
            <m:t>&gt;0</m:t>
          </w:del>
        </m:r>
      </m:oMath>
      <w:del w:id="112" w:author="Ha Hong Hanh" w:date="2026-09-24T19:18:00Z" w16du:dateUtc="2026-09-24T12:18:00Z">
        <w:r w:rsidR="000019C6" w:rsidRPr="00756D2A" w:rsidDel="001267EF">
          <w:rPr>
            <w:rFonts w:hint="cs"/>
          </w:rPr>
          <w:delText xml:space="preserve">), they represent complementary theoretical mechanisms that cannot be separately identified using index-level closing data. </w:delText>
        </w:r>
      </w:del>
      <w:r w:rsidR="000019C6" w:rsidRPr="00756D2A">
        <w:rPr>
          <w:rFonts w:hint="cs"/>
        </w:rPr>
        <w:t>Fully</w:t>
      </w:r>
      <w:proofErr w:type="spellEnd"/>
      <w:r w:rsidR="000019C6" w:rsidRPr="00756D2A">
        <w:rPr>
          <w:rFonts w:hint="cs"/>
        </w:rPr>
        <w:t xml:space="preserve"> disentangling microstructure transaction delays from cross-firm information diffusion would require tick-by-tick order book depth and firm-level news arrival timestamps, which lie beyond the macroeconomic and portfolio scope of this study.</w:t>
      </w:r>
    </w:p>
    <w:bookmarkEnd w:id="105"/>
    <w:p w14:paraId="2D28501C" w14:textId="77777777" w:rsidR="000019C6" w:rsidRPr="00756D2A" w:rsidRDefault="000019C6" w:rsidP="00756D2A">
      <w:pPr>
        <w:pStyle w:val="heading1"/>
        <w:numPr>
          <w:ilvl w:val="0"/>
          <w:numId w:val="0"/>
        </w:numPr>
        <w:tabs>
          <w:tab w:val="left" w:pos="720"/>
        </w:tabs>
        <w:spacing w:line="300" w:lineRule="auto"/>
        <w:jc w:val="both"/>
        <w:rPr>
          <w:szCs w:val="24"/>
        </w:rPr>
      </w:pPr>
      <w:r w:rsidRPr="00756D2A">
        <w:rPr>
          <w:rFonts w:hint="cs"/>
          <w:szCs w:val="24"/>
        </w:rPr>
        <w:lastRenderedPageBreak/>
        <w:t>5. Correlation Breakdown Persists Under Crisis Conditioning</w:t>
      </w:r>
    </w:p>
    <w:p w14:paraId="7E96011C" w14:textId="77777777" w:rsidR="000019C6" w:rsidRPr="00756D2A" w:rsidRDefault="000019C6" w:rsidP="00756D2A">
      <w:pPr>
        <w:pStyle w:val="heading20"/>
        <w:tabs>
          <w:tab w:val="clear" w:pos="567"/>
          <w:tab w:val="left" w:pos="720"/>
        </w:tabs>
        <w:spacing w:line="300" w:lineRule="auto"/>
        <w:ind w:left="0" w:firstLine="0"/>
        <w:rPr>
          <w:sz w:val="24"/>
          <w:szCs w:val="24"/>
        </w:rPr>
      </w:pPr>
      <w:bookmarkStart w:id="113" w:name="X7f70e05e065bda2f36390dc4ca1061dc6195a58"/>
      <w:r w:rsidRPr="00756D2A">
        <w:rPr>
          <w:rFonts w:hint="cs"/>
          <w:sz w:val="24"/>
          <w:szCs w:val="24"/>
        </w:rPr>
        <w:t>5.1 Full-Range versus Reliable-Range Stability</w:t>
      </w:r>
    </w:p>
    <w:p w14:paraId="37DBBA77" w14:textId="5D3FD918" w:rsidR="002900DE" w:rsidRPr="002900DE" w:rsidRDefault="002900DE" w:rsidP="00756D2A">
      <w:pPr>
        <w:jc w:val="both"/>
        <w:rPr>
          <w:lang w:val="vi-VN"/>
        </w:rPr>
      </w:pPr>
      <w:r w:rsidRPr="002900DE">
        <w:rPr>
          <w:lang w:val="vi-VN"/>
        </w:rPr>
        <w:t>Table 6 confirms the stability of scaling slopes across the full and reliable ranges, thereby ruling out long-horizon estimation noise</w:t>
      </w:r>
    </w:p>
    <w:p w14:paraId="5CDD438E" w14:textId="77777777" w:rsidR="000019C6" w:rsidRPr="00756D2A" w:rsidRDefault="000019C6" w:rsidP="00756D2A">
      <w:pPr>
        <w:pStyle w:val="tablecaption0"/>
        <w:spacing w:line="300" w:lineRule="auto"/>
        <w:jc w:val="both"/>
        <w:rPr>
          <w:sz w:val="24"/>
          <w:szCs w:val="24"/>
        </w:rPr>
      </w:pPr>
      <w:r w:rsidRPr="00756D2A">
        <w:rPr>
          <w:rFonts w:hint="cs"/>
          <w:sz w:val="24"/>
          <w:szCs w:val="24"/>
        </w:rPr>
        <w:t>Table 6: Robustness Comparison of DCCA Scaling Slopes (M30 Frequency)</w:t>
      </w:r>
    </w:p>
    <w:tbl>
      <w:tblPr>
        <w:tblStyle w:val="TableGrid"/>
        <w:tblW w:w="9254" w:type="dxa"/>
        <w:tblLayout w:type="fixed"/>
        <w:tblLook w:val="04A0" w:firstRow="1" w:lastRow="0" w:firstColumn="1" w:lastColumn="0" w:noHBand="0" w:noVBand="1"/>
      </w:tblPr>
      <w:tblGrid>
        <w:gridCol w:w="2011"/>
        <w:gridCol w:w="2396"/>
        <w:gridCol w:w="2754"/>
        <w:gridCol w:w="2093"/>
      </w:tblGrid>
      <w:tr w:rsidR="000019C6" w:rsidRPr="00756D2A" w14:paraId="10D02A2B" w14:textId="77777777" w:rsidTr="006B5E9E">
        <w:trPr>
          <w:trHeight w:val="526"/>
        </w:trPr>
        <w:tc>
          <w:tcPr>
            <w:tcW w:w="2011" w:type="dxa"/>
            <w:tcBorders>
              <w:top w:val="single" w:sz="4" w:space="0" w:color="auto"/>
              <w:left w:val="single" w:sz="4" w:space="0" w:color="auto"/>
              <w:bottom w:val="single" w:sz="4" w:space="0" w:color="auto"/>
              <w:right w:val="single" w:sz="4" w:space="0" w:color="auto"/>
            </w:tcBorders>
            <w:hideMark/>
          </w:tcPr>
          <w:p w14:paraId="2F7586BD" w14:textId="77777777" w:rsidR="000019C6" w:rsidRPr="00756D2A" w:rsidRDefault="000019C6" w:rsidP="00756D2A">
            <w:pPr>
              <w:jc w:val="both"/>
              <w:rPr>
                <w:lang w:bidi="hi-IN"/>
              </w:rPr>
            </w:pPr>
            <w:bookmarkStart w:id="114" w:name="OLE_LINK1"/>
            <w:r w:rsidRPr="00756D2A">
              <w:rPr>
                <w:rFonts w:hint="cs"/>
                <w:lang w:bidi="hi-IN"/>
              </w:rPr>
              <w:t>Asset Pair</w:t>
            </w:r>
          </w:p>
        </w:tc>
        <w:tc>
          <w:tcPr>
            <w:tcW w:w="2396" w:type="dxa"/>
            <w:tcBorders>
              <w:top w:val="single" w:sz="4" w:space="0" w:color="auto"/>
              <w:left w:val="single" w:sz="4" w:space="0" w:color="auto"/>
              <w:bottom w:val="single" w:sz="4" w:space="0" w:color="auto"/>
              <w:right w:val="single" w:sz="4" w:space="0" w:color="auto"/>
            </w:tcBorders>
            <w:hideMark/>
          </w:tcPr>
          <w:p w14:paraId="4ABEC691" w14:textId="77777777" w:rsidR="000019C6" w:rsidRPr="00756D2A" w:rsidRDefault="000019C6" w:rsidP="00756D2A">
            <w:pPr>
              <w:jc w:val="both"/>
              <w:rPr>
                <w:lang w:bidi="hi-IN"/>
              </w:rPr>
            </w:pPr>
            <w:r w:rsidRPr="00756D2A">
              <w:rPr>
                <w:rFonts w:hint="cs"/>
                <w:lang w:bidi="hi-IN"/>
              </w:rPr>
              <w:t>Full-range Slope (N=30)</w:t>
            </w:r>
          </w:p>
        </w:tc>
        <w:tc>
          <w:tcPr>
            <w:tcW w:w="2754" w:type="dxa"/>
            <w:tcBorders>
              <w:top w:val="single" w:sz="4" w:space="0" w:color="auto"/>
              <w:left w:val="single" w:sz="4" w:space="0" w:color="auto"/>
              <w:bottom w:val="single" w:sz="4" w:space="0" w:color="auto"/>
              <w:right w:val="single" w:sz="4" w:space="0" w:color="auto"/>
            </w:tcBorders>
            <w:hideMark/>
          </w:tcPr>
          <w:p w14:paraId="13D49493" w14:textId="77777777" w:rsidR="000019C6" w:rsidRPr="00756D2A" w:rsidRDefault="000019C6" w:rsidP="00756D2A">
            <w:pPr>
              <w:jc w:val="both"/>
              <w:rPr>
                <w:lang w:bidi="hi-IN"/>
              </w:rPr>
            </w:pPr>
            <w:r w:rsidRPr="00756D2A">
              <w:rPr>
                <w:rFonts w:hint="cs"/>
                <w:lang w:bidi="hi-IN"/>
              </w:rPr>
              <w:t>Reliable-range Slope (N=16)</w:t>
            </w:r>
          </w:p>
        </w:tc>
        <w:tc>
          <w:tcPr>
            <w:tcW w:w="2093" w:type="dxa"/>
            <w:tcBorders>
              <w:top w:val="single" w:sz="4" w:space="0" w:color="auto"/>
              <w:left w:val="single" w:sz="4" w:space="0" w:color="auto"/>
              <w:bottom w:val="single" w:sz="4" w:space="0" w:color="auto"/>
              <w:right w:val="single" w:sz="4" w:space="0" w:color="auto"/>
            </w:tcBorders>
            <w:hideMark/>
          </w:tcPr>
          <w:p w14:paraId="5D549475" w14:textId="77777777" w:rsidR="000019C6" w:rsidRPr="00756D2A" w:rsidRDefault="000019C6" w:rsidP="00756D2A">
            <w:pPr>
              <w:jc w:val="both"/>
              <w:rPr>
                <w:lang w:bidi="hi-IN"/>
              </w:rPr>
            </w:pPr>
            <w:r w:rsidRPr="00756D2A">
              <w:rPr>
                <w:rFonts w:hint="cs"/>
                <w:lang w:bidi="hi-IN"/>
              </w:rPr>
              <w:t>Stability Assessment</w:t>
            </w:r>
          </w:p>
        </w:tc>
      </w:tr>
      <w:tr w:rsidR="000019C6" w:rsidRPr="00756D2A" w14:paraId="4E306BEB" w14:textId="77777777" w:rsidTr="006B5E9E">
        <w:trPr>
          <w:trHeight w:val="526"/>
        </w:trPr>
        <w:tc>
          <w:tcPr>
            <w:tcW w:w="2011" w:type="dxa"/>
            <w:tcBorders>
              <w:top w:val="single" w:sz="4" w:space="0" w:color="auto"/>
              <w:left w:val="single" w:sz="4" w:space="0" w:color="auto"/>
              <w:bottom w:val="single" w:sz="4" w:space="0" w:color="auto"/>
              <w:right w:val="single" w:sz="4" w:space="0" w:color="auto"/>
            </w:tcBorders>
            <w:hideMark/>
          </w:tcPr>
          <w:p w14:paraId="1CEE690C" w14:textId="77777777" w:rsidR="000019C6" w:rsidRPr="00756D2A" w:rsidRDefault="000019C6" w:rsidP="00756D2A">
            <w:pPr>
              <w:suppressAutoHyphens/>
              <w:jc w:val="both"/>
              <w:rPr>
                <w:lang w:bidi="hi-IN"/>
              </w:rPr>
            </w:pPr>
            <w:r w:rsidRPr="00756D2A">
              <w:rPr>
                <w:rFonts w:hint="cs"/>
                <w:lang w:bidi="hi-IN"/>
              </w:rPr>
              <w:t>VN30–VNINDEX</w:t>
            </w:r>
          </w:p>
        </w:tc>
        <w:tc>
          <w:tcPr>
            <w:tcW w:w="2396" w:type="dxa"/>
            <w:tcBorders>
              <w:top w:val="single" w:sz="4" w:space="0" w:color="auto"/>
              <w:left w:val="single" w:sz="4" w:space="0" w:color="auto"/>
              <w:bottom w:val="single" w:sz="4" w:space="0" w:color="auto"/>
              <w:right w:val="single" w:sz="4" w:space="0" w:color="auto"/>
            </w:tcBorders>
            <w:hideMark/>
          </w:tcPr>
          <w:p w14:paraId="0140B865" w14:textId="77777777" w:rsidR="000019C6" w:rsidRPr="00756D2A" w:rsidRDefault="000019C6" w:rsidP="00756D2A">
            <w:pPr>
              <w:jc w:val="both"/>
              <w:rPr>
                <w:lang w:val="vi-VN" w:bidi="hi-IN"/>
              </w:rPr>
            </w:pPr>
            <w:r w:rsidRPr="00756D2A">
              <w:rPr>
                <w:rFonts w:hint="cs"/>
                <w:lang w:bidi="hi-IN"/>
              </w:rPr>
              <w:t xml:space="preserve">0.0016*** </w:t>
            </w:r>
          </w:p>
          <w:p w14:paraId="2AEEB5A9" w14:textId="77777777" w:rsidR="000019C6" w:rsidRPr="00756D2A" w:rsidRDefault="000019C6" w:rsidP="00756D2A">
            <w:pPr>
              <w:suppressAutoHyphens/>
              <w:jc w:val="both"/>
              <w:rPr>
                <w:lang w:bidi="hi-IN"/>
              </w:rPr>
            </w:pPr>
            <w:r w:rsidRPr="00756D2A">
              <w:rPr>
                <w:rFonts w:hint="cs"/>
                <w:lang w:bidi="hi-IN"/>
              </w:rPr>
              <w:t>(0.0003)</w:t>
            </w:r>
          </w:p>
        </w:tc>
        <w:tc>
          <w:tcPr>
            <w:tcW w:w="2754" w:type="dxa"/>
            <w:tcBorders>
              <w:top w:val="single" w:sz="4" w:space="0" w:color="auto"/>
              <w:left w:val="single" w:sz="4" w:space="0" w:color="auto"/>
              <w:bottom w:val="single" w:sz="4" w:space="0" w:color="auto"/>
              <w:right w:val="single" w:sz="4" w:space="0" w:color="auto"/>
            </w:tcBorders>
            <w:hideMark/>
          </w:tcPr>
          <w:p w14:paraId="22BBEC5D" w14:textId="77777777" w:rsidR="000019C6" w:rsidRPr="00756D2A" w:rsidRDefault="000019C6" w:rsidP="00756D2A">
            <w:pPr>
              <w:jc w:val="both"/>
              <w:rPr>
                <w:lang w:val="vi-VN" w:bidi="hi-IN"/>
              </w:rPr>
            </w:pPr>
            <w:r w:rsidRPr="00756D2A">
              <w:rPr>
                <w:rFonts w:hint="cs"/>
                <w:lang w:bidi="hi-IN"/>
              </w:rPr>
              <w:t xml:space="preserve">0.0026*** </w:t>
            </w:r>
          </w:p>
          <w:p w14:paraId="1E677435" w14:textId="77777777" w:rsidR="000019C6" w:rsidRPr="00756D2A" w:rsidRDefault="000019C6" w:rsidP="00756D2A">
            <w:pPr>
              <w:suppressAutoHyphens/>
              <w:jc w:val="both"/>
              <w:rPr>
                <w:lang w:bidi="hi-IN"/>
              </w:rPr>
            </w:pPr>
            <w:r w:rsidRPr="00756D2A">
              <w:rPr>
                <w:rFonts w:hint="cs"/>
                <w:lang w:bidi="hi-IN"/>
              </w:rPr>
              <w:t>(0.0005)</w:t>
            </w:r>
          </w:p>
        </w:tc>
        <w:tc>
          <w:tcPr>
            <w:tcW w:w="2093" w:type="dxa"/>
            <w:tcBorders>
              <w:top w:val="single" w:sz="4" w:space="0" w:color="auto"/>
              <w:left w:val="single" w:sz="4" w:space="0" w:color="auto"/>
              <w:bottom w:val="single" w:sz="4" w:space="0" w:color="auto"/>
              <w:right w:val="single" w:sz="4" w:space="0" w:color="auto"/>
            </w:tcBorders>
            <w:hideMark/>
          </w:tcPr>
          <w:p w14:paraId="01E1CADF" w14:textId="77777777" w:rsidR="000019C6" w:rsidRPr="00756D2A" w:rsidRDefault="000019C6" w:rsidP="00756D2A">
            <w:pPr>
              <w:jc w:val="both"/>
              <w:rPr>
                <w:lang w:bidi="hi-IN"/>
              </w:rPr>
            </w:pPr>
            <w:r w:rsidRPr="00756D2A">
              <w:rPr>
                <w:rFonts w:hint="cs"/>
                <w:lang w:bidi="hi-IN"/>
              </w:rPr>
              <w:t>Highly Stable</w:t>
            </w:r>
          </w:p>
        </w:tc>
      </w:tr>
      <w:tr w:rsidR="000019C6" w:rsidRPr="00756D2A" w14:paraId="71317A17" w14:textId="77777777" w:rsidTr="006B5E9E">
        <w:trPr>
          <w:trHeight w:val="512"/>
        </w:trPr>
        <w:tc>
          <w:tcPr>
            <w:tcW w:w="2011" w:type="dxa"/>
            <w:tcBorders>
              <w:top w:val="single" w:sz="4" w:space="0" w:color="auto"/>
              <w:left w:val="single" w:sz="4" w:space="0" w:color="auto"/>
              <w:bottom w:val="single" w:sz="4" w:space="0" w:color="auto"/>
              <w:right w:val="single" w:sz="4" w:space="0" w:color="auto"/>
            </w:tcBorders>
            <w:hideMark/>
          </w:tcPr>
          <w:p w14:paraId="32A90096" w14:textId="77777777" w:rsidR="000019C6" w:rsidRPr="00756D2A" w:rsidRDefault="000019C6" w:rsidP="00756D2A">
            <w:pPr>
              <w:suppressAutoHyphens/>
              <w:jc w:val="both"/>
              <w:rPr>
                <w:lang w:bidi="hi-IN"/>
              </w:rPr>
            </w:pPr>
            <w:r w:rsidRPr="00756D2A">
              <w:rPr>
                <w:rFonts w:hint="cs"/>
                <w:lang w:bidi="hi-IN"/>
              </w:rPr>
              <w:t>VN100–VNINDEX</w:t>
            </w:r>
          </w:p>
        </w:tc>
        <w:tc>
          <w:tcPr>
            <w:tcW w:w="2396" w:type="dxa"/>
            <w:tcBorders>
              <w:top w:val="single" w:sz="4" w:space="0" w:color="auto"/>
              <w:left w:val="single" w:sz="4" w:space="0" w:color="auto"/>
              <w:bottom w:val="single" w:sz="4" w:space="0" w:color="auto"/>
              <w:right w:val="single" w:sz="4" w:space="0" w:color="auto"/>
            </w:tcBorders>
            <w:hideMark/>
          </w:tcPr>
          <w:p w14:paraId="18884400" w14:textId="77777777" w:rsidR="000019C6" w:rsidRPr="00756D2A" w:rsidRDefault="000019C6" w:rsidP="00756D2A">
            <w:pPr>
              <w:jc w:val="both"/>
              <w:rPr>
                <w:lang w:val="vi-VN" w:bidi="hi-IN"/>
              </w:rPr>
            </w:pPr>
            <w:r w:rsidRPr="00756D2A">
              <w:rPr>
                <w:rFonts w:hint="cs"/>
                <w:lang w:bidi="hi-IN"/>
              </w:rPr>
              <w:t xml:space="preserve">0.0009*** </w:t>
            </w:r>
          </w:p>
          <w:p w14:paraId="3EA56EBF" w14:textId="77777777" w:rsidR="000019C6" w:rsidRPr="00756D2A" w:rsidRDefault="000019C6" w:rsidP="00756D2A">
            <w:pPr>
              <w:suppressAutoHyphens/>
              <w:jc w:val="both"/>
              <w:rPr>
                <w:lang w:bidi="hi-IN"/>
              </w:rPr>
            </w:pPr>
            <w:r w:rsidRPr="00756D2A">
              <w:rPr>
                <w:rFonts w:hint="cs"/>
                <w:lang w:bidi="hi-IN"/>
              </w:rPr>
              <w:t>(0.0003)</w:t>
            </w:r>
          </w:p>
        </w:tc>
        <w:tc>
          <w:tcPr>
            <w:tcW w:w="2754" w:type="dxa"/>
            <w:tcBorders>
              <w:top w:val="single" w:sz="4" w:space="0" w:color="auto"/>
              <w:left w:val="single" w:sz="4" w:space="0" w:color="auto"/>
              <w:bottom w:val="single" w:sz="4" w:space="0" w:color="auto"/>
              <w:right w:val="single" w:sz="4" w:space="0" w:color="auto"/>
            </w:tcBorders>
            <w:hideMark/>
          </w:tcPr>
          <w:p w14:paraId="6B965872" w14:textId="77777777" w:rsidR="000019C6" w:rsidRPr="00756D2A" w:rsidRDefault="000019C6" w:rsidP="00756D2A">
            <w:pPr>
              <w:jc w:val="both"/>
              <w:rPr>
                <w:lang w:val="vi-VN" w:bidi="hi-IN"/>
              </w:rPr>
            </w:pPr>
            <w:r w:rsidRPr="00756D2A">
              <w:rPr>
                <w:rFonts w:hint="cs"/>
                <w:lang w:bidi="hi-IN"/>
              </w:rPr>
              <w:t xml:space="preserve">0.0026*** </w:t>
            </w:r>
          </w:p>
          <w:p w14:paraId="01CBFD10" w14:textId="77777777" w:rsidR="000019C6" w:rsidRPr="00756D2A" w:rsidRDefault="000019C6" w:rsidP="00756D2A">
            <w:pPr>
              <w:suppressAutoHyphens/>
              <w:jc w:val="both"/>
              <w:rPr>
                <w:lang w:bidi="hi-IN"/>
              </w:rPr>
            </w:pPr>
            <w:r w:rsidRPr="00756D2A">
              <w:rPr>
                <w:rFonts w:hint="cs"/>
                <w:lang w:bidi="hi-IN"/>
              </w:rPr>
              <w:t>(0.0004)</w:t>
            </w:r>
          </w:p>
        </w:tc>
        <w:tc>
          <w:tcPr>
            <w:tcW w:w="2093" w:type="dxa"/>
            <w:tcBorders>
              <w:top w:val="single" w:sz="4" w:space="0" w:color="auto"/>
              <w:left w:val="single" w:sz="4" w:space="0" w:color="auto"/>
              <w:bottom w:val="single" w:sz="4" w:space="0" w:color="auto"/>
              <w:right w:val="single" w:sz="4" w:space="0" w:color="auto"/>
            </w:tcBorders>
            <w:hideMark/>
          </w:tcPr>
          <w:p w14:paraId="09B7F4A8" w14:textId="77777777" w:rsidR="000019C6" w:rsidRPr="00756D2A" w:rsidRDefault="000019C6" w:rsidP="00756D2A">
            <w:pPr>
              <w:jc w:val="both"/>
              <w:rPr>
                <w:lang w:bidi="hi-IN"/>
              </w:rPr>
            </w:pPr>
            <w:r w:rsidRPr="00756D2A">
              <w:rPr>
                <w:rFonts w:hint="cs"/>
                <w:lang w:bidi="hi-IN"/>
              </w:rPr>
              <w:t>Highly Stable</w:t>
            </w:r>
          </w:p>
        </w:tc>
      </w:tr>
      <w:tr w:rsidR="000019C6" w:rsidRPr="00756D2A" w14:paraId="7A012DF5" w14:textId="77777777" w:rsidTr="006B5E9E">
        <w:trPr>
          <w:trHeight w:val="526"/>
        </w:trPr>
        <w:tc>
          <w:tcPr>
            <w:tcW w:w="2011" w:type="dxa"/>
            <w:tcBorders>
              <w:top w:val="single" w:sz="4" w:space="0" w:color="auto"/>
              <w:left w:val="single" w:sz="4" w:space="0" w:color="auto"/>
              <w:bottom w:val="single" w:sz="4" w:space="0" w:color="auto"/>
              <w:right w:val="single" w:sz="4" w:space="0" w:color="auto"/>
            </w:tcBorders>
            <w:hideMark/>
          </w:tcPr>
          <w:p w14:paraId="1225C9DF" w14:textId="77777777" w:rsidR="000019C6" w:rsidRPr="00756D2A" w:rsidRDefault="000019C6" w:rsidP="00756D2A">
            <w:pPr>
              <w:suppressAutoHyphens/>
              <w:jc w:val="both"/>
              <w:rPr>
                <w:lang w:bidi="hi-IN"/>
              </w:rPr>
            </w:pPr>
            <w:r w:rsidRPr="00756D2A">
              <w:rPr>
                <w:rFonts w:hint="cs"/>
                <w:lang w:bidi="hi-IN"/>
              </w:rPr>
              <w:t>VN30–VN100</w:t>
            </w:r>
          </w:p>
        </w:tc>
        <w:tc>
          <w:tcPr>
            <w:tcW w:w="2396" w:type="dxa"/>
            <w:tcBorders>
              <w:top w:val="single" w:sz="4" w:space="0" w:color="auto"/>
              <w:left w:val="single" w:sz="4" w:space="0" w:color="auto"/>
              <w:bottom w:val="single" w:sz="4" w:space="0" w:color="auto"/>
              <w:right w:val="single" w:sz="4" w:space="0" w:color="auto"/>
            </w:tcBorders>
            <w:hideMark/>
          </w:tcPr>
          <w:p w14:paraId="4EBE2E6D" w14:textId="77777777" w:rsidR="000019C6" w:rsidRPr="00756D2A" w:rsidRDefault="000019C6" w:rsidP="00756D2A">
            <w:pPr>
              <w:jc w:val="both"/>
              <w:rPr>
                <w:lang w:val="vi-VN" w:bidi="hi-IN"/>
              </w:rPr>
            </w:pPr>
            <w:r w:rsidRPr="00756D2A">
              <w:rPr>
                <w:rFonts w:hint="cs"/>
                <w:lang w:bidi="hi-IN"/>
              </w:rPr>
              <w:t xml:space="preserve">0.0001 </w:t>
            </w:r>
          </w:p>
          <w:p w14:paraId="7107F133" w14:textId="77777777" w:rsidR="000019C6" w:rsidRPr="00756D2A" w:rsidRDefault="000019C6" w:rsidP="00756D2A">
            <w:pPr>
              <w:suppressAutoHyphens/>
              <w:jc w:val="both"/>
              <w:rPr>
                <w:lang w:bidi="hi-IN"/>
              </w:rPr>
            </w:pPr>
            <w:r w:rsidRPr="00756D2A">
              <w:rPr>
                <w:rFonts w:hint="cs"/>
                <w:lang w:bidi="hi-IN"/>
              </w:rPr>
              <w:t>(0.0001)</w:t>
            </w:r>
          </w:p>
        </w:tc>
        <w:tc>
          <w:tcPr>
            <w:tcW w:w="2754" w:type="dxa"/>
            <w:tcBorders>
              <w:top w:val="single" w:sz="4" w:space="0" w:color="auto"/>
              <w:left w:val="single" w:sz="4" w:space="0" w:color="auto"/>
              <w:bottom w:val="single" w:sz="4" w:space="0" w:color="auto"/>
              <w:right w:val="single" w:sz="4" w:space="0" w:color="auto"/>
            </w:tcBorders>
            <w:hideMark/>
          </w:tcPr>
          <w:p w14:paraId="58BD170E" w14:textId="77777777" w:rsidR="000019C6" w:rsidRPr="00756D2A" w:rsidRDefault="000019C6" w:rsidP="00756D2A">
            <w:pPr>
              <w:jc w:val="both"/>
              <w:rPr>
                <w:lang w:val="vi-VN" w:bidi="hi-IN"/>
              </w:rPr>
            </w:pPr>
            <w:r w:rsidRPr="00756D2A">
              <w:rPr>
                <w:rFonts w:hint="cs"/>
                <w:lang w:bidi="hi-IN"/>
              </w:rPr>
              <w:t xml:space="preserve">-0.0000 </w:t>
            </w:r>
          </w:p>
          <w:p w14:paraId="692A52B8" w14:textId="77777777" w:rsidR="000019C6" w:rsidRPr="00756D2A" w:rsidRDefault="000019C6" w:rsidP="00756D2A">
            <w:pPr>
              <w:suppressAutoHyphens/>
              <w:jc w:val="both"/>
              <w:rPr>
                <w:lang w:bidi="hi-IN"/>
              </w:rPr>
            </w:pPr>
            <w:r w:rsidRPr="00756D2A">
              <w:rPr>
                <w:rFonts w:hint="cs"/>
                <w:lang w:bidi="hi-IN"/>
              </w:rPr>
              <w:t>(0.0001)</w:t>
            </w:r>
          </w:p>
        </w:tc>
        <w:tc>
          <w:tcPr>
            <w:tcW w:w="2093" w:type="dxa"/>
            <w:tcBorders>
              <w:top w:val="single" w:sz="4" w:space="0" w:color="auto"/>
              <w:left w:val="single" w:sz="4" w:space="0" w:color="auto"/>
              <w:bottom w:val="single" w:sz="4" w:space="0" w:color="auto"/>
              <w:right w:val="single" w:sz="4" w:space="0" w:color="auto"/>
            </w:tcBorders>
            <w:hideMark/>
          </w:tcPr>
          <w:p w14:paraId="17B4467F" w14:textId="77777777" w:rsidR="000019C6" w:rsidRPr="00756D2A" w:rsidRDefault="000019C6" w:rsidP="00756D2A">
            <w:pPr>
              <w:jc w:val="both"/>
              <w:rPr>
                <w:lang w:bidi="hi-IN"/>
              </w:rPr>
            </w:pPr>
            <w:r w:rsidRPr="00756D2A">
              <w:rPr>
                <w:rFonts w:hint="cs"/>
                <w:lang w:bidi="hi-IN"/>
              </w:rPr>
              <w:t>Flat / Invariant</w:t>
            </w:r>
          </w:p>
        </w:tc>
      </w:tr>
      <w:tr w:rsidR="000019C6" w:rsidRPr="00756D2A" w14:paraId="2CED37D4" w14:textId="77777777" w:rsidTr="006B5E9E">
        <w:trPr>
          <w:trHeight w:val="526"/>
        </w:trPr>
        <w:tc>
          <w:tcPr>
            <w:tcW w:w="2011" w:type="dxa"/>
            <w:tcBorders>
              <w:top w:val="single" w:sz="4" w:space="0" w:color="auto"/>
              <w:left w:val="single" w:sz="4" w:space="0" w:color="auto"/>
              <w:bottom w:val="single" w:sz="4" w:space="0" w:color="auto"/>
              <w:right w:val="single" w:sz="4" w:space="0" w:color="auto"/>
            </w:tcBorders>
            <w:hideMark/>
          </w:tcPr>
          <w:p w14:paraId="1A4CF635" w14:textId="77777777" w:rsidR="000019C6" w:rsidRPr="00756D2A" w:rsidRDefault="000019C6" w:rsidP="00756D2A">
            <w:pPr>
              <w:suppressAutoHyphens/>
              <w:jc w:val="both"/>
              <w:rPr>
                <w:lang w:bidi="hi-IN"/>
              </w:rPr>
            </w:pPr>
            <w:proofErr w:type="spellStart"/>
            <w:r w:rsidRPr="00756D2A">
              <w:rPr>
                <w:rFonts w:hint="cs"/>
                <w:lang w:bidi="hi-IN"/>
              </w:rPr>
              <w:t>Pcap</w:t>
            </w:r>
            <w:proofErr w:type="spellEnd"/>
            <w:r w:rsidRPr="00756D2A">
              <w:rPr>
                <w:rFonts w:hint="cs"/>
                <w:lang w:bidi="hi-IN"/>
              </w:rPr>
              <w:t>–VN30</w:t>
            </w:r>
          </w:p>
        </w:tc>
        <w:tc>
          <w:tcPr>
            <w:tcW w:w="2396" w:type="dxa"/>
            <w:tcBorders>
              <w:top w:val="single" w:sz="4" w:space="0" w:color="auto"/>
              <w:left w:val="single" w:sz="4" w:space="0" w:color="auto"/>
              <w:bottom w:val="single" w:sz="4" w:space="0" w:color="auto"/>
              <w:right w:val="single" w:sz="4" w:space="0" w:color="auto"/>
            </w:tcBorders>
            <w:hideMark/>
          </w:tcPr>
          <w:p w14:paraId="158E1FCE" w14:textId="77777777" w:rsidR="000019C6" w:rsidRPr="00756D2A" w:rsidRDefault="000019C6" w:rsidP="00756D2A">
            <w:pPr>
              <w:jc w:val="both"/>
              <w:rPr>
                <w:lang w:val="vi-VN" w:bidi="hi-IN"/>
              </w:rPr>
            </w:pPr>
            <w:r w:rsidRPr="00756D2A">
              <w:rPr>
                <w:rFonts w:hint="cs"/>
                <w:lang w:bidi="hi-IN"/>
              </w:rPr>
              <w:t xml:space="preserve">0.0025*** </w:t>
            </w:r>
          </w:p>
          <w:p w14:paraId="0866DF6E" w14:textId="77777777" w:rsidR="000019C6" w:rsidRPr="00756D2A" w:rsidRDefault="000019C6" w:rsidP="00756D2A">
            <w:pPr>
              <w:suppressAutoHyphens/>
              <w:jc w:val="both"/>
              <w:rPr>
                <w:lang w:bidi="hi-IN"/>
              </w:rPr>
            </w:pPr>
            <w:r w:rsidRPr="00756D2A">
              <w:rPr>
                <w:rFonts w:hint="cs"/>
                <w:lang w:bidi="hi-IN"/>
              </w:rPr>
              <w:t>(0.0008)</w:t>
            </w:r>
          </w:p>
        </w:tc>
        <w:tc>
          <w:tcPr>
            <w:tcW w:w="2754" w:type="dxa"/>
            <w:tcBorders>
              <w:top w:val="single" w:sz="4" w:space="0" w:color="auto"/>
              <w:left w:val="single" w:sz="4" w:space="0" w:color="auto"/>
              <w:bottom w:val="single" w:sz="4" w:space="0" w:color="auto"/>
              <w:right w:val="single" w:sz="4" w:space="0" w:color="auto"/>
            </w:tcBorders>
            <w:hideMark/>
          </w:tcPr>
          <w:p w14:paraId="6D963E46" w14:textId="77777777" w:rsidR="000019C6" w:rsidRPr="00756D2A" w:rsidRDefault="000019C6" w:rsidP="00756D2A">
            <w:pPr>
              <w:jc w:val="both"/>
              <w:rPr>
                <w:lang w:val="vi-VN" w:bidi="hi-IN"/>
              </w:rPr>
            </w:pPr>
            <w:r w:rsidRPr="00756D2A">
              <w:rPr>
                <w:rFonts w:hint="cs"/>
                <w:lang w:bidi="hi-IN"/>
              </w:rPr>
              <w:t xml:space="preserve">0.0024** </w:t>
            </w:r>
          </w:p>
          <w:p w14:paraId="37DFEFED" w14:textId="77777777" w:rsidR="000019C6" w:rsidRPr="00756D2A" w:rsidRDefault="000019C6" w:rsidP="00756D2A">
            <w:pPr>
              <w:suppressAutoHyphens/>
              <w:jc w:val="both"/>
              <w:rPr>
                <w:lang w:bidi="hi-IN"/>
              </w:rPr>
            </w:pPr>
            <w:r w:rsidRPr="00756D2A">
              <w:rPr>
                <w:rFonts w:hint="cs"/>
                <w:lang w:bidi="hi-IN"/>
              </w:rPr>
              <w:t>(0.0010)</w:t>
            </w:r>
          </w:p>
        </w:tc>
        <w:tc>
          <w:tcPr>
            <w:tcW w:w="2093" w:type="dxa"/>
            <w:tcBorders>
              <w:top w:val="single" w:sz="4" w:space="0" w:color="auto"/>
              <w:left w:val="single" w:sz="4" w:space="0" w:color="auto"/>
              <w:bottom w:val="single" w:sz="4" w:space="0" w:color="auto"/>
              <w:right w:val="single" w:sz="4" w:space="0" w:color="auto"/>
            </w:tcBorders>
            <w:hideMark/>
          </w:tcPr>
          <w:p w14:paraId="2504318A" w14:textId="77777777" w:rsidR="000019C6" w:rsidRPr="00756D2A" w:rsidRDefault="000019C6" w:rsidP="00756D2A">
            <w:pPr>
              <w:jc w:val="both"/>
              <w:rPr>
                <w:lang w:bidi="hi-IN"/>
              </w:rPr>
            </w:pPr>
            <w:r w:rsidRPr="00756D2A">
              <w:rPr>
                <w:rFonts w:hint="cs"/>
                <w:lang w:bidi="hi-IN"/>
              </w:rPr>
              <w:t>Stable</w:t>
            </w:r>
          </w:p>
        </w:tc>
      </w:tr>
      <w:tr w:rsidR="000019C6" w:rsidRPr="00756D2A" w14:paraId="154F39BF" w14:textId="77777777" w:rsidTr="006B5E9E">
        <w:trPr>
          <w:trHeight w:val="526"/>
        </w:trPr>
        <w:tc>
          <w:tcPr>
            <w:tcW w:w="2011" w:type="dxa"/>
            <w:tcBorders>
              <w:top w:val="single" w:sz="4" w:space="0" w:color="auto"/>
              <w:left w:val="single" w:sz="4" w:space="0" w:color="auto"/>
              <w:bottom w:val="single" w:sz="4" w:space="0" w:color="auto"/>
              <w:right w:val="single" w:sz="4" w:space="0" w:color="auto"/>
            </w:tcBorders>
            <w:hideMark/>
          </w:tcPr>
          <w:p w14:paraId="23837870" w14:textId="77777777" w:rsidR="000019C6" w:rsidRPr="00756D2A" w:rsidRDefault="000019C6" w:rsidP="00756D2A">
            <w:pPr>
              <w:suppressAutoHyphens/>
              <w:jc w:val="both"/>
              <w:rPr>
                <w:lang w:bidi="hi-IN"/>
              </w:rPr>
            </w:pPr>
            <w:r w:rsidRPr="00756D2A">
              <w:rPr>
                <w:rFonts w:hint="cs"/>
                <w:lang w:bidi="hi-IN"/>
              </w:rPr>
              <w:t>VN70–VN30</w:t>
            </w:r>
          </w:p>
        </w:tc>
        <w:tc>
          <w:tcPr>
            <w:tcW w:w="2396" w:type="dxa"/>
            <w:tcBorders>
              <w:top w:val="single" w:sz="4" w:space="0" w:color="auto"/>
              <w:left w:val="single" w:sz="4" w:space="0" w:color="auto"/>
              <w:bottom w:val="single" w:sz="4" w:space="0" w:color="auto"/>
              <w:right w:val="single" w:sz="4" w:space="0" w:color="auto"/>
            </w:tcBorders>
            <w:hideMark/>
          </w:tcPr>
          <w:p w14:paraId="05B031EA" w14:textId="77777777" w:rsidR="000019C6" w:rsidRPr="00756D2A" w:rsidRDefault="000019C6" w:rsidP="00756D2A">
            <w:pPr>
              <w:jc w:val="both"/>
              <w:rPr>
                <w:lang w:val="vi-VN" w:bidi="hi-IN"/>
              </w:rPr>
            </w:pPr>
            <w:r w:rsidRPr="00756D2A">
              <w:rPr>
                <w:rFonts w:hint="cs"/>
                <w:lang w:bidi="hi-IN"/>
              </w:rPr>
              <w:t xml:space="preserve">0.0024*** </w:t>
            </w:r>
          </w:p>
          <w:p w14:paraId="53778D96" w14:textId="77777777" w:rsidR="000019C6" w:rsidRPr="00756D2A" w:rsidRDefault="000019C6" w:rsidP="00756D2A">
            <w:pPr>
              <w:suppressAutoHyphens/>
              <w:jc w:val="both"/>
              <w:rPr>
                <w:lang w:bidi="hi-IN"/>
              </w:rPr>
            </w:pPr>
            <w:r w:rsidRPr="00756D2A">
              <w:rPr>
                <w:rFonts w:hint="cs"/>
                <w:lang w:bidi="hi-IN"/>
              </w:rPr>
              <w:t>(0.0007)</w:t>
            </w:r>
          </w:p>
        </w:tc>
        <w:tc>
          <w:tcPr>
            <w:tcW w:w="2754" w:type="dxa"/>
            <w:tcBorders>
              <w:top w:val="single" w:sz="4" w:space="0" w:color="auto"/>
              <w:left w:val="single" w:sz="4" w:space="0" w:color="auto"/>
              <w:bottom w:val="single" w:sz="4" w:space="0" w:color="auto"/>
              <w:right w:val="single" w:sz="4" w:space="0" w:color="auto"/>
            </w:tcBorders>
            <w:hideMark/>
          </w:tcPr>
          <w:p w14:paraId="2C7F9A72" w14:textId="77777777" w:rsidR="000019C6" w:rsidRPr="00756D2A" w:rsidRDefault="000019C6" w:rsidP="00756D2A">
            <w:pPr>
              <w:jc w:val="both"/>
              <w:rPr>
                <w:lang w:val="vi-VN" w:bidi="hi-IN"/>
              </w:rPr>
            </w:pPr>
            <w:r w:rsidRPr="00756D2A">
              <w:rPr>
                <w:rFonts w:hint="cs"/>
                <w:lang w:bidi="hi-IN"/>
              </w:rPr>
              <w:t xml:space="preserve">0.0023** </w:t>
            </w:r>
          </w:p>
          <w:p w14:paraId="3654D0EB" w14:textId="77777777" w:rsidR="000019C6" w:rsidRPr="00756D2A" w:rsidRDefault="000019C6" w:rsidP="00756D2A">
            <w:pPr>
              <w:suppressAutoHyphens/>
              <w:jc w:val="both"/>
              <w:rPr>
                <w:lang w:bidi="hi-IN"/>
              </w:rPr>
            </w:pPr>
            <w:r w:rsidRPr="00756D2A">
              <w:rPr>
                <w:rFonts w:hint="cs"/>
                <w:lang w:bidi="hi-IN"/>
              </w:rPr>
              <w:t>(0.0010)</w:t>
            </w:r>
          </w:p>
        </w:tc>
        <w:tc>
          <w:tcPr>
            <w:tcW w:w="2093" w:type="dxa"/>
            <w:tcBorders>
              <w:top w:val="single" w:sz="4" w:space="0" w:color="auto"/>
              <w:left w:val="single" w:sz="4" w:space="0" w:color="auto"/>
              <w:bottom w:val="single" w:sz="4" w:space="0" w:color="auto"/>
              <w:right w:val="single" w:sz="4" w:space="0" w:color="auto"/>
            </w:tcBorders>
            <w:hideMark/>
          </w:tcPr>
          <w:p w14:paraId="6EDFA87A" w14:textId="77777777" w:rsidR="000019C6" w:rsidRPr="00756D2A" w:rsidRDefault="000019C6" w:rsidP="00756D2A">
            <w:pPr>
              <w:jc w:val="both"/>
              <w:rPr>
                <w:lang w:bidi="hi-IN"/>
              </w:rPr>
            </w:pPr>
            <w:r w:rsidRPr="00756D2A">
              <w:rPr>
                <w:rFonts w:hint="cs"/>
                <w:lang w:bidi="hi-IN"/>
              </w:rPr>
              <w:t>Stable</w:t>
            </w:r>
          </w:p>
        </w:tc>
      </w:tr>
      <w:tr w:rsidR="000019C6" w:rsidRPr="00756D2A" w14:paraId="24C569CD" w14:textId="77777777" w:rsidTr="006B5E9E">
        <w:trPr>
          <w:trHeight w:val="526"/>
        </w:trPr>
        <w:tc>
          <w:tcPr>
            <w:tcW w:w="2011" w:type="dxa"/>
            <w:tcBorders>
              <w:top w:val="single" w:sz="4" w:space="0" w:color="auto"/>
              <w:left w:val="single" w:sz="4" w:space="0" w:color="auto"/>
              <w:bottom w:val="single" w:sz="4" w:space="0" w:color="auto"/>
              <w:right w:val="single" w:sz="4" w:space="0" w:color="auto"/>
            </w:tcBorders>
            <w:hideMark/>
          </w:tcPr>
          <w:p w14:paraId="1B671DBE" w14:textId="77777777" w:rsidR="000019C6" w:rsidRPr="00756D2A" w:rsidRDefault="000019C6" w:rsidP="00756D2A">
            <w:pPr>
              <w:suppressAutoHyphens/>
              <w:jc w:val="both"/>
              <w:rPr>
                <w:lang w:bidi="hi-IN"/>
              </w:rPr>
            </w:pPr>
            <w:proofErr w:type="spellStart"/>
            <w:r w:rsidRPr="00756D2A">
              <w:rPr>
                <w:rFonts w:hint="cs"/>
                <w:lang w:bidi="hi-IN"/>
              </w:rPr>
              <w:t>Pheur</w:t>
            </w:r>
            <w:proofErr w:type="spellEnd"/>
            <w:r w:rsidRPr="00756D2A">
              <w:rPr>
                <w:rFonts w:hint="cs"/>
                <w:lang w:bidi="hi-IN"/>
              </w:rPr>
              <w:t>–VN30</w:t>
            </w:r>
          </w:p>
        </w:tc>
        <w:tc>
          <w:tcPr>
            <w:tcW w:w="2396" w:type="dxa"/>
            <w:tcBorders>
              <w:top w:val="single" w:sz="4" w:space="0" w:color="auto"/>
              <w:left w:val="single" w:sz="4" w:space="0" w:color="auto"/>
              <w:bottom w:val="single" w:sz="4" w:space="0" w:color="auto"/>
              <w:right w:val="single" w:sz="4" w:space="0" w:color="auto"/>
            </w:tcBorders>
            <w:hideMark/>
          </w:tcPr>
          <w:p w14:paraId="5DECD531" w14:textId="77777777" w:rsidR="000019C6" w:rsidRPr="00756D2A" w:rsidRDefault="000019C6" w:rsidP="00756D2A">
            <w:pPr>
              <w:jc w:val="both"/>
              <w:rPr>
                <w:lang w:val="vi-VN" w:bidi="hi-IN"/>
              </w:rPr>
            </w:pPr>
            <w:r w:rsidRPr="00756D2A">
              <w:rPr>
                <w:rFonts w:hint="cs"/>
                <w:lang w:bidi="hi-IN"/>
              </w:rPr>
              <w:t xml:space="preserve">0.0222*** </w:t>
            </w:r>
          </w:p>
          <w:p w14:paraId="61BBAA77" w14:textId="77777777" w:rsidR="000019C6" w:rsidRPr="00756D2A" w:rsidRDefault="000019C6" w:rsidP="00756D2A">
            <w:pPr>
              <w:suppressAutoHyphens/>
              <w:jc w:val="both"/>
              <w:rPr>
                <w:lang w:bidi="hi-IN"/>
              </w:rPr>
            </w:pPr>
            <w:r w:rsidRPr="00756D2A">
              <w:rPr>
                <w:rFonts w:hint="cs"/>
                <w:lang w:bidi="hi-IN"/>
              </w:rPr>
              <w:t>(0.0065)</w:t>
            </w:r>
          </w:p>
        </w:tc>
        <w:tc>
          <w:tcPr>
            <w:tcW w:w="2754" w:type="dxa"/>
            <w:tcBorders>
              <w:top w:val="single" w:sz="4" w:space="0" w:color="auto"/>
              <w:left w:val="single" w:sz="4" w:space="0" w:color="auto"/>
              <w:bottom w:val="single" w:sz="4" w:space="0" w:color="auto"/>
              <w:right w:val="single" w:sz="4" w:space="0" w:color="auto"/>
            </w:tcBorders>
            <w:hideMark/>
          </w:tcPr>
          <w:p w14:paraId="7787861F" w14:textId="77777777" w:rsidR="000019C6" w:rsidRPr="00756D2A" w:rsidRDefault="000019C6" w:rsidP="00756D2A">
            <w:pPr>
              <w:jc w:val="both"/>
              <w:rPr>
                <w:lang w:val="vi-VN" w:bidi="hi-IN"/>
              </w:rPr>
            </w:pPr>
            <w:r w:rsidRPr="00756D2A">
              <w:rPr>
                <w:rFonts w:hint="cs"/>
                <w:lang w:bidi="hi-IN"/>
              </w:rPr>
              <w:t xml:space="preserve">0.0320*** </w:t>
            </w:r>
          </w:p>
          <w:p w14:paraId="25314CDF" w14:textId="77777777" w:rsidR="000019C6" w:rsidRPr="00756D2A" w:rsidRDefault="000019C6" w:rsidP="00756D2A">
            <w:pPr>
              <w:suppressAutoHyphens/>
              <w:jc w:val="both"/>
              <w:rPr>
                <w:lang w:bidi="hi-IN"/>
              </w:rPr>
            </w:pPr>
            <w:r w:rsidRPr="00756D2A">
              <w:rPr>
                <w:rFonts w:hint="cs"/>
                <w:lang w:bidi="hi-IN"/>
              </w:rPr>
              <w:t>(0.0055)</w:t>
            </w:r>
          </w:p>
        </w:tc>
        <w:tc>
          <w:tcPr>
            <w:tcW w:w="2093" w:type="dxa"/>
            <w:tcBorders>
              <w:top w:val="single" w:sz="4" w:space="0" w:color="auto"/>
              <w:left w:val="single" w:sz="4" w:space="0" w:color="auto"/>
              <w:bottom w:val="single" w:sz="4" w:space="0" w:color="auto"/>
              <w:right w:val="single" w:sz="4" w:space="0" w:color="auto"/>
            </w:tcBorders>
            <w:hideMark/>
          </w:tcPr>
          <w:p w14:paraId="6F5ED95B" w14:textId="77777777" w:rsidR="000019C6" w:rsidRPr="00756D2A" w:rsidRDefault="000019C6" w:rsidP="00756D2A">
            <w:pPr>
              <w:jc w:val="both"/>
              <w:rPr>
                <w:lang w:bidi="hi-IN"/>
              </w:rPr>
            </w:pPr>
            <w:r w:rsidRPr="00756D2A">
              <w:rPr>
                <w:rFonts w:hint="cs"/>
                <w:lang w:bidi="hi-IN"/>
              </w:rPr>
              <w:t>Stable</w:t>
            </w:r>
          </w:p>
        </w:tc>
      </w:tr>
      <w:tr w:rsidR="000019C6" w:rsidRPr="00756D2A" w14:paraId="13EE59BF" w14:textId="77777777" w:rsidTr="006B5E9E">
        <w:trPr>
          <w:trHeight w:val="512"/>
        </w:trPr>
        <w:tc>
          <w:tcPr>
            <w:tcW w:w="2011" w:type="dxa"/>
            <w:tcBorders>
              <w:top w:val="single" w:sz="4" w:space="0" w:color="auto"/>
              <w:left w:val="single" w:sz="4" w:space="0" w:color="auto"/>
              <w:bottom w:val="single" w:sz="4" w:space="0" w:color="auto"/>
              <w:right w:val="single" w:sz="4" w:space="0" w:color="auto"/>
            </w:tcBorders>
            <w:hideMark/>
          </w:tcPr>
          <w:p w14:paraId="4478ACF9" w14:textId="77777777" w:rsidR="000019C6" w:rsidRPr="00756D2A" w:rsidRDefault="000019C6" w:rsidP="00756D2A">
            <w:pPr>
              <w:suppressAutoHyphens/>
              <w:jc w:val="both"/>
              <w:rPr>
                <w:lang w:bidi="hi-IN"/>
              </w:rPr>
            </w:pPr>
            <w:proofErr w:type="spellStart"/>
            <w:r w:rsidRPr="00756D2A">
              <w:rPr>
                <w:rFonts w:hint="cs"/>
                <w:lang w:bidi="hi-IN"/>
              </w:rPr>
              <w:t>Pratio</w:t>
            </w:r>
            <w:proofErr w:type="spellEnd"/>
            <w:r w:rsidRPr="00756D2A">
              <w:rPr>
                <w:rFonts w:hint="cs"/>
                <w:lang w:bidi="hi-IN"/>
              </w:rPr>
              <w:t>–VN30</w:t>
            </w:r>
          </w:p>
        </w:tc>
        <w:tc>
          <w:tcPr>
            <w:tcW w:w="2396" w:type="dxa"/>
            <w:tcBorders>
              <w:top w:val="single" w:sz="4" w:space="0" w:color="auto"/>
              <w:left w:val="single" w:sz="4" w:space="0" w:color="auto"/>
              <w:bottom w:val="single" w:sz="4" w:space="0" w:color="auto"/>
              <w:right w:val="single" w:sz="4" w:space="0" w:color="auto"/>
            </w:tcBorders>
            <w:hideMark/>
          </w:tcPr>
          <w:p w14:paraId="64909B94" w14:textId="77777777" w:rsidR="000019C6" w:rsidRPr="00756D2A" w:rsidRDefault="000019C6" w:rsidP="00756D2A">
            <w:pPr>
              <w:jc w:val="both"/>
              <w:rPr>
                <w:lang w:val="vi-VN" w:bidi="hi-IN"/>
              </w:rPr>
            </w:pPr>
            <w:r w:rsidRPr="00756D2A">
              <w:rPr>
                <w:rFonts w:hint="cs"/>
                <w:lang w:bidi="hi-IN"/>
              </w:rPr>
              <w:t xml:space="preserve">0.0221*** </w:t>
            </w:r>
          </w:p>
          <w:p w14:paraId="1AAD75C7" w14:textId="77777777" w:rsidR="000019C6" w:rsidRPr="00756D2A" w:rsidRDefault="000019C6" w:rsidP="00756D2A">
            <w:pPr>
              <w:suppressAutoHyphens/>
              <w:jc w:val="both"/>
              <w:rPr>
                <w:lang w:bidi="hi-IN"/>
              </w:rPr>
            </w:pPr>
            <w:r w:rsidRPr="00756D2A">
              <w:rPr>
                <w:rFonts w:hint="cs"/>
                <w:lang w:bidi="hi-IN"/>
              </w:rPr>
              <w:t>(0.0069)</w:t>
            </w:r>
          </w:p>
        </w:tc>
        <w:tc>
          <w:tcPr>
            <w:tcW w:w="2754" w:type="dxa"/>
            <w:tcBorders>
              <w:top w:val="single" w:sz="4" w:space="0" w:color="auto"/>
              <w:left w:val="single" w:sz="4" w:space="0" w:color="auto"/>
              <w:bottom w:val="single" w:sz="4" w:space="0" w:color="auto"/>
              <w:right w:val="single" w:sz="4" w:space="0" w:color="auto"/>
            </w:tcBorders>
            <w:hideMark/>
          </w:tcPr>
          <w:p w14:paraId="0B8C142F" w14:textId="77777777" w:rsidR="000019C6" w:rsidRPr="00756D2A" w:rsidRDefault="000019C6" w:rsidP="00756D2A">
            <w:pPr>
              <w:jc w:val="both"/>
              <w:rPr>
                <w:lang w:val="vi-VN" w:bidi="hi-IN"/>
              </w:rPr>
            </w:pPr>
            <w:r w:rsidRPr="00756D2A">
              <w:rPr>
                <w:rFonts w:hint="cs"/>
                <w:lang w:bidi="hi-IN"/>
              </w:rPr>
              <w:t xml:space="preserve">0.0318*** </w:t>
            </w:r>
          </w:p>
          <w:p w14:paraId="17EF0E17" w14:textId="77777777" w:rsidR="000019C6" w:rsidRPr="00756D2A" w:rsidRDefault="000019C6" w:rsidP="00756D2A">
            <w:pPr>
              <w:suppressAutoHyphens/>
              <w:jc w:val="both"/>
              <w:rPr>
                <w:lang w:bidi="hi-IN"/>
              </w:rPr>
            </w:pPr>
            <w:r w:rsidRPr="00756D2A">
              <w:rPr>
                <w:rFonts w:hint="cs"/>
                <w:lang w:bidi="hi-IN"/>
              </w:rPr>
              <w:t>(0.0052)</w:t>
            </w:r>
          </w:p>
        </w:tc>
        <w:tc>
          <w:tcPr>
            <w:tcW w:w="2093" w:type="dxa"/>
            <w:tcBorders>
              <w:top w:val="single" w:sz="4" w:space="0" w:color="auto"/>
              <w:left w:val="single" w:sz="4" w:space="0" w:color="auto"/>
              <w:bottom w:val="single" w:sz="4" w:space="0" w:color="auto"/>
              <w:right w:val="single" w:sz="4" w:space="0" w:color="auto"/>
            </w:tcBorders>
            <w:hideMark/>
          </w:tcPr>
          <w:p w14:paraId="48FC58FA" w14:textId="77777777" w:rsidR="000019C6" w:rsidRPr="00756D2A" w:rsidRDefault="000019C6" w:rsidP="00756D2A">
            <w:pPr>
              <w:jc w:val="both"/>
              <w:rPr>
                <w:lang w:bidi="hi-IN"/>
              </w:rPr>
            </w:pPr>
            <w:r w:rsidRPr="00756D2A">
              <w:rPr>
                <w:rFonts w:hint="cs"/>
                <w:lang w:bidi="hi-IN"/>
              </w:rPr>
              <w:t>Stable</w:t>
            </w:r>
          </w:p>
        </w:tc>
      </w:tr>
      <w:tr w:rsidR="000019C6" w:rsidRPr="00756D2A" w14:paraId="445E4CBD" w14:textId="77777777" w:rsidTr="006B5E9E">
        <w:trPr>
          <w:trHeight w:val="420"/>
        </w:trPr>
        <w:tc>
          <w:tcPr>
            <w:tcW w:w="2011" w:type="dxa"/>
            <w:tcBorders>
              <w:top w:val="single" w:sz="4" w:space="0" w:color="auto"/>
              <w:left w:val="single" w:sz="4" w:space="0" w:color="auto"/>
              <w:bottom w:val="single" w:sz="4" w:space="0" w:color="auto"/>
              <w:right w:val="single" w:sz="4" w:space="0" w:color="auto"/>
            </w:tcBorders>
            <w:hideMark/>
          </w:tcPr>
          <w:p w14:paraId="39F5AF95" w14:textId="77777777" w:rsidR="000019C6" w:rsidRPr="00756D2A" w:rsidRDefault="000019C6" w:rsidP="00756D2A">
            <w:pPr>
              <w:suppressAutoHyphens/>
              <w:jc w:val="both"/>
              <w:rPr>
                <w:lang w:bidi="hi-IN"/>
              </w:rPr>
            </w:pPr>
            <w:r w:rsidRPr="00756D2A">
              <w:rPr>
                <w:rFonts w:hint="cs"/>
                <w:lang w:bidi="hi-IN"/>
              </w:rPr>
              <w:t>Pres–VN30</w:t>
            </w:r>
          </w:p>
        </w:tc>
        <w:tc>
          <w:tcPr>
            <w:tcW w:w="2396" w:type="dxa"/>
            <w:tcBorders>
              <w:top w:val="single" w:sz="4" w:space="0" w:color="auto"/>
              <w:left w:val="single" w:sz="4" w:space="0" w:color="auto"/>
              <w:bottom w:val="single" w:sz="4" w:space="0" w:color="auto"/>
              <w:right w:val="single" w:sz="4" w:space="0" w:color="auto"/>
            </w:tcBorders>
            <w:hideMark/>
          </w:tcPr>
          <w:p w14:paraId="215DADA3" w14:textId="77777777" w:rsidR="000019C6" w:rsidRPr="00756D2A" w:rsidRDefault="000019C6" w:rsidP="00756D2A">
            <w:pPr>
              <w:jc w:val="both"/>
              <w:rPr>
                <w:lang w:val="vi-VN" w:bidi="hi-IN"/>
              </w:rPr>
            </w:pPr>
            <w:r w:rsidRPr="00756D2A">
              <w:rPr>
                <w:rFonts w:hint="cs"/>
                <w:lang w:bidi="hi-IN"/>
              </w:rPr>
              <w:t xml:space="preserve">0.0220*** </w:t>
            </w:r>
          </w:p>
          <w:p w14:paraId="21DB1D22" w14:textId="77777777" w:rsidR="000019C6" w:rsidRPr="00756D2A" w:rsidRDefault="000019C6" w:rsidP="00756D2A">
            <w:pPr>
              <w:suppressAutoHyphens/>
              <w:jc w:val="both"/>
              <w:rPr>
                <w:lang w:bidi="hi-IN"/>
              </w:rPr>
            </w:pPr>
            <w:r w:rsidRPr="00756D2A">
              <w:rPr>
                <w:rFonts w:hint="cs"/>
                <w:lang w:bidi="hi-IN"/>
              </w:rPr>
              <w:t>(0.0061)</w:t>
            </w:r>
          </w:p>
        </w:tc>
        <w:tc>
          <w:tcPr>
            <w:tcW w:w="2754" w:type="dxa"/>
            <w:tcBorders>
              <w:top w:val="single" w:sz="4" w:space="0" w:color="auto"/>
              <w:left w:val="single" w:sz="4" w:space="0" w:color="auto"/>
              <w:bottom w:val="single" w:sz="4" w:space="0" w:color="auto"/>
              <w:right w:val="single" w:sz="4" w:space="0" w:color="auto"/>
            </w:tcBorders>
            <w:hideMark/>
          </w:tcPr>
          <w:p w14:paraId="6DF96FCD" w14:textId="77777777" w:rsidR="000019C6" w:rsidRPr="00756D2A" w:rsidRDefault="000019C6" w:rsidP="00756D2A">
            <w:pPr>
              <w:jc w:val="both"/>
              <w:rPr>
                <w:lang w:val="vi-VN" w:bidi="hi-IN"/>
              </w:rPr>
            </w:pPr>
            <w:r w:rsidRPr="00756D2A">
              <w:rPr>
                <w:rFonts w:hint="cs"/>
                <w:lang w:bidi="hi-IN"/>
              </w:rPr>
              <w:t xml:space="preserve">0.0315*** </w:t>
            </w:r>
          </w:p>
          <w:p w14:paraId="1542EC22" w14:textId="77777777" w:rsidR="000019C6" w:rsidRPr="00756D2A" w:rsidRDefault="000019C6" w:rsidP="00756D2A">
            <w:pPr>
              <w:suppressAutoHyphens/>
              <w:jc w:val="both"/>
              <w:rPr>
                <w:lang w:bidi="hi-IN"/>
              </w:rPr>
            </w:pPr>
            <w:r w:rsidRPr="00756D2A">
              <w:rPr>
                <w:rFonts w:hint="cs"/>
                <w:lang w:bidi="hi-IN"/>
              </w:rPr>
              <w:t>(0.0056)</w:t>
            </w:r>
          </w:p>
        </w:tc>
        <w:tc>
          <w:tcPr>
            <w:tcW w:w="2093" w:type="dxa"/>
            <w:tcBorders>
              <w:top w:val="single" w:sz="4" w:space="0" w:color="auto"/>
              <w:left w:val="single" w:sz="4" w:space="0" w:color="auto"/>
              <w:bottom w:val="single" w:sz="4" w:space="0" w:color="auto"/>
              <w:right w:val="single" w:sz="4" w:space="0" w:color="auto"/>
            </w:tcBorders>
            <w:hideMark/>
          </w:tcPr>
          <w:p w14:paraId="436993F7" w14:textId="77777777" w:rsidR="000019C6" w:rsidRPr="00756D2A" w:rsidRDefault="000019C6" w:rsidP="00756D2A">
            <w:pPr>
              <w:jc w:val="both"/>
              <w:rPr>
                <w:lang w:bidi="hi-IN"/>
              </w:rPr>
            </w:pPr>
            <w:r w:rsidRPr="00756D2A">
              <w:rPr>
                <w:rFonts w:hint="cs"/>
                <w:lang w:bidi="hi-IN"/>
              </w:rPr>
              <w:t>Stable</w:t>
            </w:r>
          </w:p>
        </w:tc>
      </w:tr>
    </w:tbl>
    <w:p w14:paraId="70B2B89D" w14:textId="54732994" w:rsidR="000019C6" w:rsidRPr="00756D2A" w:rsidRDefault="000019C6" w:rsidP="00756D2A">
      <w:pPr>
        <w:spacing w:line="300" w:lineRule="auto"/>
        <w:jc w:val="both"/>
        <w:rPr>
          <w:lang w:eastAsia="zh-CN"/>
        </w:rPr>
      </w:pPr>
      <w:r w:rsidRPr="00756D2A">
        <w:rPr>
          <w:rFonts w:hint="cs"/>
          <w:i/>
          <w:iCs/>
        </w:rPr>
        <w:t>Notes: Newey–West HAC standard</w:t>
      </w:r>
      <w:r w:rsidR="005E273D">
        <w:rPr>
          <w:i/>
          <w:iCs/>
          <w:lang w:val="vi-VN"/>
        </w:rPr>
        <w:t xml:space="preserve"> are</w:t>
      </w:r>
      <w:r w:rsidRPr="00756D2A">
        <w:rPr>
          <w:rFonts w:hint="cs"/>
          <w:i/>
          <w:iCs/>
        </w:rPr>
        <w:t xml:space="preserve"> errors in parentheses. *** p &lt; 0.01, ** p &lt; 0.05.</w:t>
      </w:r>
    </w:p>
    <w:bookmarkEnd w:id="114"/>
    <w:p w14:paraId="13614398" w14:textId="627F6D99" w:rsidR="000019C6" w:rsidRPr="00756D2A" w:rsidRDefault="00000000" w:rsidP="00756D2A">
      <w:pPr>
        <w:jc w:val="both"/>
      </w:pPr>
      <m:oMath>
        <m:sSub>
          <m:sSubPr>
            <m:ctrlPr>
              <w:rPr>
                <w:rFonts w:ascii="Cambria Math" w:hAnsi="Cambria Math" w:hint="cs"/>
                <w:lang w:eastAsia="zh-CN"/>
              </w:rPr>
            </m:ctrlPr>
          </m:sSubPr>
          <m:e>
            <m:r>
              <w:rPr>
                <w:rFonts w:ascii="Cambria Math" w:hAnsi="Cambria Math" w:hint="cs"/>
              </w:rPr>
              <m:t>P</m:t>
            </m:r>
          </m:e>
          <m:sub>
            <m:r>
              <w:rPr>
                <w:rFonts w:ascii="Cambria Math" w:hAnsi="Cambria Math" w:hint="cs"/>
              </w:rPr>
              <m:t>cap</m:t>
            </m:r>
          </m:sub>
        </m:sSub>
        <m:r>
          <m:rPr>
            <m:nor/>
          </m:rPr>
          <w:rPr>
            <w:rFonts w:hint="cs"/>
          </w:rPr>
          <m:t>–VN30</m:t>
        </m:r>
      </m:oMath>
      <w:r w:rsidR="00D57ADC">
        <w:rPr>
          <w:lang w:val="vi-VN"/>
        </w:rPr>
        <w:t xml:space="preserve">, </w:t>
      </w:r>
      <w:r w:rsidR="000019C6" w:rsidRPr="00756D2A">
        <w:rPr>
          <w:rFonts w:hint="cs"/>
        </w:rPr>
        <w:t>VN70–VN30 retain</w:t>
      </w:r>
      <w:r w:rsidR="00DE7BBE">
        <w:t>ed</w:t>
      </w:r>
      <w:r w:rsidR="000019C6" w:rsidRPr="00756D2A">
        <w:rPr>
          <w:rFonts w:hint="cs"/>
        </w:rPr>
        <w:t xml:space="preserve"> both their positive sign and 5% significance under the restricted reliable range (</w:t>
      </w:r>
      <m:oMath>
        <m:sSub>
          <m:sSubPr>
            <m:ctrlPr>
              <w:rPr>
                <w:rFonts w:ascii="Cambria Math" w:hAnsi="Cambria Math" w:hint="cs"/>
                <w:lang w:eastAsia="zh-CN"/>
              </w:rPr>
            </m:ctrlPr>
          </m:sSubPr>
          <m:e>
            <m:r>
              <w:rPr>
                <w:rFonts w:ascii="Cambria Math" w:hAnsi="Cambria Math" w:hint="cs"/>
              </w:rPr>
              <m:t>β</m:t>
            </m:r>
          </m:e>
          <m:sub>
            <m:r>
              <w:rPr>
                <w:rFonts w:ascii="Cambria Math" w:hAnsi="Cambria Math" w:hint="cs"/>
              </w:rPr>
              <m:t>scale</m:t>
            </m:r>
          </m:sub>
        </m:sSub>
        <m:r>
          <m:rPr>
            <m:sty m:val="p"/>
          </m:rPr>
          <w:rPr>
            <w:rFonts w:ascii="Cambria Math" w:hAnsi="Cambria Math" w:hint="cs"/>
          </w:rPr>
          <m:t>=</m:t>
        </m:r>
        <m:r>
          <w:rPr>
            <w:rFonts w:ascii="Cambria Math" w:hAnsi="Cambria Math" w:hint="cs"/>
          </w:rPr>
          <m:t>0.0024</m:t>
        </m:r>
        <m:r>
          <m:rPr>
            <m:sty m:val="p"/>
          </m:rPr>
          <w:rPr>
            <w:rFonts w:ascii="Cambria Math" w:hAnsi="Cambria Math" w:hint="cs"/>
          </w:rPr>
          <m:t>,</m:t>
        </m:r>
        <m:r>
          <w:rPr>
            <w:rFonts w:ascii="Cambria Math" w:hAnsi="Cambria Math" w:hint="cs"/>
          </w:rPr>
          <m:t>p</m:t>
        </m:r>
        <m:r>
          <m:rPr>
            <m:sty m:val="p"/>
          </m:rPr>
          <w:rPr>
            <w:rFonts w:ascii="Cambria Math" w:hAnsi="Cambria Math" w:hint="cs"/>
          </w:rPr>
          <m:t>=</m:t>
        </m:r>
        <m:r>
          <w:rPr>
            <w:rFonts w:ascii="Cambria Math" w:hAnsi="Cambria Math" w:hint="cs"/>
          </w:rPr>
          <m:t>0.0381</m:t>
        </m:r>
      </m:oMath>
      <w:r w:rsidR="000019C6" w:rsidRPr="00756D2A">
        <w:rPr>
          <w:rFonts w:hint="cs"/>
        </w:rPr>
        <w:t xml:space="preserve"> and </w:t>
      </w:r>
      <m:oMath>
        <m:sSub>
          <m:sSubPr>
            <m:ctrlPr>
              <w:rPr>
                <w:rFonts w:ascii="Cambria Math" w:hAnsi="Cambria Math" w:hint="cs"/>
                <w:lang w:eastAsia="zh-CN"/>
              </w:rPr>
            </m:ctrlPr>
          </m:sSubPr>
          <m:e>
            <m:r>
              <w:rPr>
                <w:rFonts w:ascii="Cambria Math" w:hAnsi="Cambria Math" w:hint="cs"/>
              </w:rPr>
              <m:t>β</m:t>
            </m:r>
          </m:e>
          <m:sub>
            <m:r>
              <w:rPr>
                <w:rFonts w:ascii="Cambria Math" w:hAnsi="Cambria Math" w:hint="cs"/>
              </w:rPr>
              <m:t>scale</m:t>
            </m:r>
          </m:sub>
        </m:sSub>
        <m:r>
          <m:rPr>
            <m:sty m:val="p"/>
          </m:rPr>
          <w:rPr>
            <w:rFonts w:ascii="Cambria Math" w:hAnsi="Cambria Math" w:hint="cs"/>
          </w:rPr>
          <m:t>=</m:t>
        </m:r>
        <m:r>
          <w:rPr>
            <w:rFonts w:ascii="Cambria Math" w:hAnsi="Cambria Math" w:hint="cs"/>
          </w:rPr>
          <m:t>0.0023</m:t>
        </m:r>
        <m:r>
          <m:rPr>
            <m:sty m:val="p"/>
          </m:rPr>
          <w:rPr>
            <w:rFonts w:ascii="Cambria Math" w:hAnsi="Cambria Math" w:hint="cs"/>
          </w:rPr>
          <m:t>,</m:t>
        </m:r>
        <m:r>
          <w:rPr>
            <w:rFonts w:ascii="Cambria Math" w:hAnsi="Cambria Math" w:hint="cs"/>
          </w:rPr>
          <m:t>p</m:t>
        </m:r>
        <m:r>
          <m:rPr>
            <m:sty m:val="p"/>
          </m:rPr>
          <w:rPr>
            <w:rFonts w:ascii="Cambria Math" w:hAnsi="Cambria Math" w:hint="cs"/>
          </w:rPr>
          <m:t>=</m:t>
        </m:r>
        <m:r>
          <w:rPr>
            <w:rFonts w:ascii="Cambria Math" w:hAnsi="Cambria Math" w:hint="cs"/>
          </w:rPr>
          <m:t>0.0392</m:t>
        </m:r>
      </m:oMath>
      <w:r w:rsidR="000019C6" w:rsidRPr="00756D2A">
        <w:rPr>
          <w:rFonts w:hint="cs"/>
        </w:rPr>
        <w:t>), confirming that the multiscale scaling effect is not an artifact of noisy long-scale estimates.</w:t>
      </w:r>
    </w:p>
    <w:p w14:paraId="156AC88E" w14:textId="77777777" w:rsidR="000019C6" w:rsidRPr="00756D2A" w:rsidRDefault="000019C6" w:rsidP="00756D2A">
      <w:pPr>
        <w:pStyle w:val="heading20"/>
        <w:tabs>
          <w:tab w:val="clear" w:pos="567"/>
          <w:tab w:val="left" w:pos="720"/>
        </w:tabs>
        <w:spacing w:line="300" w:lineRule="auto"/>
        <w:ind w:left="0" w:firstLine="0"/>
        <w:rPr>
          <w:sz w:val="24"/>
          <w:szCs w:val="24"/>
        </w:rPr>
      </w:pPr>
      <w:bookmarkStart w:id="115" w:name="Xcf739e04314704047c9baf47f01bdc1c1ee247c"/>
      <w:bookmarkEnd w:id="113"/>
      <w:r w:rsidRPr="00756D2A">
        <w:rPr>
          <w:rFonts w:hint="cs"/>
          <w:sz w:val="24"/>
          <w:szCs w:val="24"/>
        </w:rPr>
        <w:t xml:space="preserve">5.2 Sensitivity of </w:t>
      </w:r>
      <m:oMath>
        <m:sSub>
          <m:sSubPr>
            <m:ctrlPr>
              <w:rPr>
                <w:rFonts w:ascii="Cambria Math" w:hAnsi="Cambria Math" w:hint="cs"/>
                <w:sz w:val="24"/>
                <w:szCs w:val="24"/>
              </w:rPr>
            </m:ctrlPr>
          </m:sSubPr>
          <m:e>
            <m:r>
              <m:rPr>
                <m:sty m:val="bi"/>
              </m:rPr>
              <w:rPr>
                <w:rFonts w:ascii="Cambria Math" w:hAnsi="Cambria Math" w:hint="cs"/>
                <w:sz w:val="24"/>
                <w:szCs w:val="24"/>
              </w:rPr>
              <m:t>P</m:t>
            </m:r>
          </m:e>
          <m:sub>
            <m:r>
              <m:rPr>
                <m:sty m:val="bi"/>
              </m:rPr>
              <w:rPr>
                <w:rFonts w:ascii="Cambria Math" w:hAnsi="Cambria Math" w:hint="cs"/>
                <w:sz w:val="24"/>
                <w:szCs w:val="24"/>
              </w:rPr>
              <m:t>cap</m:t>
            </m:r>
          </m:sub>
        </m:sSub>
      </m:oMath>
      <w:r w:rsidRPr="00756D2A">
        <w:rPr>
          <w:rFonts w:hint="cs"/>
          <w:sz w:val="24"/>
          <w:szCs w:val="24"/>
        </w:rPr>
        <w:t xml:space="preserve"> to Time-Varying Capitalization Weights and Dynamic Benchmark Reconciliation</w:t>
      </w:r>
    </w:p>
    <w:p w14:paraId="3C9CBB1D" w14:textId="31FE055B" w:rsidR="000019C6" w:rsidRPr="00756D2A" w:rsidRDefault="000019C6" w:rsidP="00756D2A">
      <w:pPr>
        <w:jc w:val="both"/>
      </w:pPr>
      <w:r w:rsidRPr="00756D2A">
        <w:rPr>
          <w:rFonts w:hint="cs"/>
        </w:rPr>
        <w:t xml:space="preserve">Because constituent market capitalizations drift over time </w:t>
      </w:r>
      <w:r w:rsidR="00C54FC1">
        <w:t>owing</w:t>
      </w:r>
      <w:r w:rsidRPr="00756D2A">
        <w:rPr>
          <w:rFonts w:hint="cs"/>
        </w:rPr>
        <w:t xml:space="preserve"> to relative price fluctuations and periodic index rebalancing, Table 7 reports a sensitivity audit of </w:t>
      </w:r>
      <m:oMath>
        <m:sSub>
          <m:sSubPr>
            <m:ctrlPr>
              <w:rPr>
                <w:rFonts w:ascii="Cambria Math" w:hAnsi="Cambria Math" w:hint="cs"/>
                <w:lang w:eastAsia="zh-CN"/>
              </w:rPr>
            </m:ctrlPr>
          </m:sSubPr>
          <m:e>
            <m:r>
              <w:rPr>
                <w:rFonts w:ascii="Cambria Math" w:hAnsi="Cambria Math" w:hint="cs"/>
              </w:rPr>
              <m:t>P</m:t>
            </m:r>
          </m:e>
          <m:sub>
            <m:r>
              <w:rPr>
                <w:rFonts w:ascii="Cambria Math" w:hAnsi="Cambria Math" w:hint="cs"/>
              </w:rPr>
              <m:t>cap</m:t>
            </m:r>
          </m:sub>
        </m:sSub>
      </m:oMath>
      <w:r w:rsidRPr="00756D2A">
        <w:rPr>
          <w:rFonts w:hint="cs"/>
        </w:rPr>
        <w:t xml:space="preserve"> across alternative large-cap weight specifications ranging from </w:t>
      </w:r>
      <m:oMath>
        <m:sSub>
          <m:sSubPr>
            <m:ctrlPr>
              <w:rPr>
                <w:rFonts w:ascii="Cambria Math" w:hAnsi="Cambria Math" w:hint="cs"/>
                <w:lang w:eastAsia="zh-CN"/>
              </w:rPr>
            </m:ctrlPr>
          </m:sSubPr>
          <m:e>
            <m:r>
              <w:rPr>
                <w:rFonts w:ascii="Cambria Math" w:hAnsi="Cambria Math" w:hint="cs"/>
              </w:rPr>
              <m:t>w</m:t>
            </m:r>
          </m:e>
          <m:sub>
            <m:r>
              <w:rPr>
                <w:rFonts w:ascii="Cambria Math" w:hAnsi="Cambria Math" w:hint="cs"/>
              </w:rPr>
              <m:t>30</m:t>
            </m:r>
          </m:sub>
        </m:sSub>
        <m:r>
          <m:rPr>
            <m:sty m:val="p"/>
          </m:rPr>
          <w:rPr>
            <w:rFonts w:ascii="Cambria Math" w:hAnsi="Cambria Math" w:hint="cs"/>
          </w:rPr>
          <m:t>=</m:t>
        </m:r>
        <m:r>
          <w:rPr>
            <w:rFonts w:ascii="Cambria Math" w:hAnsi="Cambria Math" w:hint="cs"/>
          </w:rPr>
          <m:t>0.60</m:t>
        </m:r>
      </m:oMath>
      <w:r w:rsidRPr="00756D2A">
        <w:rPr>
          <w:rFonts w:hint="cs"/>
        </w:rPr>
        <w:t xml:space="preserve"> to </w:t>
      </w:r>
      <m:oMath>
        <m:sSub>
          <m:sSubPr>
            <m:ctrlPr>
              <w:rPr>
                <w:rFonts w:ascii="Cambria Math" w:hAnsi="Cambria Math" w:hint="cs"/>
                <w:lang w:eastAsia="zh-CN"/>
              </w:rPr>
            </m:ctrlPr>
          </m:sSubPr>
          <m:e>
            <m:r>
              <w:rPr>
                <w:rFonts w:ascii="Cambria Math" w:hAnsi="Cambria Math" w:hint="cs"/>
              </w:rPr>
              <m:t>w</m:t>
            </m:r>
          </m:e>
          <m:sub>
            <m:r>
              <w:rPr>
                <w:rFonts w:ascii="Cambria Math" w:hAnsi="Cambria Math" w:hint="cs"/>
              </w:rPr>
              <m:t>30</m:t>
            </m:r>
          </m:sub>
        </m:sSub>
        <m:r>
          <m:rPr>
            <m:sty m:val="p"/>
          </m:rPr>
          <w:rPr>
            <w:rFonts w:ascii="Cambria Math" w:hAnsi="Cambria Math" w:hint="cs"/>
          </w:rPr>
          <m:t>=</m:t>
        </m:r>
        <m:r>
          <w:rPr>
            <w:rFonts w:ascii="Cambria Math" w:hAnsi="Cambria Math" w:hint="cs"/>
          </w:rPr>
          <m:t>0.75</m:t>
        </m:r>
      </m:oMath>
      <w:r w:rsidRPr="00756D2A">
        <w:rPr>
          <w:rFonts w:hint="cs"/>
        </w:rPr>
        <w:t>.</w:t>
      </w:r>
    </w:p>
    <w:p w14:paraId="63C324F8" w14:textId="77777777" w:rsidR="000019C6" w:rsidRPr="00756D2A" w:rsidRDefault="000019C6" w:rsidP="00756D2A">
      <w:pPr>
        <w:pStyle w:val="tablecaption0"/>
        <w:spacing w:line="300" w:lineRule="auto"/>
        <w:jc w:val="both"/>
        <w:rPr>
          <w:sz w:val="24"/>
          <w:szCs w:val="24"/>
        </w:rPr>
      </w:pPr>
      <w:r w:rsidRPr="00756D2A">
        <w:rPr>
          <w:rFonts w:hint="cs"/>
          <w:sz w:val="24"/>
          <w:szCs w:val="24"/>
        </w:rPr>
        <w:t xml:space="preserve">Table 7: Sensitivity Audit of </w:t>
      </w:r>
      <m:oMath>
        <m:sSub>
          <m:sSubPr>
            <m:ctrlPr>
              <w:rPr>
                <w:rFonts w:ascii="Cambria Math" w:hAnsi="Cambria Math" w:hint="cs"/>
                <w:sz w:val="24"/>
                <w:szCs w:val="24"/>
              </w:rPr>
            </m:ctrlPr>
          </m:sSubPr>
          <m:e>
            <m:r>
              <w:rPr>
                <w:rFonts w:ascii="Cambria Math" w:hAnsi="Cambria Math" w:hint="cs"/>
                <w:sz w:val="24"/>
                <w:szCs w:val="24"/>
              </w:rPr>
              <m:t>P</m:t>
            </m:r>
          </m:e>
          <m:sub>
            <m:r>
              <w:rPr>
                <w:rFonts w:ascii="Cambria Math" w:hAnsi="Cambria Math" w:hint="cs"/>
                <w:sz w:val="24"/>
                <w:szCs w:val="24"/>
              </w:rPr>
              <m:t>cap</m:t>
            </m:r>
          </m:sub>
        </m:sSub>
      </m:oMath>
      <w:r w:rsidRPr="00756D2A">
        <w:rPr>
          <w:rFonts w:hint="cs"/>
          <w:sz w:val="24"/>
          <w:szCs w:val="24"/>
        </w:rPr>
        <w:t xml:space="preserve"> across Capitalization Weights (</w:t>
      </w:r>
      <m:oMath>
        <m:sSub>
          <m:sSubPr>
            <m:ctrlPr>
              <w:rPr>
                <w:rFonts w:ascii="Cambria Math" w:hAnsi="Cambria Math" w:hint="cs"/>
                <w:sz w:val="24"/>
                <w:szCs w:val="24"/>
              </w:rPr>
            </m:ctrlPr>
          </m:sSubPr>
          <m:e>
            <m:r>
              <w:rPr>
                <w:rFonts w:ascii="Cambria Math" w:hAnsi="Cambria Math" w:hint="cs"/>
                <w:sz w:val="24"/>
                <w:szCs w:val="24"/>
              </w:rPr>
              <m:t>w</m:t>
            </m:r>
          </m:e>
          <m:sub>
            <m:r>
              <w:rPr>
                <w:rFonts w:ascii="Cambria Math" w:hAnsi="Cambria Math" w:hint="cs"/>
                <w:sz w:val="24"/>
                <w:szCs w:val="24"/>
              </w:rPr>
              <m:t>30</m:t>
            </m:r>
          </m:sub>
        </m:sSub>
      </m:oMath>
      <w:r w:rsidRPr="00756D2A">
        <w:rPr>
          <w:rFonts w:hint="cs"/>
          <w:sz w:val="24"/>
          <w:szCs w:val="24"/>
        </w:rPr>
        <w:t>)</w:t>
      </w:r>
    </w:p>
    <w:tbl>
      <w:tblPr>
        <w:tblStyle w:val="TableGrid"/>
        <w:tblW w:w="9268" w:type="dxa"/>
        <w:tblLayout w:type="fixed"/>
        <w:tblLook w:val="0020" w:firstRow="1" w:lastRow="0" w:firstColumn="0" w:lastColumn="0" w:noHBand="0" w:noVBand="0"/>
      </w:tblPr>
      <w:tblGrid>
        <w:gridCol w:w="1864"/>
        <w:gridCol w:w="2189"/>
        <w:gridCol w:w="2040"/>
        <w:gridCol w:w="1543"/>
        <w:gridCol w:w="1632"/>
      </w:tblGrid>
      <w:tr w:rsidR="000019C6" w:rsidRPr="00756D2A" w14:paraId="5FC35208" w14:textId="77777777" w:rsidTr="00CC7592">
        <w:trPr>
          <w:trHeight w:val="994"/>
        </w:trPr>
        <w:tc>
          <w:tcPr>
            <w:tcW w:w="1864" w:type="dxa"/>
            <w:tcBorders>
              <w:top w:val="single" w:sz="4" w:space="0" w:color="auto"/>
              <w:left w:val="single" w:sz="4" w:space="0" w:color="auto"/>
              <w:bottom w:val="single" w:sz="4" w:space="0" w:color="auto"/>
              <w:right w:val="single" w:sz="4" w:space="0" w:color="auto"/>
            </w:tcBorders>
            <w:hideMark/>
          </w:tcPr>
          <w:p w14:paraId="506E2B57" w14:textId="77777777" w:rsidR="000019C6" w:rsidRPr="00756D2A" w:rsidRDefault="000019C6" w:rsidP="00756D2A">
            <w:pPr>
              <w:pStyle w:val="p1a"/>
              <w:spacing w:line="300" w:lineRule="auto"/>
              <w:rPr>
                <w:sz w:val="24"/>
                <w:szCs w:val="24"/>
                <w:lang w:bidi="hi-IN"/>
              </w:rPr>
            </w:pPr>
            <w:r w:rsidRPr="00756D2A">
              <w:rPr>
                <w:rFonts w:hint="cs"/>
                <w:sz w:val="24"/>
                <w:szCs w:val="24"/>
                <w:lang w:bidi="hi-IN"/>
              </w:rPr>
              <w:t>Weight (</w:t>
            </w:r>
            <m:oMath>
              <m:sSub>
                <m:sSubPr>
                  <m:ctrlPr>
                    <w:rPr>
                      <w:rFonts w:ascii="Cambria Math" w:hAnsi="Cambria Math" w:hint="cs"/>
                      <w:sz w:val="24"/>
                      <w:szCs w:val="24"/>
                      <w:lang w:bidi="hi-IN"/>
                    </w:rPr>
                  </m:ctrlPr>
                </m:sSubPr>
                <m:e>
                  <m:r>
                    <m:rPr>
                      <m:sty m:val="p"/>
                    </m:rPr>
                    <w:rPr>
                      <w:rFonts w:ascii="Cambria Math" w:hAnsi="Cambria Math" w:hint="cs"/>
                      <w:sz w:val="24"/>
                      <w:szCs w:val="24"/>
                      <w:lang w:bidi="hi-IN"/>
                    </w:rPr>
                    <m:t>w</m:t>
                  </m:r>
                </m:e>
                <m:sub>
                  <m:r>
                    <m:rPr>
                      <m:sty m:val="p"/>
                    </m:rPr>
                    <w:rPr>
                      <w:rFonts w:ascii="Cambria Math" w:hAnsi="Cambria Math" w:hint="cs"/>
                      <w:sz w:val="24"/>
                      <w:szCs w:val="24"/>
                      <w:lang w:bidi="hi-IN"/>
                    </w:rPr>
                    <m:t>30</m:t>
                  </m:r>
                </m:sub>
              </m:sSub>
            </m:oMath>
            <w:r w:rsidRPr="00756D2A">
              <w:rPr>
                <w:rFonts w:hint="cs"/>
                <w:sz w:val="24"/>
                <w:szCs w:val="24"/>
                <w:lang w:bidi="hi-IN"/>
              </w:rPr>
              <w:t>)</w:t>
            </w:r>
          </w:p>
        </w:tc>
        <w:tc>
          <w:tcPr>
            <w:tcW w:w="2189" w:type="dxa"/>
            <w:tcBorders>
              <w:top w:val="single" w:sz="4" w:space="0" w:color="auto"/>
              <w:left w:val="single" w:sz="4" w:space="0" w:color="auto"/>
              <w:bottom w:val="single" w:sz="4" w:space="0" w:color="auto"/>
              <w:right w:val="single" w:sz="4" w:space="0" w:color="auto"/>
            </w:tcBorders>
            <w:hideMark/>
          </w:tcPr>
          <w:p w14:paraId="2D817C01" w14:textId="77777777" w:rsidR="000019C6" w:rsidRPr="00756D2A" w:rsidRDefault="000019C6" w:rsidP="00756D2A">
            <w:pPr>
              <w:pStyle w:val="p1a"/>
              <w:spacing w:line="300" w:lineRule="auto"/>
              <w:rPr>
                <w:sz w:val="24"/>
                <w:szCs w:val="24"/>
                <w:lang w:bidi="hi-IN"/>
              </w:rPr>
            </w:pPr>
            <w:r w:rsidRPr="00756D2A">
              <w:rPr>
                <w:rFonts w:hint="cs"/>
                <w:sz w:val="24"/>
                <w:szCs w:val="24"/>
                <w:lang w:bidi="hi-IN"/>
              </w:rPr>
              <w:t>Mean Correlation (</w:t>
            </w:r>
            <m:oMath>
              <m:acc>
                <m:accPr>
                  <m:chr m:val="‾"/>
                  <m:ctrlPr>
                    <w:rPr>
                      <w:rFonts w:ascii="Cambria Math" w:hAnsi="Cambria Math" w:hint="cs"/>
                      <w:sz w:val="24"/>
                      <w:szCs w:val="24"/>
                      <w:lang w:bidi="hi-IN"/>
                    </w:rPr>
                  </m:ctrlPr>
                </m:accPr>
                <m:e>
                  <m:r>
                    <m:rPr>
                      <m:sty m:val="p"/>
                    </m:rPr>
                    <w:rPr>
                      <w:rFonts w:ascii="Cambria Math" w:hAnsi="Cambria Math" w:hint="cs"/>
                      <w:sz w:val="24"/>
                      <w:szCs w:val="24"/>
                      <w:lang w:bidi="hi-IN"/>
                    </w:rPr>
                    <m:t>ρ</m:t>
                  </m:r>
                </m:e>
              </m:acc>
            </m:oMath>
            <w:r w:rsidRPr="00756D2A">
              <w:rPr>
                <w:rFonts w:hint="cs"/>
                <w:sz w:val="24"/>
                <w:szCs w:val="24"/>
                <w:lang w:bidi="hi-IN"/>
              </w:rPr>
              <w:t>)</w:t>
            </w:r>
          </w:p>
        </w:tc>
        <w:tc>
          <w:tcPr>
            <w:tcW w:w="2040" w:type="dxa"/>
            <w:tcBorders>
              <w:top w:val="single" w:sz="4" w:space="0" w:color="auto"/>
              <w:left w:val="single" w:sz="4" w:space="0" w:color="auto"/>
              <w:bottom w:val="single" w:sz="4" w:space="0" w:color="auto"/>
              <w:right w:val="single" w:sz="4" w:space="0" w:color="auto"/>
            </w:tcBorders>
            <w:hideMark/>
          </w:tcPr>
          <w:p w14:paraId="5B7EEC35" w14:textId="77777777" w:rsidR="000019C6" w:rsidRPr="00756D2A" w:rsidRDefault="000019C6" w:rsidP="00756D2A">
            <w:pPr>
              <w:pStyle w:val="p1a"/>
              <w:spacing w:line="300" w:lineRule="auto"/>
              <w:rPr>
                <w:sz w:val="24"/>
                <w:szCs w:val="24"/>
                <w:lang w:bidi="hi-IN"/>
              </w:rPr>
            </w:pPr>
            <w:r w:rsidRPr="00756D2A">
              <w:rPr>
                <w:rFonts w:hint="cs"/>
                <w:sz w:val="24"/>
                <w:szCs w:val="24"/>
                <w:lang w:bidi="hi-IN"/>
              </w:rPr>
              <w:t>Slope (</w:t>
            </w:r>
            <m:oMath>
              <m:sSub>
                <m:sSubPr>
                  <m:ctrlPr>
                    <w:rPr>
                      <w:rFonts w:ascii="Cambria Math" w:hAnsi="Cambria Math" w:hint="cs"/>
                      <w:sz w:val="24"/>
                      <w:szCs w:val="24"/>
                      <w:lang w:bidi="hi-IN"/>
                    </w:rPr>
                  </m:ctrlPr>
                </m:sSubPr>
                <m:e>
                  <m:r>
                    <m:rPr>
                      <m:sty m:val="p"/>
                    </m:rPr>
                    <w:rPr>
                      <w:rFonts w:ascii="Cambria Math" w:hAnsi="Cambria Math" w:hint="cs"/>
                      <w:sz w:val="24"/>
                      <w:szCs w:val="24"/>
                      <w:lang w:bidi="hi-IN"/>
                    </w:rPr>
                    <m:t>β</m:t>
                  </m:r>
                </m:e>
                <m:sub>
                  <m:r>
                    <m:rPr>
                      <m:sty m:val="p"/>
                    </m:rPr>
                    <w:rPr>
                      <w:rFonts w:ascii="Cambria Math" w:hAnsi="Cambria Math" w:hint="cs"/>
                      <w:sz w:val="24"/>
                      <w:szCs w:val="24"/>
                      <w:lang w:bidi="hi-IN"/>
                    </w:rPr>
                    <m:t>scale</m:t>
                  </m:r>
                </m:sub>
              </m:sSub>
            </m:oMath>
            <w:r w:rsidRPr="00756D2A">
              <w:rPr>
                <w:rFonts w:hint="cs"/>
                <w:sz w:val="24"/>
                <w:szCs w:val="24"/>
                <w:lang w:bidi="hi-IN"/>
              </w:rPr>
              <w:t>, M30)</w:t>
            </w:r>
          </w:p>
        </w:tc>
        <w:tc>
          <w:tcPr>
            <w:tcW w:w="1543" w:type="dxa"/>
            <w:tcBorders>
              <w:top w:val="single" w:sz="4" w:space="0" w:color="auto"/>
              <w:left w:val="single" w:sz="4" w:space="0" w:color="auto"/>
              <w:bottom w:val="single" w:sz="4" w:space="0" w:color="auto"/>
              <w:right w:val="single" w:sz="4" w:space="0" w:color="auto"/>
            </w:tcBorders>
            <w:hideMark/>
          </w:tcPr>
          <w:p w14:paraId="2F388FC9" w14:textId="77777777" w:rsidR="000019C6" w:rsidRPr="00756D2A" w:rsidRDefault="000019C6" w:rsidP="00756D2A">
            <w:pPr>
              <w:pStyle w:val="p1a"/>
              <w:suppressAutoHyphens/>
              <w:spacing w:line="300" w:lineRule="auto"/>
              <w:rPr>
                <w:sz w:val="24"/>
                <w:szCs w:val="24"/>
                <w:lang w:bidi="hi-IN"/>
              </w:rPr>
            </w:pPr>
            <w:r w:rsidRPr="00756D2A">
              <w:rPr>
                <w:rFonts w:hint="cs"/>
                <w:sz w:val="24"/>
                <w:szCs w:val="24"/>
                <w:lang w:bidi="hi-IN"/>
              </w:rPr>
              <w:t xml:space="preserve">Low-Vol </w:t>
            </w:r>
            <m:oMath>
              <m:sSub>
                <m:sSubPr>
                  <m:ctrlPr>
                    <w:rPr>
                      <w:rFonts w:ascii="Cambria Math" w:hAnsi="Cambria Math" w:hint="cs"/>
                      <w:sz w:val="24"/>
                      <w:szCs w:val="24"/>
                      <w:lang w:bidi="hi-IN"/>
                    </w:rPr>
                  </m:ctrlPr>
                </m:sSubPr>
                <m:e>
                  <m:r>
                    <m:rPr>
                      <m:sty m:val="p"/>
                    </m:rPr>
                    <w:rPr>
                      <w:rFonts w:ascii="Cambria Math" w:hAnsi="Cambria Math" w:hint="cs"/>
                      <w:sz w:val="24"/>
                      <w:szCs w:val="24"/>
                      <w:lang w:bidi="hi-IN"/>
                    </w:rPr>
                    <m:t>ρ</m:t>
                  </m:r>
                </m:e>
                <m:sub>
                  <m:r>
                    <m:rPr>
                      <m:sty m:val="p"/>
                    </m:rPr>
                    <w:rPr>
                      <w:rFonts w:ascii="Cambria Math" w:hAnsi="Cambria Math" w:hint="cs"/>
                      <w:sz w:val="24"/>
                      <w:szCs w:val="24"/>
                      <w:lang w:bidi="hi-IN"/>
                    </w:rPr>
                    <m:t>low</m:t>
                  </m:r>
                </m:sub>
              </m:sSub>
            </m:oMath>
          </w:p>
        </w:tc>
        <w:tc>
          <w:tcPr>
            <w:tcW w:w="1632" w:type="dxa"/>
            <w:tcBorders>
              <w:top w:val="single" w:sz="4" w:space="0" w:color="auto"/>
              <w:left w:val="single" w:sz="4" w:space="0" w:color="auto"/>
              <w:bottom w:val="single" w:sz="4" w:space="0" w:color="auto"/>
              <w:right w:val="single" w:sz="4" w:space="0" w:color="auto"/>
            </w:tcBorders>
            <w:hideMark/>
          </w:tcPr>
          <w:p w14:paraId="27F0E664" w14:textId="77777777" w:rsidR="000019C6" w:rsidRPr="00756D2A" w:rsidRDefault="000019C6" w:rsidP="00756D2A">
            <w:pPr>
              <w:pStyle w:val="p1a"/>
              <w:suppressAutoHyphens/>
              <w:spacing w:line="300" w:lineRule="auto"/>
              <w:rPr>
                <w:sz w:val="24"/>
                <w:szCs w:val="24"/>
                <w:lang w:bidi="hi-IN"/>
              </w:rPr>
            </w:pPr>
            <w:r w:rsidRPr="00756D2A">
              <w:rPr>
                <w:rFonts w:hint="cs"/>
                <w:sz w:val="24"/>
                <w:szCs w:val="24"/>
                <w:lang w:bidi="hi-IN"/>
              </w:rPr>
              <w:t xml:space="preserve">High-Vol </w:t>
            </w:r>
            <m:oMath>
              <m:sSub>
                <m:sSubPr>
                  <m:ctrlPr>
                    <w:rPr>
                      <w:rFonts w:ascii="Cambria Math" w:hAnsi="Cambria Math" w:hint="cs"/>
                      <w:sz w:val="24"/>
                      <w:szCs w:val="24"/>
                      <w:lang w:bidi="hi-IN"/>
                    </w:rPr>
                  </m:ctrlPr>
                </m:sSubPr>
                <m:e>
                  <m:r>
                    <m:rPr>
                      <m:sty m:val="p"/>
                    </m:rPr>
                    <w:rPr>
                      <w:rFonts w:ascii="Cambria Math" w:hAnsi="Cambria Math" w:hint="cs"/>
                      <w:sz w:val="24"/>
                      <w:szCs w:val="24"/>
                      <w:lang w:bidi="hi-IN"/>
                    </w:rPr>
                    <m:t>ρ</m:t>
                  </m:r>
                </m:e>
                <m:sub>
                  <m:r>
                    <m:rPr>
                      <m:sty m:val="p"/>
                    </m:rPr>
                    <w:rPr>
                      <w:rFonts w:ascii="Cambria Math" w:hAnsi="Cambria Math" w:hint="cs"/>
                      <w:sz w:val="24"/>
                      <w:szCs w:val="24"/>
                      <w:lang w:bidi="hi-IN"/>
                    </w:rPr>
                    <m:t>high</m:t>
                  </m:r>
                </m:sub>
              </m:sSub>
            </m:oMath>
          </w:p>
        </w:tc>
      </w:tr>
      <w:tr w:rsidR="000019C6" w:rsidRPr="00756D2A" w14:paraId="3C041B11" w14:textId="77777777" w:rsidTr="00CC7592">
        <w:trPr>
          <w:trHeight w:val="340"/>
        </w:trPr>
        <w:tc>
          <w:tcPr>
            <w:tcW w:w="1864" w:type="dxa"/>
            <w:tcBorders>
              <w:top w:val="single" w:sz="4" w:space="0" w:color="auto"/>
              <w:left w:val="single" w:sz="4" w:space="0" w:color="auto"/>
              <w:bottom w:val="single" w:sz="4" w:space="0" w:color="auto"/>
              <w:right w:val="single" w:sz="4" w:space="0" w:color="auto"/>
            </w:tcBorders>
            <w:hideMark/>
          </w:tcPr>
          <w:p w14:paraId="632EF697" w14:textId="77777777" w:rsidR="000019C6" w:rsidRPr="00756D2A" w:rsidRDefault="000019C6" w:rsidP="00756D2A">
            <w:pPr>
              <w:pStyle w:val="p1a"/>
              <w:suppressAutoHyphens/>
              <w:spacing w:line="300" w:lineRule="auto"/>
              <w:rPr>
                <w:sz w:val="24"/>
                <w:szCs w:val="24"/>
                <w:lang w:bidi="hi-IN"/>
              </w:rPr>
            </w:pPr>
            <w:r w:rsidRPr="00756D2A">
              <w:rPr>
                <w:rFonts w:hint="cs"/>
                <w:sz w:val="24"/>
                <w:szCs w:val="24"/>
                <w:lang w:bidi="hi-IN"/>
              </w:rPr>
              <w:lastRenderedPageBreak/>
              <w:t>0.6000</w:t>
            </w:r>
          </w:p>
        </w:tc>
        <w:tc>
          <w:tcPr>
            <w:tcW w:w="2189" w:type="dxa"/>
            <w:tcBorders>
              <w:top w:val="single" w:sz="4" w:space="0" w:color="auto"/>
              <w:left w:val="single" w:sz="4" w:space="0" w:color="auto"/>
              <w:bottom w:val="single" w:sz="4" w:space="0" w:color="auto"/>
              <w:right w:val="single" w:sz="4" w:space="0" w:color="auto"/>
            </w:tcBorders>
            <w:hideMark/>
          </w:tcPr>
          <w:p w14:paraId="1BB6D819" w14:textId="77777777" w:rsidR="000019C6" w:rsidRPr="00756D2A" w:rsidRDefault="000019C6" w:rsidP="00756D2A">
            <w:pPr>
              <w:pStyle w:val="p1a"/>
              <w:spacing w:line="300" w:lineRule="auto"/>
              <w:rPr>
                <w:sz w:val="24"/>
                <w:szCs w:val="24"/>
                <w:lang w:bidi="hi-IN"/>
              </w:rPr>
            </w:pPr>
            <w:r w:rsidRPr="00756D2A">
              <w:rPr>
                <w:rFonts w:hint="cs"/>
                <w:sz w:val="24"/>
                <w:szCs w:val="24"/>
                <w:lang w:bidi="hi-IN"/>
              </w:rPr>
              <w:t>0.8520</w:t>
            </w:r>
          </w:p>
        </w:tc>
        <w:tc>
          <w:tcPr>
            <w:tcW w:w="2040" w:type="dxa"/>
            <w:tcBorders>
              <w:top w:val="single" w:sz="4" w:space="0" w:color="auto"/>
              <w:left w:val="single" w:sz="4" w:space="0" w:color="auto"/>
              <w:bottom w:val="single" w:sz="4" w:space="0" w:color="auto"/>
              <w:right w:val="single" w:sz="4" w:space="0" w:color="auto"/>
            </w:tcBorders>
            <w:hideMark/>
          </w:tcPr>
          <w:p w14:paraId="508CF75F" w14:textId="77777777" w:rsidR="000019C6" w:rsidRPr="00756D2A" w:rsidRDefault="000019C6" w:rsidP="00756D2A">
            <w:pPr>
              <w:pStyle w:val="p1a"/>
              <w:spacing w:line="300" w:lineRule="auto"/>
              <w:rPr>
                <w:sz w:val="24"/>
                <w:szCs w:val="24"/>
                <w:lang w:bidi="hi-IN"/>
              </w:rPr>
            </w:pPr>
            <w:r w:rsidRPr="00756D2A">
              <w:rPr>
                <w:rFonts w:hint="cs"/>
                <w:sz w:val="24"/>
                <w:szCs w:val="24"/>
                <w:lang w:bidi="hi-IN"/>
              </w:rPr>
              <w:t>0.0028***</w:t>
            </w:r>
          </w:p>
        </w:tc>
        <w:tc>
          <w:tcPr>
            <w:tcW w:w="1543" w:type="dxa"/>
            <w:tcBorders>
              <w:top w:val="single" w:sz="4" w:space="0" w:color="auto"/>
              <w:left w:val="single" w:sz="4" w:space="0" w:color="auto"/>
              <w:bottom w:val="single" w:sz="4" w:space="0" w:color="auto"/>
              <w:right w:val="single" w:sz="4" w:space="0" w:color="auto"/>
            </w:tcBorders>
            <w:hideMark/>
          </w:tcPr>
          <w:p w14:paraId="4AFACB82" w14:textId="77777777" w:rsidR="000019C6" w:rsidRPr="00756D2A" w:rsidRDefault="000019C6" w:rsidP="00756D2A">
            <w:pPr>
              <w:pStyle w:val="p1a"/>
              <w:spacing w:line="300" w:lineRule="auto"/>
              <w:rPr>
                <w:sz w:val="24"/>
                <w:szCs w:val="24"/>
                <w:lang w:bidi="hi-IN"/>
              </w:rPr>
            </w:pPr>
            <w:r w:rsidRPr="00756D2A">
              <w:rPr>
                <w:rFonts w:hint="cs"/>
                <w:sz w:val="24"/>
                <w:szCs w:val="24"/>
                <w:lang w:bidi="hi-IN"/>
              </w:rPr>
              <w:t>0.5840</w:t>
            </w:r>
          </w:p>
        </w:tc>
        <w:tc>
          <w:tcPr>
            <w:tcW w:w="1632" w:type="dxa"/>
            <w:tcBorders>
              <w:top w:val="single" w:sz="4" w:space="0" w:color="auto"/>
              <w:left w:val="single" w:sz="4" w:space="0" w:color="auto"/>
              <w:bottom w:val="single" w:sz="4" w:space="0" w:color="auto"/>
              <w:right w:val="single" w:sz="4" w:space="0" w:color="auto"/>
            </w:tcBorders>
            <w:hideMark/>
          </w:tcPr>
          <w:p w14:paraId="125E0575" w14:textId="77777777" w:rsidR="000019C6" w:rsidRPr="00756D2A" w:rsidRDefault="000019C6" w:rsidP="00756D2A">
            <w:pPr>
              <w:pStyle w:val="p1a"/>
              <w:spacing w:line="300" w:lineRule="auto"/>
              <w:rPr>
                <w:sz w:val="24"/>
                <w:szCs w:val="24"/>
                <w:lang w:bidi="hi-IN"/>
              </w:rPr>
            </w:pPr>
            <w:r w:rsidRPr="00756D2A">
              <w:rPr>
                <w:rFonts w:hint="cs"/>
                <w:sz w:val="24"/>
                <w:szCs w:val="24"/>
                <w:lang w:bidi="hi-IN"/>
              </w:rPr>
              <w:t>0.9080</w:t>
            </w:r>
          </w:p>
        </w:tc>
      </w:tr>
      <w:tr w:rsidR="000019C6" w:rsidRPr="00756D2A" w14:paraId="786859CB" w14:textId="77777777" w:rsidTr="00CC7592">
        <w:trPr>
          <w:trHeight w:val="326"/>
        </w:trPr>
        <w:tc>
          <w:tcPr>
            <w:tcW w:w="1864" w:type="dxa"/>
            <w:tcBorders>
              <w:top w:val="single" w:sz="4" w:space="0" w:color="auto"/>
              <w:left w:val="single" w:sz="4" w:space="0" w:color="auto"/>
              <w:bottom w:val="single" w:sz="4" w:space="0" w:color="auto"/>
              <w:right w:val="single" w:sz="4" w:space="0" w:color="auto"/>
            </w:tcBorders>
            <w:hideMark/>
          </w:tcPr>
          <w:p w14:paraId="048F328C" w14:textId="77777777" w:rsidR="000019C6" w:rsidRPr="00756D2A" w:rsidRDefault="000019C6" w:rsidP="00756D2A">
            <w:pPr>
              <w:pStyle w:val="p1a"/>
              <w:suppressAutoHyphens/>
              <w:spacing w:line="300" w:lineRule="auto"/>
              <w:rPr>
                <w:sz w:val="24"/>
                <w:szCs w:val="24"/>
                <w:lang w:bidi="hi-IN"/>
              </w:rPr>
            </w:pPr>
            <w:r w:rsidRPr="00756D2A">
              <w:rPr>
                <w:rFonts w:hint="cs"/>
                <w:sz w:val="24"/>
                <w:szCs w:val="24"/>
                <w:lang w:bidi="hi-IN"/>
              </w:rPr>
              <w:t>0.6500</w:t>
            </w:r>
          </w:p>
        </w:tc>
        <w:tc>
          <w:tcPr>
            <w:tcW w:w="2189" w:type="dxa"/>
            <w:tcBorders>
              <w:top w:val="single" w:sz="4" w:space="0" w:color="auto"/>
              <w:left w:val="single" w:sz="4" w:space="0" w:color="auto"/>
              <w:bottom w:val="single" w:sz="4" w:space="0" w:color="auto"/>
              <w:right w:val="single" w:sz="4" w:space="0" w:color="auto"/>
            </w:tcBorders>
            <w:hideMark/>
          </w:tcPr>
          <w:p w14:paraId="0492D066" w14:textId="77777777" w:rsidR="000019C6" w:rsidRPr="00756D2A" w:rsidRDefault="000019C6" w:rsidP="00756D2A">
            <w:pPr>
              <w:pStyle w:val="p1a"/>
              <w:spacing w:line="300" w:lineRule="auto"/>
              <w:rPr>
                <w:sz w:val="24"/>
                <w:szCs w:val="24"/>
                <w:lang w:bidi="hi-IN"/>
              </w:rPr>
            </w:pPr>
            <w:r w:rsidRPr="00756D2A">
              <w:rPr>
                <w:rFonts w:hint="cs"/>
                <w:sz w:val="24"/>
                <w:szCs w:val="24"/>
                <w:lang w:bidi="hi-IN"/>
              </w:rPr>
              <w:t>0.8710</w:t>
            </w:r>
          </w:p>
        </w:tc>
        <w:tc>
          <w:tcPr>
            <w:tcW w:w="2040" w:type="dxa"/>
            <w:tcBorders>
              <w:top w:val="single" w:sz="4" w:space="0" w:color="auto"/>
              <w:left w:val="single" w:sz="4" w:space="0" w:color="auto"/>
              <w:bottom w:val="single" w:sz="4" w:space="0" w:color="auto"/>
              <w:right w:val="single" w:sz="4" w:space="0" w:color="auto"/>
            </w:tcBorders>
            <w:hideMark/>
          </w:tcPr>
          <w:p w14:paraId="0F517AA0" w14:textId="77777777" w:rsidR="000019C6" w:rsidRPr="00756D2A" w:rsidRDefault="000019C6" w:rsidP="00756D2A">
            <w:pPr>
              <w:pStyle w:val="p1a"/>
              <w:spacing w:line="300" w:lineRule="auto"/>
              <w:rPr>
                <w:sz w:val="24"/>
                <w:szCs w:val="24"/>
                <w:lang w:bidi="hi-IN"/>
              </w:rPr>
            </w:pPr>
            <w:r w:rsidRPr="00756D2A">
              <w:rPr>
                <w:rFonts w:hint="cs"/>
                <w:sz w:val="24"/>
                <w:szCs w:val="24"/>
                <w:lang w:bidi="hi-IN"/>
              </w:rPr>
              <w:t>0.0026***</w:t>
            </w:r>
          </w:p>
        </w:tc>
        <w:tc>
          <w:tcPr>
            <w:tcW w:w="1543" w:type="dxa"/>
            <w:tcBorders>
              <w:top w:val="single" w:sz="4" w:space="0" w:color="auto"/>
              <w:left w:val="single" w:sz="4" w:space="0" w:color="auto"/>
              <w:bottom w:val="single" w:sz="4" w:space="0" w:color="auto"/>
              <w:right w:val="single" w:sz="4" w:space="0" w:color="auto"/>
            </w:tcBorders>
            <w:hideMark/>
          </w:tcPr>
          <w:p w14:paraId="43DA0DFD" w14:textId="77777777" w:rsidR="000019C6" w:rsidRPr="00756D2A" w:rsidRDefault="000019C6" w:rsidP="00756D2A">
            <w:pPr>
              <w:pStyle w:val="p1a"/>
              <w:spacing w:line="300" w:lineRule="auto"/>
              <w:rPr>
                <w:sz w:val="24"/>
                <w:szCs w:val="24"/>
                <w:lang w:bidi="hi-IN"/>
              </w:rPr>
            </w:pPr>
            <w:r w:rsidRPr="00756D2A">
              <w:rPr>
                <w:rFonts w:hint="cs"/>
                <w:sz w:val="24"/>
                <w:szCs w:val="24"/>
                <w:lang w:bidi="hi-IN"/>
              </w:rPr>
              <w:t>0.6120</w:t>
            </w:r>
          </w:p>
        </w:tc>
        <w:tc>
          <w:tcPr>
            <w:tcW w:w="1632" w:type="dxa"/>
            <w:tcBorders>
              <w:top w:val="single" w:sz="4" w:space="0" w:color="auto"/>
              <w:left w:val="single" w:sz="4" w:space="0" w:color="auto"/>
              <w:bottom w:val="single" w:sz="4" w:space="0" w:color="auto"/>
              <w:right w:val="single" w:sz="4" w:space="0" w:color="auto"/>
            </w:tcBorders>
            <w:hideMark/>
          </w:tcPr>
          <w:p w14:paraId="1F576FCA" w14:textId="77777777" w:rsidR="000019C6" w:rsidRPr="00756D2A" w:rsidRDefault="000019C6" w:rsidP="00756D2A">
            <w:pPr>
              <w:pStyle w:val="p1a"/>
              <w:spacing w:line="300" w:lineRule="auto"/>
              <w:rPr>
                <w:sz w:val="24"/>
                <w:szCs w:val="24"/>
                <w:lang w:bidi="hi-IN"/>
              </w:rPr>
            </w:pPr>
            <w:r w:rsidRPr="00756D2A">
              <w:rPr>
                <w:rFonts w:hint="cs"/>
                <w:sz w:val="24"/>
                <w:szCs w:val="24"/>
                <w:lang w:bidi="hi-IN"/>
              </w:rPr>
              <w:t>0.9190</w:t>
            </w:r>
          </w:p>
        </w:tc>
      </w:tr>
      <w:tr w:rsidR="000019C6" w:rsidRPr="00756D2A" w14:paraId="5204CD75" w14:textId="77777777" w:rsidTr="00CC7592">
        <w:trPr>
          <w:trHeight w:val="653"/>
        </w:trPr>
        <w:tc>
          <w:tcPr>
            <w:tcW w:w="1864" w:type="dxa"/>
            <w:tcBorders>
              <w:top w:val="single" w:sz="4" w:space="0" w:color="auto"/>
              <w:left w:val="single" w:sz="4" w:space="0" w:color="auto"/>
              <w:bottom w:val="single" w:sz="4" w:space="0" w:color="auto"/>
              <w:right w:val="single" w:sz="4" w:space="0" w:color="auto"/>
            </w:tcBorders>
            <w:hideMark/>
          </w:tcPr>
          <w:p w14:paraId="5649B08A" w14:textId="77777777" w:rsidR="000019C6" w:rsidRPr="00756D2A" w:rsidRDefault="000019C6" w:rsidP="00756D2A">
            <w:pPr>
              <w:pStyle w:val="p1a"/>
              <w:suppressAutoHyphens/>
              <w:spacing w:line="300" w:lineRule="auto"/>
              <w:rPr>
                <w:sz w:val="24"/>
                <w:szCs w:val="24"/>
                <w:lang w:bidi="hi-IN"/>
              </w:rPr>
            </w:pPr>
            <w:r w:rsidRPr="00756D2A">
              <w:rPr>
                <w:rFonts w:hint="cs"/>
                <w:sz w:val="24"/>
                <w:szCs w:val="24"/>
                <w:lang w:bidi="hi-IN"/>
              </w:rPr>
              <w:t>0.6825 (Baseline)</w:t>
            </w:r>
          </w:p>
        </w:tc>
        <w:tc>
          <w:tcPr>
            <w:tcW w:w="2189" w:type="dxa"/>
            <w:tcBorders>
              <w:top w:val="single" w:sz="4" w:space="0" w:color="auto"/>
              <w:left w:val="single" w:sz="4" w:space="0" w:color="auto"/>
              <w:bottom w:val="single" w:sz="4" w:space="0" w:color="auto"/>
              <w:right w:val="single" w:sz="4" w:space="0" w:color="auto"/>
            </w:tcBorders>
            <w:hideMark/>
          </w:tcPr>
          <w:p w14:paraId="64067845" w14:textId="77777777" w:rsidR="000019C6" w:rsidRPr="00756D2A" w:rsidRDefault="000019C6" w:rsidP="00756D2A">
            <w:pPr>
              <w:pStyle w:val="p1a"/>
              <w:spacing w:line="300" w:lineRule="auto"/>
              <w:rPr>
                <w:sz w:val="24"/>
                <w:szCs w:val="24"/>
                <w:lang w:bidi="hi-IN"/>
              </w:rPr>
            </w:pPr>
            <w:r w:rsidRPr="00756D2A">
              <w:rPr>
                <w:rFonts w:hint="cs"/>
                <w:sz w:val="24"/>
                <w:szCs w:val="24"/>
                <w:lang w:bidi="hi-IN"/>
              </w:rPr>
              <w:t>0.8840</w:t>
            </w:r>
          </w:p>
        </w:tc>
        <w:tc>
          <w:tcPr>
            <w:tcW w:w="2040" w:type="dxa"/>
            <w:tcBorders>
              <w:top w:val="single" w:sz="4" w:space="0" w:color="auto"/>
              <w:left w:val="single" w:sz="4" w:space="0" w:color="auto"/>
              <w:bottom w:val="single" w:sz="4" w:space="0" w:color="auto"/>
              <w:right w:val="single" w:sz="4" w:space="0" w:color="auto"/>
            </w:tcBorders>
            <w:hideMark/>
          </w:tcPr>
          <w:p w14:paraId="6740DC9C" w14:textId="77777777" w:rsidR="000019C6" w:rsidRPr="00756D2A" w:rsidRDefault="000019C6" w:rsidP="00756D2A">
            <w:pPr>
              <w:pStyle w:val="p1a"/>
              <w:spacing w:line="300" w:lineRule="auto"/>
              <w:rPr>
                <w:sz w:val="24"/>
                <w:szCs w:val="24"/>
                <w:lang w:bidi="hi-IN"/>
              </w:rPr>
            </w:pPr>
            <w:r w:rsidRPr="00756D2A">
              <w:rPr>
                <w:rFonts w:hint="cs"/>
                <w:sz w:val="24"/>
                <w:szCs w:val="24"/>
                <w:lang w:bidi="hi-IN"/>
              </w:rPr>
              <w:t>0.0025***</w:t>
            </w:r>
          </w:p>
        </w:tc>
        <w:tc>
          <w:tcPr>
            <w:tcW w:w="1543" w:type="dxa"/>
            <w:tcBorders>
              <w:top w:val="single" w:sz="4" w:space="0" w:color="auto"/>
              <w:left w:val="single" w:sz="4" w:space="0" w:color="auto"/>
              <w:bottom w:val="single" w:sz="4" w:space="0" w:color="auto"/>
              <w:right w:val="single" w:sz="4" w:space="0" w:color="auto"/>
            </w:tcBorders>
            <w:hideMark/>
          </w:tcPr>
          <w:p w14:paraId="3E5C3BF1" w14:textId="77777777" w:rsidR="000019C6" w:rsidRPr="00756D2A" w:rsidRDefault="000019C6" w:rsidP="00756D2A">
            <w:pPr>
              <w:pStyle w:val="p1a"/>
              <w:spacing w:line="300" w:lineRule="auto"/>
              <w:rPr>
                <w:sz w:val="24"/>
                <w:szCs w:val="24"/>
                <w:lang w:bidi="hi-IN"/>
              </w:rPr>
            </w:pPr>
            <w:r w:rsidRPr="00756D2A">
              <w:rPr>
                <w:rFonts w:hint="cs"/>
                <w:sz w:val="24"/>
                <w:szCs w:val="24"/>
                <w:lang w:bidi="hi-IN"/>
              </w:rPr>
              <w:t>0.6290</w:t>
            </w:r>
          </w:p>
        </w:tc>
        <w:tc>
          <w:tcPr>
            <w:tcW w:w="1632" w:type="dxa"/>
            <w:tcBorders>
              <w:top w:val="single" w:sz="4" w:space="0" w:color="auto"/>
              <w:left w:val="single" w:sz="4" w:space="0" w:color="auto"/>
              <w:bottom w:val="single" w:sz="4" w:space="0" w:color="auto"/>
              <w:right w:val="single" w:sz="4" w:space="0" w:color="auto"/>
            </w:tcBorders>
            <w:hideMark/>
          </w:tcPr>
          <w:p w14:paraId="73745C46" w14:textId="77777777" w:rsidR="000019C6" w:rsidRPr="00756D2A" w:rsidRDefault="000019C6" w:rsidP="00756D2A">
            <w:pPr>
              <w:pStyle w:val="p1a"/>
              <w:spacing w:line="300" w:lineRule="auto"/>
              <w:rPr>
                <w:sz w:val="24"/>
                <w:szCs w:val="24"/>
                <w:lang w:bidi="hi-IN"/>
              </w:rPr>
            </w:pPr>
            <w:r w:rsidRPr="00756D2A">
              <w:rPr>
                <w:rFonts w:hint="cs"/>
                <w:sz w:val="24"/>
                <w:szCs w:val="24"/>
                <w:lang w:bidi="hi-IN"/>
              </w:rPr>
              <w:t>0.9250</w:t>
            </w:r>
          </w:p>
        </w:tc>
      </w:tr>
      <w:tr w:rsidR="000019C6" w:rsidRPr="00756D2A" w14:paraId="273781E6" w14:textId="77777777" w:rsidTr="00CC7592">
        <w:trPr>
          <w:trHeight w:val="340"/>
        </w:trPr>
        <w:tc>
          <w:tcPr>
            <w:tcW w:w="1864" w:type="dxa"/>
            <w:tcBorders>
              <w:top w:val="single" w:sz="4" w:space="0" w:color="auto"/>
              <w:left w:val="single" w:sz="4" w:space="0" w:color="auto"/>
              <w:bottom w:val="single" w:sz="4" w:space="0" w:color="auto"/>
              <w:right w:val="single" w:sz="4" w:space="0" w:color="auto"/>
            </w:tcBorders>
            <w:hideMark/>
          </w:tcPr>
          <w:p w14:paraId="1D4AEE3A" w14:textId="77777777" w:rsidR="000019C6" w:rsidRPr="00756D2A" w:rsidRDefault="000019C6" w:rsidP="00756D2A">
            <w:pPr>
              <w:pStyle w:val="p1a"/>
              <w:suppressAutoHyphens/>
              <w:spacing w:line="300" w:lineRule="auto"/>
              <w:rPr>
                <w:sz w:val="24"/>
                <w:szCs w:val="24"/>
                <w:lang w:bidi="hi-IN"/>
              </w:rPr>
            </w:pPr>
            <w:r w:rsidRPr="00756D2A">
              <w:rPr>
                <w:rFonts w:hint="cs"/>
                <w:sz w:val="24"/>
                <w:szCs w:val="24"/>
                <w:lang w:bidi="hi-IN"/>
              </w:rPr>
              <w:t>0.7200</w:t>
            </w:r>
          </w:p>
        </w:tc>
        <w:tc>
          <w:tcPr>
            <w:tcW w:w="2189" w:type="dxa"/>
            <w:tcBorders>
              <w:top w:val="single" w:sz="4" w:space="0" w:color="auto"/>
              <w:left w:val="single" w:sz="4" w:space="0" w:color="auto"/>
              <w:bottom w:val="single" w:sz="4" w:space="0" w:color="auto"/>
              <w:right w:val="single" w:sz="4" w:space="0" w:color="auto"/>
            </w:tcBorders>
            <w:hideMark/>
          </w:tcPr>
          <w:p w14:paraId="5EA1F00D" w14:textId="77777777" w:rsidR="000019C6" w:rsidRPr="00756D2A" w:rsidRDefault="000019C6" w:rsidP="00756D2A">
            <w:pPr>
              <w:pStyle w:val="p1a"/>
              <w:spacing w:line="300" w:lineRule="auto"/>
              <w:rPr>
                <w:sz w:val="24"/>
                <w:szCs w:val="24"/>
                <w:lang w:bidi="hi-IN"/>
              </w:rPr>
            </w:pPr>
            <w:r w:rsidRPr="00756D2A">
              <w:rPr>
                <w:rFonts w:hint="cs"/>
                <w:sz w:val="24"/>
                <w:szCs w:val="24"/>
                <w:lang w:bidi="hi-IN"/>
              </w:rPr>
              <w:t>0.8980</w:t>
            </w:r>
          </w:p>
        </w:tc>
        <w:tc>
          <w:tcPr>
            <w:tcW w:w="2040" w:type="dxa"/>
            <w:tcBorders>
              <w:top w:val="single" w:sz="4" w:space="0" w:color="auto"/>
              <w:left w:val="single" w:sz="4" w:space="0" w:color="auto"/>
              <w:bottom w:val="single" w:sz="4" w:space="0" w:color="auto"/>
              <w:right w:val="single" w:sz="4" w:space="0" w:color="auto"/>
            </w:tcBorders>
            <w:hideMark/>
          </w:tcPr>
          <w:p w14:paraId="0582F96B" w14:textId="77777777" w:rsidR="000019C6" w:rsidRPr="00756D2A" w:rsidRDefault="000019C6" w:rsidP="00756D2A">
            <w:pPr>
              <w:pStyle w:val="p1a"/>
              <w:spacing w:line="300" w:lineRule="auto"/>
              <w:rPr>
                <w:sz w:val="24"/>
                <w:szCs w:val="24"/>
                <w:lang w:bidi="hi-IN"/>
              </w:rPr>
            </w:pPr>
            <w:r w:rsidRPr="00756D2A">
              <w:rPr>
                <w:rFonts w:hint="cs"/>
                <w:sz w:val="24"/>
                <w:szCs w:val="24"/>
                <w:lang w:bidi="hi-IN"/>
              </w:rPr>
              <w:t>0.0023***</w:t>
            </w:r>
          </w:p>
        </w:tc>
        <w:tc>
          <w:tcPr>
            <w:tcW w:w="1543" w:type="dxa"/>
            <w:tcBorders>
              <w:top w:val="single" w:sz="4" w:space="0" w:color="auto"/>
              <w:left w:val="single" w:sz="4" w:space="0" w:color="auto"/>
              <w:bottom w:val="single" w:sz="4" w:space="0" w:color="auto"/>
              <w:right w:val="single" w:sz="4" w:space="0" w:color="auto"/>
            </w:tcBorders>
            <w:hideMark/>
          </w:tcPr>
          <w:p w14:paraId="0CA7376B" w14:textId="77777777" w:rsidR="000019C6" w:rsidRPr="00756D2A" w:rsidRDefault="000019C6" w:rsidP="00756D2A">
            <w:pPr>
              <w:pStyle w:val="p1a"/>
              <w:spacing w:line="300" w:lineRule="auto"/>
              <w:rPr>
                <w:sz w:val="24"/>
                <w:szCs w:val="24"/>
                <w:lang w:bidi="hi-IN"/>
              </w:rPr>
            </w:pPr>
            <w:r w:rsidRPr="00756D2A">
              <w:rPr>
                <w:rFonts w:hint="cs"/>
                <w:sz w:val="24"/>
                <w:szCs w:val="24"/>
                <w:lang w:bidi="hi-IN"/>
              </w:rPr>
              <w:t>0.6510</w:t>
            </w:r>
          </w:p>
        </w:tc>
        <w:tc>
          <w:tcPr>
            <w:tcW w:w="1632" w:type="dxa"/>
            <w:tcBorders>
              <w:top w:val="single" w:sz="4" w:space="0" w:color="auto"/>
              <w:left w:val="single" w:sz="4" w:space="0" w:color="auto"/>
              <w:bottom w:val="single" w:sz="4" w:space="0" w:color="auto"/>
              <w:right w:val="single" w:sz="4" w:space="0" w:color="auto"/>
            </w:tcBorders>
            <w:hideMark/>
          </w:tcPr>
          <w:p w14:paraId="0605CA88" w14:textId="77777777" w:rsidR="000019C6" w:rsidRPr="00756D2A" w:rsidRDefault="000019C6" w:rsidP="00756D2A">
            <w:pPr>
              <w:pStyle w:val="p1a"/>
              <w:spacing w:line="300" w:lineRule="auto"/>
              <w:rPr>
                <w:sz w:val="24"/>
                <w:szCs w:val="24"/>
                <w:lang w:bidi="hi-IN"/>
              </w:rPr>
            </w:pPr>
            <w:r w:rsidRPr="00756D2A">
              <w:rPr>
                <w:rFonts w:hint="cs"/>
                <w:sz w:val="24"/>
                <w:szCs w:val="24"/>
                <w:lang w:bidi="hi-IN"/>
              </w:rPr>
              <w:t>0.9340</w:t>
            </w:r>
          </w:p>
        </w:tc>
      </w:tr>
      <w:tr w:rsidR="000019C6" w:rsidRPr="00756D2A" w14:paraId="1C9C1352" w14:textId="77777777" w:rsidTr="00CC7592">
        <w:trPr>
          <w:trHeight w:val="313"/>
        </w:trPr>
        <w:tc>
          <w:tcPr>
            <w:tcW w:w="1864" w:type="dxa"/>
            <w:tcBorders>
              <w:top w:val="single" w:sz="4" w:space="0" w:color="auto"/>
              <w:left w:val="single" w:sz="4" w:space="0" w:color="auto"/>
              <w:bottom w:val="single" w:sz="4" w:space="0" w:color="auto"/>
              <w:right w:val="single" w:sz="4" w:space="0" w:color="auto"/>
            </w:tcBorders>
            <w:hideMark/>
          </w:tcPr>
          <w:p w14:paraId="177F1AC4" w14:textId="77777777" w:rsidR="000019C6" w:rsidRPr="00756D2A" w:rsidRDefault="000019C6" w:rsidP="00756D2A">
            <w:pPr>
              <w:pStyle w:val="p1a"/>
              <w:suppressAutoHyphens/>
              <w:spacing w:line="300" w:lineRule="auto"/>
              <w:rPr>
                <w:sz w:val="24"/>
                <w:szCs w:val="24"/>
                <w:lang w:bidi="hi-IN"/>
              </w:rPr>
            </w:pPr>
            <w:r w:rsidRPr="00756D2A">
              <w:rPr>
                <w:rFonts w:hint="cs"/>
                <w:sz w:val="24"/>
                <w:szCs w:val="24"/>
                <w:lang w:bidi="hi-IN"/>
              </w:rPr>
              <w:t>0.7500</w:t>
            </w:r>
          </w:p>
        </w:tc>
        <w:tc>
          <w:tcPr>
            <w:tcW w:w="2189" w:type="dxa"/>
            <w:tcBorders>
              <w:top w:val="single" w:sz="4" w:space="0" w:color="auto"/>
              <w:left w:val="single" w:sz="4" w:space="0" w:color="auto"/>
              <w:bottom w:val="single" w:sz="4" w:space="0" w:color="auto"/>
              <w:right w:val="single" w:sz="4" w:space="0" w:color="auto"/>
            </w:tcBorders>
            <w:hideMark/>
          </w:tcPr>
          <w:p w14:paraId="02328C40" w14:textId="77777777" w:rsidR="000019C6" w:rsidRPr="00756D2A" w:rsidRDefault="000019C6" w:rsidP="00756D2A">
            <w:pPr>
              <w:pStyle w:val="p1a"/>
              <w:spacing w:line="300" w:lineRule="auto"/>
              <w:rPr>
                <w:sz w:val="24"/>
                <w:szCs w:val="24"/>
                <w:lang w:bidi="hi-IN"/>
              </w:rPr>
            </w:pPr>
            <w:r w:rsidRPr="00756D2A">
              <w:rPr>
                <w:rFonts w:hint="cs"/>
                <w:sz w:val="24"/>
                <w:szCs w:val="24"/>
                <w:lang w:bidi="hi-IN"/>
              </w:rPr>
              <w:t>0.9120</w:t>
            </w:r>
          </w:p>
        </w:tc>
        <w:tc>
          <w:tcPr>
            <w:tcW w:w="2040" w:type="dxa"/>
            <w:tcBorders>
              <w:top w:val="single" w:sz="4" w:space="0" w:color="auto"/>
              <w:left w:val="single" w:sz="4" w:space="0" w:color="auto"/>
              <w:bottom w:val="single" w:sz="4" w:space="0" w:color="auto"/>
              <w:right w:val="single" w:sz="4" w:space="0" w:color="auto"/>
            </w:tcBorders>
            <w:hideMark/>
          </w:tcPr>
          <w:p w14:paraId="683B2BD2" w14:textId="77777777" w:rsidR="000019C6" w:rsidRPr="00756D2A" w:rsidRDefault="000019C6" w:rsidP="00756D2A">
            <w:pPr>
              <w:pStyle w:val="p1a"/>
              <w:spacing w:line="300" w:lineRule="auto"/>
              <w:rPr>
                <w:sz w:val="24"/>
                <w:szCs w:val="24"/>
                <w:lang w:bidi="hi-IN"/>
              </w:rPr>
            </w:pPr>
            <w:r w:rsidRPr="00756D2A">
              <w:rPr>
                <w:rFonts w:hint="cs"/>
                <w:sz w:val="24"/>
                <w:szCs w:val="24"/>
                <w:lang w:bidi="hi-IN"/>
              </w:rPr>
              <w:t>0.0021***</w:t>
            </w:r>
          </w:p>
        </w:tc>
        <w:tc>
          <w:tcPr>
            <w:tcW w:w="1543" w:type="dxa"/>
            <w:tcBorders>
              <w:top w:val="single" w:sz="4" w:space="0" w:color="auto"/>
              <w:left w:val="single" w:sz="4" w:space="0" w:color="auto"/>
              <w:bottom w:val="single" w:sz="4" w:space="0" w:color="auto"/>
              <w:right w:val="single" w:sz="4" w:space="0" w:color="auto"/>
            </w:tcBorders>
            <w:hideMark/>
          </w:tcPr>
          <w:p w14:paraId="410CF673" w14:textId="77777777" w:rsidR="000019C6" w:rsidRPr="00756D2A" w:rsidRDefault="000019C6" w:rsidP="00756D2A">
            <w:pPr>
              <w:pStyle w:val="p1a"/>
              <w:spacing w:line="300" w:lineRule="auto"/>
              <w:rPr>
                <w:sz w:val="24"/>
                <w:szCs w:val="24"/>
                <w:lang w:bidi="hi-IN"/>
              </w:rPr>
            </w:pPr>
            <w:r w:rsidRPr="00756D2A">
              <w:rPr>
                <w:rFonts w:hint="cs"/>
                <w:sz w:val="24"/>
                <w:szCs w:val="24"/>
                <w:lang w:bidi="hi-IN"/>
              </w:rPr>
              <w:t>0.6780</w:t>
            </w:r>
          </w:p>
        </w:tc>
        <w:tc>
          <w:tcPr>
            <w:tcW w:w="1632" w:type="dxa"/>
            <w:tcBorders>
              <w:top w:val="single" w:sz="4" w:space="0" w:color="auto"/>
              <w:left w:val="single" w:sz="4" w:space="0" w:color="auto"/>
              <w:bottom w:val="single" w:sz="4" w:space="0" w:color="auto"/>
              <w:right w:val="single" w:sz="4" w:space="0" w:color="auto"/>
            </w:tcBorders>
            <w:hideMark/>
          </w:tcPr>
          <w:p w14:paraId="29577E7C" w14:textId="77777777" w:rsidR="000019C6" w:rsidRPr="00756D2A" w:rsidRDefault="000019C6" w:rsidP="00756D2A">
            <w:pPr>
              <w:pStyle w:val="p1a"/>
              <w:spacing w:line="300" w:lineRule="auto"/>
              <w:rPr>
                <w:sz w:val="24"/>
                <w:szCs w:val="24"/>
                <w:lang w:bidi="hi-IN"/>
              </w:rPr>
            </w:pPr>
            <w:r w:rsidRPr="00756D2A">
              <w:rPr>
                <w:rFonts w:hint="cs"/>
                <w:sz w:val="24"/>
                <w:szCs w:val="24"/>
                <w:lang w:bidi="hi-IN"/>
              </w:rPr>
              <w:t>0.9420</w:t>
            </w:r>
          </w:p>
        </w:tc>
      </w:tr>
    </w:tbl>
    <w:p w14:paraId="2A9DF414" w14:textId="77777777" w:rsidR="000019C6" w:rsidRPr="00756D2A" w:rsidRDefault="000019C6" w:rsidP="00756D2A">
      <w:pPr>
        <w:spacing w:line="300" w:lineRule="auto"/>
        <w:jc w:val="both"/>
        <w:rPr>
          <w:lang w:eastAsia="zh-CN"/>
        </w:rPr>
      </w:pPr>
      <w:r w:rsidRPr="00756D2A">
        <w:rPr>
          <w:rFonts w:hint="cs"/>
          <w:i/>
          <w:iCs/>
        </w:rPr>
        <w:t xml:space="preserve">Notes: *** p &lt; 0.01. Sensitivity of </w:t>
      </w:r>
      <m:oMath>
        <m:sSub>
          <m:sSubPr>
            <m:ctrlPr>
              <w:rPr>
                <w:rFonts w:ascii="Cambria Math" w:hAnsi="Cambria Math" w:hint="cs"/>
                <w:lang w:eastAsia="zh-CN"/>
              </w:rPr>
            </m:ctrlPr>
          </m:sSubPr>
          <m:e>
            <m:r>
              <w:rPr>
                <w:rFonts w:ascii="Cambria Math" w:hAnsi="Cambria Math" w:hint="cs"/>
              </w:rPr>
              <m:t>P</m:t>
            </m:r>
          </m:e>
          <m:sub>
            <m:r>
              <w:rPr>
                <w:rFonts w:ascii="Cambria Math" w:hAnsi="Cambria Math" w:hint="cs"/>
              </w:rPr>
              <m:t>cap</m:t>
            </m:r>
          </m:sub>
        </m:sSub>
      </m:oMath>
      <w:r w:rsidRPr="00756D2A">
        <w:rPr>
          <w:rFonts w:hint="cs"/>
          <w:i/>
          <w:iCs/>
        </w:rPr>
        <w:t xml:space="preserve"> DCCA metrics to variation in free-float weight. Daily frequency correlations and M30 scaling slopes. Across all historical weight specifications, the correlation gap relative to original index pairs remains strictly above 0.065, and the regime tightening exceeds 0.26 correlation points.</w:t>
      </w:r>
    </w:p>
    <w:p w14:paraId="08A95B17" w14:textId="77777777" w:rsidR="000019C6" w:rsidRPr="00756D2A" w:rsidRDefault="000019C6" w:rsidP="00756D2A">
      <w:pPr>
        <w:jc w:val="both"/>
      </w:pPr>
      <w:r w:rsidRPr="00756D2A">
        <w:rPr>
          <w:rFonts w:hint="cs"/>
        </w:rPr>
        <w:t xml:space="preserve">Table 7 demonstrates that while a higher large-cap weight naturally pulls </w:t>
      </w:r>
      <m:oMath>
        <m:sSub>
          <m:sSubPr>
            <m:ctrlPr>
              <w:rPr>
                <w:rFonts w:ascii="Cambria Math" w:hAnsi="Cambria Math" w:hint="cs"/>
                <w:lang w:eastAsia="zh-CN"/>
              </w:rPr>
            </m:ctrlPr>
          </m:sSubPr>
          <m:e>
            <m:r>
              <w:rPr>
                <w:rFonts w:ascii="Cambria Math" w:hAnsi="Cambria Math" w:hint="cs"/>
              </w:rPr>
              <m:t>P</m:t>
            </m:r>
          </m:e>
          <m:sub>
            <m:r>
              <w:rPr>
                <w:rFonts w:ascii="Cambria Math" w:hAnsi="Cambria Math" w:hint="cs"/>
              </w:rPr>
              <m:t>cap</m:t>
            </m:r>
          </m:sub>
        </m:sSub>
      </m:oMath>
      <w:r w:rsidRPr="00756D2A">
        <w:rPr>
          <w:rFonts w:hint="cs"/>
        </w:rPr>
        <w:t xml:space="preserve"> closer to VN30, the fundamental conclusions remain robust: across all specifications, </w:t>
      </w:r>
      <m:oMath>
        <m:sSub>
          <m:sSubPr>
            <m:ctrlPr>
              <w:rPr>
                <w:rFonts w:ascii="Cambria Math" w:hAnsi="Cambria Math" w:hint="cs"/>
                <w:lang w:eastAsia="zh-CN"/>
              </w:rPr>
            </m:ctrlPr>
          </m:sSubPr>
          <m:e>
            <m:r>
              <w:rPr>
                <w:rFonts w:ascii="Cambria Math" w:hAnsi="Cambria Math" w:hint="cs"/>
              </w:rPr>
              <m:t>P</m:t>
            </m:r>
          </m:e>
          <m:sub>
            <m:r>
              <w:rPr>
                <w:rFonts w:ascii="Cambria Math" w:hAnsi="Cambria Math" w:hint="cs"/>
              </w:rPr>
              <m:t>cap</m:t>
            </m:r>
          </m:sub>
        </m:sSub>
      </m:oMath>
      <w:r w:rsidRPr="00756D2A">
        <w:rPr>
          <w:rFonts w:hint="cs"/>
        </w:rPr>
        <w:t xml:space="preserve"> correlation sits well below the 0.98 level of unadjusted indices, the scaling slope </w:t>
      </w:r>
      <m:oMath>
        <m:sSub>
          <m:sSubPr>
            <m:ctrlPr>
              <w:rPr>
                <w:rFonts w:ascii="Cambria Math" w:hAnsi="Cambria Math" w:hint="cs"/>
                <w:lang w:eastAsia="zh-CN"/>
              </w:rPr>
            </m:ctrlPr>
          </m:sSubPr>
          <m:e>
            <m:r>
              <w:rPr>
                <w:rFonts w:ascii="Cambria Math" w:hAnsi="Cambria Math" w:hint="cs"/>
              </w:rPr>
              <m:t>β</m:t>
            </m:r>
          </m:e>
          <m:sub>
            <m:r>
              <w:rPr>
                <w:rFonts w:ascii="Cambria Math" w:hAnsi="Cambria Math" w:hint="cs"/>
              </w:rPr>
              <m:t>scale</m:t>
            </m:r>
          </m:sub>
        </m:sSub>
      </m:oMath>
      <w:r w:rsidRPr="00756D2A">
        <w:rPr>
          <w:rFonts w:hint="cs"/>
        </w:rPr>
        <w:t xml:space="preserve"> remains positive and significant, and the correlation surge across volatility regimes consistently exceeds 0.26 points.</w:t>
      </w:r>
    </w:p>
    <w:p w14:paraId="64184131" w14:textId="52063C6C" w:rsidR="000019C6" w:rsidRPr="00756D2A" w:rsidRDefault="000019C6" w:rsidP="00756D2A">
      <w:pPr>
        <w:jc w:val="both"/>
      </w:pPr>
      <w:r w:rsidRPr="00756D2A">
        <w:rPr>
          <w:rFonts w:hint="cs"/>
        </w:rPr>
        <w:t xml:space="preserve">In addition, benchmarking these results against the official VN70 (VNMIDCAP) cash index provides direct empirical validation that temporal weight variation does not alter any </w:t>
      </w:r>
      <w:r w:rsidR="00F478EE">
        <w:t>of</w:t>
      </w:r>
      <w:r w:rsidR="00F478EE">
        <w:rPr>
          <w:lang w:val="vi-VN"/>
        </w:rPr>
        <w:t xml:space="preserve"> the </w:t>
      </w:r>
      <w:r w:rsidRPr="00756D2A">
        <w:rPr>
          <w:rFonts w:hint="cs"/>
        </w:rPr>
        <w:t xml:space="preserve">economic conclusions. VN70, which dynamically tracks the actual, point-in-time, exchange-rebalanced portfolio of the 70 mid-cap constituents rebalanced semi-annually by HOSE, exhibits a mean correlation of </w:t>
      </w:r>
      <m:oMath>
        <m:acc>
          <m:accPr>
            <m:chr m:val="‾"/>
            <m:ctrlPr>
              <w:rPr>
                <w:rFonts w:ascii="Cambria Math" w:hAnsi="Cambria Math" w:hint="cs"/>
                <w:lang w:eastAsia="zh-CN"/>
              </w:rPr>
            </m:ctrlPr>
          </m:accPr>
          <m:e>
            <m:r>
              <w:rPr>
                <w:rFonts w:ascii="Cambria Math" w:hAnsi="Cambria Math" w:hint="cs"/>
              </w:rPr>
              <m:t>ρ</m:t>
            </m:r>
          </m:e>
        </m:acc>
        <m:r>
          <m:rPr>
            <m:sty m:val="p"/>
          </m:rPr>
          <w:rPr>
            <w:rFonts w:ascii="Cambria Math" w:hAnsi="Cambria Math" w:hint="cs"/>
          </w:rPr>
          <m:t>=0.880</m:t>
        </m:r>
      </m:oMath>
      <w:r w:rsidRPr="00756D2A">
        <w:rPr>
          <w:rFonts w:hint="cs"/>
        </w:rPr>
        <w:t>,</w:t>
      </w:r>
      <w:r w:rsidR="00B54D92">
        <w:rPr>
          <w:lang w:val="vi-VN"/>
        </w:rPr>
        <w:t xml:space="preserve"> </w:t>
      </w:r>
      <w:r w:rsidRPr="00756D2A">
        <w:rPr>
          <w:rFonts w:hint="cs"/>
        </w:rPr>
        <w:t xml:space="preserve">M30 scaling slope of </w:t>
      </w:r>
      <m:oMath>
        <m:sSub>
          <m:sSubPr>
            <m:ctrlPr>
              <w:rPr>
                <w:rFonts w:ascii="Cambria Math" w:hAnsi="Cambria Math" w:hint="cs"/>
                <w:lang w:eastAsia="zh-CN"/>
              </w:rPr>
            </m:ctrlPr>
          </m:sSubPr>
          <m:e>
            <m:r>
              <w:rPr>
                <w:rFonts w:ascii="Cambria Math" w:hAnsi="Cambria Math" w:hint="cs"/>
              </w:rPr>
              <m:t>β</m:t>
            </m:r>
          </m:e>
          <m:sub>
            <m:r>
              <w:rPr>
                <w:rFonts w:ascii="Cambria Math" w:hAnsi="Cambria Math" w:hint="cs"/>
              </w:rPr>
              <m:t>scale</m:t>
            </m:r>
          </m:sub>
        </m:sSub>
        <m:r>
          <m:rPr>
            <m:sty m:val="p"/>
          </m:rPr>
          <w:rPr>
            <w:rFonts w:ascii="Cambria Math" w:hAnsi="Cambria Math" w:hint="cs"/>
          </w:rPr>
          <m:t>=0.0024</m:t>
        </m:r>
      </m:oMath>
      <w:r w:rsidRPr="00756D2A">
        <w:rPr>
          <w:rFonts w:hint="cs"/>
        </w:rPr>
        <w:t xml:space="preserve">, a calm-regime correlation of </w:t>
      </w:r>
      <m:oMath>
        <m:sSub>
          <m:sSubPr>
            <m:ctrlPr>
              <w:rPr>
                <w:rFonts w:ascii="Cambria Math" w:hAnsi="Cambria Math" w:hint="cs"/>
                <w:lang w:eastAsia="zh-CN"/>
              </w:rPr>
            </m:ctrlPr>
          </m:sSubPr>
          <m:e>
            <m:r>
              <w:rPr>
                <w:rFonts w:ascii="Cambria Math" w:hAnsi="Cambria Math" w:hint="cs"/>
              </w:rPr>
              <m:t>ρ</m:t>
            </m:r>
          </m:e>
          <m:sub>
            <m:r>
              <w:rPr>
                <w:rFonts w:ascii="Cambria Math" w:hAnsi="Cambria Math" w:hint="cs"/>
              </w:rPr>
              <m:t>low</m:t>
            </m:r>
          </m:sub>
        </m:sSub>
        <m:r>
          <m:rPr>
            <m:sty m:val="p"/>
          </m:rPr>
          <w:rPr>
            <w:rFonts w:ascii="Cambria Math" w:hAnsi="Cambria Math" w:hint="cs"/>
          </w:rPr>
          <m:t>=0.621</m:t>
        </m:r>
      </m:oMath>
      <w:r w:rsidRPr="00756D2A">
        <w:rPr>
          <w:rFonts w:hint="cs"/>
        </w:rPr>
        <w:t xml:space="preserve">, and crisis-regime correlation of </w:t>
      </w:r>
      <m:oMath>
        <m:sSub>
          <m:sSubPr>
            <m:ctrlPr>
              <w:rPr>
                <w:rFonts w:ascii="Cambria Math" w:hAnsi="Cambria Math" w:hint="cs"/>
                <w:lang w:eastAsia="zh-CN"/>
              </w:rPr>
            </m:ctrlPr>
          </m:sSubPr>
          <m:e>
            <m:r>
              <w:rPr>
                <w:rFonts w:ascii="Cambria Math" w:hAnsi="Cambria Math" w:hint="cs"/>
              </w:rPr>
              <m:t>ρ</m:t>
            </m:r>
          </m:e>
          <m:sub>
            <m:r>
              <w:rPr>
                <w:rFonts w:ascii="Cambria Math" w:hAnsi="Cambria Math" w:hint="cs"/>
              </w:rPr>
              <m:t>high</m:t>
            </m:r>
          </m:sub>
        </m:sSub>
        <m:r>
          <m:rPr>
            <m:sty m:val="p"/>
          </m:rPr>
          <w:rPr>
            <w:rFonts w:ascii="Cambria Math" w:hAnsi="Cambria Math" w:hint="cs"/>
          </w:rPr>
          <m:t>=0.921</m:t>
        </m:r>
      </m:oMath>
      <w:r w:rsidRPr="00756D2A">
        <w:rPr>
          <w:rFonts w:hint="cs"/>
        </w:rPr>
        <w:t>. These empirical values match</w:t>
      </w:r>
      <w:r w:rsidR="00842778">
        <w:t>ed</w:t>
      </w:r>
      <w:r w:rsidRPr="00756D2A">
        <w:rPr>
          <w:rFonts w:hint="cs"/>
        </w:rPr>
        <w:t xml:space="preserve"> the baseline </w:t>
      </w:r>
      <m:oMath>
        <m:sSub>
          <m:sSubPr>
            <m:ctrlPr>
              <w:rPr>
                <w:rFonts w:ascii="Cambria Math" w:hAnsi="Cambria Math" w:hint="cs"/>
                <w:lang w:eastAsia="zh-CN"/>
              </w:rPr>
            </m:ctrlPr>
          </m:sSubPr>
          <m:e>
            <m:r>
              <w:rPr>
                <w:rFonts w:ascii="Cambria Math" w:hAnsi="Cambria Math" w:hint="cs"/>
              </w:rPr>
              <m:t>P</m:t>
            </m:r>
          </m:e>
          <m:sub>
            <m:r>
              <w:rPr>
                <w:rFonts w:ascii="Cambria Math" w:hAnsi="Cambria Math" w:hint="cs"/>
              </w:rPr>
              <m:t>cap</m:t>
            </m:r>
          </m:sub>
        </m:sSub>
      </m:oMath>
      <w:r w:rsidRPr="00756D2A">
        <w:rPr>
          <w:rFonts w:hint="cs"/>
        </w:rPr>
        <w:t xml:space="preserve"> parameters (</w:t>
      </w:r>
      <m:oMath>
        <m:acc>
          <m:accPr>
            <m:chr m:val="‾"/>
            <m:ctrlPr>
              <w:rPr>
                <w:rFonts w:ascii="Cambria Math" w:hAnsi="Cambria Math" w:hint="cs"/>
                <w:lang w:eastAsia="zh-CN"/>
              </w:rPr>
            </m:ctrlPr>
          </m:accPr>
          <m:e>
            <m:r>
              <w:rPr>
                <w:rFonts w:ascii="Cambria Math" w:hAnsi="Cambria Math" w:hint="cs"/>
              </w:rPr>
              <m:t>ρ</m:t>
            </m:r>
          </m:e>
        </m:acc>
        <m:r>
          <m:rPr>
            <m:sty m:val="p"/>
          </m:rPr>
          <w:rPr>
            <w:rFonts w:ascii="Cambria Math" w:hAnsi="Cambria Math" w:hint="cs"/>
          </w:rPr>
          <m:t>=0.884</m:t>
        </m:r>
      </m:oMath>
      <w:r w:rsidRPr="00756D2A">
        <w:rPr>
          <w:rFonts w:hint="cs"/>
        </w:rPr>
        <w:t xml:space="preserve">, </w:t>
      </w:r>
      <m:oMath>
        <m:sSub>
          <m:sSubPr>
            <m:ctrlPr>
              <w:rPr>
                <w:rFonts w:ascii="Cambria Math" w:hAnsi="Cambria Math" w:hint="cs"/>
                <w:lang w:eastAsia="zh-CN"/>
              </w:rPr>
            </m:ctrlPr>
          </m:sSubPr>
          <m:e>
            <m:r>
              <w:rPr>
                <w:rFonts w:ascii="Cambria Math" w:hAnsi="Cambria Math" w:hint="cs"/>
              </w:rPr>
              <m:t>β</m:t>
            </m:r>
          </m:e>
          <m:sub>
            <m:r>
              <w:rPr>
                <w:rFonts w:ascii="Cambria Math" w:hAnsi="Cambria Math" w:hint="cs"/>
              </w:rPr>
              <m:t>scale</m:t>
            </m:r>
          </m:sub>
        </m:sSub>
        <m:r>
          <m:rPr>
            <m:sty m:val="p"/>
          </m:rPr>
          <w:rPr>
            <w:rFonts w:ascii="Cambria Math" w:hAnsi="Cambria Math" w:hint="cs"/>
          </w:rPr>
          <m:t>=0.0025</m:t>
        </m:r>
      </m:oMath>
      <w:r w:rsidRPr="00756D2A">
        <w:rPr>
          <w:rFonts w:hint="cs"/>
        </w:rPr>
        <w:t xml:space="preserve">, </w:t>
      </w:r>
      <m:oMath>
        <m:sSub>
          <m:sSubPr>
            <m:ctrlPr>
              <w:rPr>
                <w:rFonts w:ascii="Cambria Math" w:hAnsi="Cambria Math" w:hint="cs"/>
                <w:lang w:eastAsia="zh-CN"/>
              </w:rPr>
            </m:ctrlPr>
          </m:sSubPr>
          <m:e>
            <m:r>
              <w:rPr>
                <w:rFonts w:ascii="Cambria Math" w:hAnsi="Cambria Math" w:hint="cs"/>
              </w:rPr>
              <m:t>ρ</m:t>
            </m:r>
          </m:e>
          <m:sub>
            <m:r>
              <w:rPr>
                <w:rFonts w:ascii="Cambria Math" w:hAnsi="Cambria Math" w:hint="cs"/>
              </w:rPr>
              <m:t>low</m:t>
            </m:r>
          </m:sub>
        </m:sSub>
        <m:r>
          <m:rPr>
            <m:sty m:val="p"/>
          </m:rPr>
          <w:rPr>
            <w:rFonts w:ascii="Cambria Math" w:hAnsi="Cambria Math" w:hint="cs"/>
          </w:rPr>
          <m:t>=0.629</m:t>
        </m:r>
      </m:oMath>
      <w:r w:rsidRPr="00756D2A">
        <w:rPr>
          <w:rFonts w:hint="cs"/>
        </w:rPr>
        <w:t xml:space="preserve">, </w:t>
      </w:r>
      <m:oMath>
        <m:sSub>
          <m:sSubPr>
            <m:ctrlPr>
              <w:rPr>
                <w:rFonts w:ascii="Cambria Math" w:hAnsi="Cambria Math" w:hint="cs"/>
                <w:lang w:eastAsia="zh-CN"/>
              </w:rPr>
            </m:ctrlPr>
          </m:sSubPr>
          <m:e>
            <m:r>
              <w:rPr>
                <w:rFonts w:ascii="Cambria Math" w:hAnsi="Cambria Math" w:hint="cs"/>
              </w:rPr>
              <m:t>ρ</m:t>
            </m:r>
          </m:e>
          <m:sub>
            <m:r>
              <w:rPr>
                <w:rFonts w:ascii="Cambria Math" w:hAnsi="Cambria Math" w:hint="cs"/>
              </w:rPr>
              <m:t>high</m:t>
            </m:r>
          </m:sub>
        </m:sSub>
        <m:r>
          <m:rPr>
            <m:sty m:val="p"/>
          </m:rPr>
          <w:rPr>
            <w:rFonts w:ascii="Cambria Math" w:hAnsi="Cambria Math" w:hint="cs"/>
          </w:rPr>
          <m:t>=0.925</m:t>
        </m:r>
      </m:oMath>
      <w:r w:rsidRPr="00756D2A">
        <w:rPr>
          <w:rFonts w:hint="cs"/>
        </w:rPr>
        <w:t>) within a tight margin of 0.004 to 0.008. Consequently, both analytical parameter sweeps and direct comparisons with the exchange’s live mid-cap index prove that temporal weight drift introduces negligible inferential noise into multiscale analysis.</w:t>
      </w:r>
    </w:p>
    <w:p w14:paraId="1189EBB7" w14:textId="77777777" w:rsidR="000019C6" w:rsidRPr="00756D2A" w:rsidRDefault="000019C6" w:rsidP="00756D2A">
      <w:pPr>
        <w:pStyle w:val="heading1"/>
        <w:numPr>
          <w:ilvl w:val="0"/>
          <w:numId w:val="0"/>
        </w:numPr>
        <w:tabs>
          <w:tab w:val="left" w:pos="720"/>
        </w:tabs>
        <w:spacing w:line="300" w:lineRule="auto"/>
        <w:jc w:val="both"/>
        <w:rPr>
          <w:szCs w:val="24"/>
        </w:rPr>
      </w:pPr>
      <w:bookmarkStart w:id="116" w:name="robustness-and-sensitivity-audits"/>
      <w:bookmarkEnd w:id="115"/>
      <w:bookmarkEnd w:id="116"/>
      <w:commentRangeStart w:id="117"/>
      <w:r w:rsidRPr="00756D2A">
        <w:rPr>
          <w:rFonts w:hint="cs"/>
          <w:szCs w:val="24"/>
        </w:rPr>
        <w:t>6. Independent Mid-Cap Benchmarks Are Needed</w:t>
      </w:r>
      <w:commentRangeEnd w:id="117"/>
      <w:r w:rsidR="00B771F4">
        <w:rPr>
          <w:rStyle w:val="CommentReference"/>
          <w:b w:val="0"/>
          <w:bCs w:val="0"/>
          <w:lang w:eastAsia="en-US"/>
        </w:rPr>
        <w:commentReference w:id="117"/>
      </w:r>
    </w:p>
    <w:p w14:paraId="73248912" w14:textId="2DC36879" w:rsidR="000019C6" w:rsidRPr="00756D2A" w:rsidDel="00B771F4" w:rsidRDefault="000019C6" w:rsidP="00756D2A">
      <w:pPr>
        <w:jc w:val="both"/>
        <w:rPr>
          <w:del w:id="118" w:author="Ha Hong Hanh" w:date="2026-09-24T19:23:00Z" w16du:dateUtc="2026-09-24T12:23:00Z"/>
        </w:rPr>
      </w:pPr>
      <w:r w:rsidRPr="00756D2A">
        <w:rPr>
          <w:rFonts w:hint="cs"/>
        </w:rPr>
        <w:t xml:space="preserve">This study econometrically examines multiscale cross-correlation dynamics and constituent overlap distortion among nested equity benchmarks in Vietnam. </w:t>
      </w:r>
      <w:ins w:id="119" w:author="Ha Hong Hanh" w:date="2026-09-24T19:23:00Z">
        <w:r w:rsidR="00B771F4" w:rsidRPr="00B771F4">
          <w:t>By deploying detrended cross-correlation analysis and its multifractal extension across high-frequency intraday and daily trading horizons, the mechanical influence of shared capitalization is successfully disentangled from genuine economic co-movement</w:t>
        </w:r>
      </w:ins>
      <w:del w:id="120" w:author="Ha Hong Hanh" w:date="2026-09-24T19:23:00Z" w16du:dateUtc="2026-09-24T12:23:00Z">
        <w:r w:rsidRPr="00756D2A" w:rsidDel="00B771F4">
          <w:rPr>
            <w:rFonts w:hint="cs"/>
          </w:rPr>
          <w:delText>By deploying detrended cross-correlation analysis and its multifractal extension across high-frequency intraday and daily trading horizons, we separate the mechanical influence of shared capitalization from genuine economic co-movement.</w:delText>
        </w:r>
      </w:del>
    </w:p>
    <w:p w14:paraId="5BAB5D37" w14:textId="77777777" w:rsidR="000019C6" w:rsidRPr="00756D2A" w:rsidRDefault="000019C6" w:rsidP="00756D2A">
      <w:pPr>
        <w:jc w:val="both"/>
      </w:pPr>
    </w:p>
    <w:p w14:paraId="5823F38D" w14:textId="6BDC060D" w:rsidR="000019C6" w:rsidRPr="00756D2A" w:rsidRDefault="000019C6" w:rsidP="00756D2A">
      <w:pPr>
        <w:jc w:val="both"/>
      </w:pPr>
      <w:r w:rsidRPr="00756D2A">
        <w:rPr>
          <w:rFonts w:hint="cs"/>
        </w:rPr>
        <w:t xml:space="preserve">The empirical analysis </w:t>
      </w:r>
      <w:proofErr w:type="gramStart"/>
      <w:r w:rsidRPr="00756D2A">
        <w:rPr>
          <w:rFonts w:hint="cs"/>
        </w:rPr>
        <w:t>pro</w:t>
      </w:r>
      <w:ins w:id="121" w:author="Ha Hong Hanh" w:date="2026-09-24T12:52:00Z" w16du:dateUtc="2026-09-24T05:52:00Z">
        <w:r w:rsidR="00CC7402">
          <w:t>vide</w:t>
        </w:r>
        <w:proofErr w:type="gramEnd"/>
        <w:r w:rsidR="00CC7402">
          <w:t xml:space="preserve"> </w:t>
        </w:r>
      </w:ins>
      <w:del w:id="122" w:author="Ha Hong Hanh" w:date="2026-09-24T12:52:00Z" w16du:dateUtc="2026-09-24T05:52:00Z">
        <w:r w:rsidRPr="00756D2A" w:rsidDel="00CC7402">
          <w:rPr>
            <w:rFonts w:hint="cs"/>
          </w:rPr>
          <w:delText xml:space="preserve">duces </w:delText>
        </w:r>
      </w:del>
      <w:r w:rsidRPr="00756D2A">
        <w:rPr>
          <w:rFonts w:hint="cs"/>
        </w:rPr>
        <w:t>four core insights:</w:t>
      </w:r>
    </w:p>
    <w:p w14:paraId="764349A0" w14:textId="77777777" w:rsidR="000019C6" w:rsidRPr="00756D2A" w:rsidRDefault="000019C6" w:rsidP="00756D2A">
      <w:pPr>
        <w:jc w:val="both"/>
      </w:pPr>
    </w:p>
    <w:p w14:paraId="0E6C846D" w14:textId="77777777" w:rsidR="000019C6" w:rsidRPr="00756D2A" w:rsidRDefault="000019C6" w:rsidP="00756D2A">
      <w:pPr>
        <w:jc w:val="both"/>
      </w:pPr>
      <w:r w:rsidRPr="00756D2A">
        <w:rPr>
          <w:rFonts w:hint="cs"/>
        </w:rPr>
        <w:t xml:space="preserve">First, conventional index pairs that embed large-cap constituents within broader market benchmarks exhibit artificially elevated cross-correlations attributable predominantly to index engineering rather than economic integration. Purging shared constituent capitalization through a market-weighted proxy uncovers a substantially lower baseline co-movement that closely matches the performance of the official tradeable mid-cap cash index. Cross-asset co-movement between distinct capitalization segments is intrinsically horizon-dependent. Short-scale cross-correlations </w:t>
      </w:r>
      <w:r w:rsidRPr="00756D2A">
        <w:rPr>
          <w:rFonts w:hint="cs"/>
        </w:rPr>
        <w:lastRenderedPageBreak/>
        <w:t>are dampened by microstructure frictions and asynchronous quoting, while longer-horizon correlations strengthen as market-wide news diffuses across liquidity tiers.</w:t>
      </w:r>
    </w:p>
    <w:p w14:paraId="74210277" w14:textId="77777777" w:rsidR="000019C6" w:rsidRPr="00756D2A" w:rsidRDefault="000019C6" w:rsidP="00756D2A">
      <w:pPr>
        <w:jc w:val="both"/>
      </w:pPr>
    </w:p>
    <w:p w14:paraId="31688A44" w14:textId="77777777" w:rsidR="000019C6" w:rsidRPr="00756D2A" w:rsidRDefault="000019C6" w:rsidP="00756D2A">
      <w:pPr>
        <w:jc w:val="both"/>
      </w:pPr>
      <w:r w:rsidRPr="00756D2A">
        <w:rPr>
          <w:rFonts w:hint="cs"/>
        </w:rPr>
        <w:t>Second, applying volatility conditioning demonstrates that the tightening of cross-index co-movement during market turmoil represents structural correlation breakdown rather than a statistical artifact of volatility expansion. Systemic stress triggers liquidity contraction and retail margin deleveraging, binding large-cap and mid-cap valuations more tightly together when diversification is most needed.</w:t>
      </w:r>
    </w:p>
    <w:p w14:paraId="128D0FEC" w14:textId="77777777" w:rsidR="000019C6" w:rsidRPr="00756D2A" w:rsidRDefault="000019C6" w:rsidP="00756D2A">
      <w:pPr>
        <w:jc w:val="both"/>
      </w:pPr>
    </w:p>
    <w:p w14:paraId="48A89392" w14:textId="77777777" w:rsidR="000019C6" w:rsidRPr="00756D2A" w:rsidRDefault="000019C6" w:rsidP="00756D2A">
      <w:pPr>
        <w:jc w:val="both"/>
      </w:pPr>
      <w:r w:rsidRPr="00756D2A">
        <w:rPr>
          <w:rFonts w:hint="cs"/>
        </w:rPr>
        <w:t>Third, while tradeable cash portfolios composed of nested parent-child indices experience minimal variance misstatement due to offsetting weight constraints, unadjusted static models substantially misstate risk for underlying mid-cap factor exposures. In calm market environments, conventional models overstate mid-cap portfolio variance, leading to inefficient hedging capital allocations. Conversely, during market crises, static models fail to capture the asymmetric surge in co-movement, leaving investors vulnerable to unanticipated tail risk.</w:t>
      </w:r>
    </w:p>
    <w:p w14:paraId="063222C8" w14:textId="77777777" w:rsidR="000019C6" w:rsidRPr="00756D2A" w:rsidRDefault="000019C6" w:rsidP="00756D2A">
      <w:pPr>
        <w:jc w:val="both"/>
      </w:pPr>
    </w:p>
    <w:p w14:paraId="4C6D04DC" w14:textId="77777777" w:rsidR="000019C6" w:rsidRPr="00756D2A" w:rsidRDefault="000019C6" w:rsidP="00756D2A">
      <w:pPr>
        <w:pStyle w:val="heading20"/>
        <w:tabs>
          <w:tab w:val="clear" w:pos="567"/>
          <w:tab w:val="left" w:pos="720"/>
        </w:tabs>
        <w:ind w:left="0" w:firstLine="0"/>
        <w:rPr>
          <w:sz w:val="24"/>
          <w:szCs w:val="24"/>
          <w:lang w:val="vi-VN"/>
        </w:rPr>
      </w:pPr>
      <w:r w:rsidRPr="00756D2A">
        <w:rPr>
          <w:rFonts w:eastAsia="null" w:hint="cs"/>
          <w:sz w:val="24"/>
          <w:szCs w:val="24"/>
        </w:rPr>
        <w:t>Actionable Implications for ASEAN Capital Markets</w:t>
      </w:r>
      <w:r w:rsidRPr="00756D2A">
        <w:rPr>
          <w:rFonts w:eastAsia="null" w:hint="cs"/>
          <w:sz w:val="24"/>
          <w:szCs w:val="24"/>
          <w:lang w:val="vi-VN"/>
        </w:rPr>
        <w:t>:</w:t>
      </w:r>
    </w:p>
    <w:p w14:paraId="0D603A3A" w14:textId="77777777" w:rsidR="000019C6" w:rsidRPr="00756D2A" w:rsidRDefault="000019C6" w:rsidP="00756D2A">
      <w:pPr>
        <w:jc w:val="both"/>
      </w:pPr>
    </w:p>
    <w:p w14:paraId="3FA66F6E" w14:textId="77777777" w:rsidR="000019C6" w:rsidRPr="00756D2A" w:rsidRDefault="000019C6" w:rsidP="00756D2A">
      <w:pPr>
        <w:jc w:val="both"/>
      </w:pPr>
      <w:r w:rsidRPr="00756D2A">
        <w:rPr>
          <w:rFonts w:hint="cs"/>
        </w:rPr>
        <w:t>These findings carry concrete implications for institutional investors, index providers, and regulatory authorities across Southeast Asia.</w:t>
      </w:r>
    </w:p>
    <w:p w14:paraId="6F0D96D1" w14:textId="77777777" w:rsidR="000019C6" w:rsidRPr="00756D2A" w:rsidRDefault="000019C6" w:rsidP="00756D2A">
      <w:pPr>
        <w:jc w:val="both"/>
      </w:pPr>
    </w:p>
    <w:p w14:paraId="775FB12E" w14:textId="77777777" w:rsidR="000019C6" w:rsidRPr="00756D2A" w:rsidRDefault="000019C6" w:rsidP="00756D2A">
      <w:pPr>
        <w:jc w:val="both"/>
      </w:pPr>
      <w:r w:rsidRPr="00756D2A">
        <w:rPr>
          <w:rFonts w:hint="cs"/>
        </w:rPr>
        <w:t>For institutional portfolio management, asset allocators operating in ASEAN markets (such as Malaysian institutional funds, regional pension managers, and private wealth allocators) must recognize that blending large-cap and broad-market parent-child indices offers negligible diversification benefits. When constructing multi-capitalization strategies, risk managers should abandon static correlation assumptions in favor of regime-switching covariance frameworks that explicitly account for variance buffers during tranquil periods and sharp correlation surges during market distress.</w:t>
      </w:r>
    </w:p>
    <w:p w14:paraId="2D1D2913" w14:textId="77777777" w:rsidR="000019C6" w:rsidRPr="00756D2A" w:rsidRDefault="000019C6" w:rsidP="00756D2A">
      <w:pPr>
        <w:jc w:val="both"/>
      </w:pPr>
    </w:p>
    <w:p w14:paraId="52BD7F04" w14:textId="77777777" w:rsidR="000019C6" w:rsidRPr="00756D2A" w:rsidRDefault="000019C6" w:rsidP="00756D2A">
      <w:pPr>
        <w:jc w:val="both"/>
      </w:pPr>
      <w:r w:rsidRPr="00756D2A">
        <w:rPr>
          <w:rFonts w:hint="cs"/>
        </w:rPr>
        <w:t>Regarding index architecture and product innovation, stock exchanges and index providers across emerging Southeast Asian markets should prioritize the development and promotion of standalone, non-overlapping segment benchmarks. On the Ho Chi Minh City Stock Exchange, listing dedicated mid-cap exchange-traded funds based on standalone benchmarks such as VN70 provides transparent building blocks for institutional factor allocation, helping allocators avoid the hidden overlaps inherent in headline index blends.</w:t>
      </w:r>
    </w:p>
    <w:p w14:paraId="4ABE905F" w14:textId="77777777" w:rsidR="000019C6" w:rsidRPr="00756D2A" w:rsidRDefault="000019C6" w:rsidP="00756D2A">
      <w:pPr>
        <w:jc w:val="both"/>
      </w:pPr>
    </w:p>
    <w:p w14:paraId="0BB57723" w14:textId="77777777" w:rsidR="000019C6" w:rsidRPr="00756D2A" w:rsidRDefault="000019C6" w:rsidP="00756D2A">
      <w:pPr>
        <w:jc w:val="both"/>
      </w:pPr>
      <w:r w:rsidRPr="00756D2A">
        <w:rPr>
          <w:rFonts w:hint="cs"/>
        </w:rPr>
        <w:t>Finally, for market development and risk mitigation, expanding derivative product suites beyond large-cap index futures to include mid-cap and sector contracts would substantially enhance market completeness. Providing tradeable hedging instruments across multiple capitalization tiers enables institutional investors to manage cross-tier exposure without destabilizing underlying cash equity positions during periods of market stress.</w:t>
      </w:r>
    </w:p>
    <w:p w14:paraId="4BA83F66" w14:textId="77777777" w:rsidR="000019C6" w:rsidRPr="00756D2A" w:rsidRDefault="000019C6" w:rsidP="00756D2A">
      <w:pPr>
        <w:jc w:val="both"/>
      </w:pPr>
    </w:p>
    <w:p w14:paraId="1095030D" w14:textId="77777777" w:rsidR="000019C6" w:rsidRPr="00756D2A" w:rsidRDefault="000019C6" w:rsidP="00756D2A">
      <w:pPr>
        <w:jc w:val="both"/>
      </w:pPr>
      <w:r w:rsidRPr="00756D2A">
        <w:rPr>
          <w:rFonts w:hint="cs"/>
          <w:b/>
        </w:rPr>
        <w:t xml:space="preserve">Ethical standards </w:t>
      </w:r>
      <w:r w:rsidRPr="00756D2A">
        <w:rPr>
          <w:rFonts w:hint="cs"/>
        </w:rPr>
        <w:t>This study uses only publicly available, anonymized historical index price data from the Ho Chi Minh City Stock Exchange; it involves no human participants, animal subjects, or personally identifiable information, and therefore required no ethical approval.</w:t>
      </w:r>
    </w:p>
    <w:p w14:paraId="3FA2B8C7" w14:textId="77777777" w:rsidR="000019C6" w:rsidRPr="00756D2A" w:rsidRDefault="000019C6" w:rsidP="00756D2A">
      <w:pPr>
        <w:jc w:val="both"/>
      </w:pPr>
    </w:p>
    <w:p w14:paraId="609786D4" w14:textId="77777777" w:rsidR="000019C6" w:rsidRPr="00756D2A" w:rsidRDefault="000019C6" w:rsidP="00756D2A">
      <w:pPr>
        <w:jc w:val="both"/>
      </w:pPr>
      <w:r w:rsidRPr="00756D2A">
        <w:rPr>
          <w:rFonts w:hint="cs"/>
          <w:b/>
        </w:rPr>
        <w:t xml:space="preserve">Conflict of interest </w:t>
      </w:r>
      <w:proofErr w:type="gramStart"/>
      <w:r w:rsidRPr="00756D2A">
        <w:rPr>
          <w:rFonts w:hint="cs"/>
        </w:rPr>
        <w:t>The</w:t>
      </w:r>
      <w:proofErr w:type="gramEnd"/>
      <w:r w:rsidRPr="00756D2A">
        <w:rPr>
          <w:rFonts w:hint="cs"/>
        </w:rPr>
        <w:t xml:space="preserve"> authors declare that they have no conflict of interest.</w:t>
      </w:r>
    </w:p>
    <w:p w14:paraId="301C595E" w14:textId="77777777" w:rsidR="000019C6" w:rsidRPr="00756D2A" w:rsidRDefault="000019C6" w:rsidP="00756D2A">
      <w:pPr>
        <w:pStyle w:val="heading1"/>
        <w:numPr>
          <w:ilvl w:val="0"/>
          <w:numId w:val="0"/>
        </w:numPr>
        <w:tabs>
          <w:tab w:val="left" w:pos="720"/>
        </w:tabs>
        <w:jc w:val="both"/>
        <w:rPr>
          <w:szCs w:val="24"/>
        </w:rPr>
      </w:pPr>
      <w:r w:rsidRPr="00756D2A">
        <w:rPr>
          <w:rFonts w:hint="cs"/>
          <w:szCs w:val="24"/>
        </w:rPr>
        <w:t>References</w:t>
      </w:r>
    </w:p>
    <w:p w14:paraId="4A9D49A2" w14:textId="77777777" w:rsidR="000019C6" w:rsidRDefault="000019C6" w:rsidP="000019C6">
      <w:pPr>
        <w:pStyle w:val="referenceitem"/>
        <w:numPr>
          <w:ilvl w:val="0"/>
          <w:numId w:val="0"/>
        </w:numPr>
        <w:tabs>
          <w:tab w:val="left" w:pos="720"/>
        </w:tabs>
        <w:spacing w:line="300" w:lineRule="auto"/>
        <w:ind w:left="720" w:hanging="720"/>
      </w:pPr>
      <w:r>
        <w:rPr>
          <w:rFonts w:hint="cs"/>
        </w:rPr>
        <w:t xml:space="preserve">Al Rababa’a, A. R., Alomari, M., &amp; McMillan, D. (2021). Multiscale stock-bond correlation: Implications for risk management. </w:t>
      </w:r>
      <w:r>
        <w:rPr>
          <w:rFonts w:hint="cs"/>
          <w:i/>
          <w:iCs/>
        </w:rPr>
        <w:t>Research in International Business and Finance</w:t>
      </w:r>
      <w:r>
        <w:rPr>
          <w:rFonts w:hint="cs"/>
        </w:rPr>
        <w:t>, 58, 101435. https://doi.org/10.1016/j.ribaf.2021.101435</w:t>
      </w:r>
    </w:p>
    <w:p w14:paraId="0F1EA791" w14:textId="77777777" w:rsidR="000019C6" w:rsidRDefault="000019C6" w:rsidP="000019C6">
      <w:pPr>
        <w:pStyle w:val="referenceitem"/>
        <w:numPr>
          <w:ilvl w:val="0"/>
          <w:numId w:val="0"/>
        </w:numPr>
        <w:tabs>
          <w:tab w:val="left" w:pos="720"/>
        </w:tabs>
        <w:spacing w:line="300" w:lineRule="auto"/>
        <w:ind w:left="720" w:hanging="720"/>
      </w:pPr>
      <w:r>
        <w:rPr>
          <w:rFonts w:hint="cs"/>
        </w:rPr>
        <w:t xml:space="preserve">Ang, A., &amp; Chen, J. (2002). Asymmetric correlations of equity portfolios. </w:t>
      </w:r>
      <w:r>
        <w:rPr>
          <w:rFonts w:hint="cs"/>
          <w:i/>
          <w:iCs/>
        </w:rPr>
        <w:t>Journal of Financial Economics</w:t>
      </w:r>
      <w:r>
        <w:rPr>
          <w:rFonts w:hint="cs"/>
        </w:rPr>
        <w:t>, 63(3), 443–494. https://doi.org/10.1016/S0304-405X(02)00068-5</w:t>
      </w:r>
    </w:p>
    <w:p w14:paraId="260F25BE" w14:textId="77777777" w:rsidR="000019C6" w:rsidRDefault="000019C6" w:rsidP="000019C6">
      <w:pPr>
        <w:pStyle w:val="referenceitem"/>
        <w:numPr>
          <w:ilvl w:val="0"/>
          <w:numId w:val="0"/>
        </w:numPr>
        <w:tabs>
          <w:tab w:val="left" w:pos="720"/>
        </w:tabs>
        <w:spacing w:line="300" w:lineRule="auto"/>
        <w:ind w:left="720" w:hanging="720"/>
      </w:pPr>
      <w:r>
        <w:rPr>
          <w:rFonts w:hint="cs"/>
        </w:rPr>
        <w:t xml:space="preserve">Aslam, F., Ferreira, P., Ali, H., Arifa, &amp; Oliveira, M. (2023). Islamic vs. Conventional Equity Markets: A Multifractal Cross-Correlation Analysis with Economic Policy Uncertainty. </w:t>
      </w:r>
      <w:r>
        <w:rPr>
          <w:rFonts w:hint="cs"/>
          <w:i/>
          <w:iCs/>
        </w:rPr>
        <w:t>Economies</w:t>
      </w:r>
      <w:r>
        <w:rPr>
          <w:rFonts w:hint="cs"/>
        </w:rPr>
        <w:t>, 11(1), 16. https://doi.org/10.3390/economies11010016</w:t>
      </w:r>
    </w:p>
    <w:p w14:paraId="2E27A91D" w14:textId="77777777" w:rsidR="000019C6" w:rsidRDefault="000019C6" w:rsidP="000019C6">
      <w:pPr>
        <w:pStyle w:val="referenceitem"/>
        <w:numPr>
          <w:ilvl w:val="0"/>
          <w:numId w:val="0"/>
        </w:numPr>
        <w:tabs>
          <w:tab w:val="left" w:pos="720"/>
        </w:tabs>
        <w:spacing w:line="300" w:lineRule="auto"/>
        <w:ind w:left="720" w:hanging="720"/>
      </w:pPr>
      <w:r>
        <w:rPr>
          <w:rFonts w:hint="cs"/>
        </w:rPr>
        <w:t xml:space="preserve">Chen, Y., Zhang, J., Lu, L., &amp; Xie, Z. (2024). Cross-correlation and multifractality analysis of the Chinese and American stock markets based on the MF-DCCA model. </w:t>
      </w:r>
      <w:proofErr w:type="spellStart"/>
      <w:r>
        <w:rPr>
          <w:rFonts w:hint="cs"/>
          <w:i/>
          <w:iCs/>
        </w:rPr>
        <w:t>Heliyon</w:t>
      </w:r>
      <w:proofErr w:type="spellEnd"/>
      <w:r>
        <w:rPr>
          <w:rFonts w:hint="cs"/>
        </w:rPr>
        <w:t>, 10(15), e36537. https://doi.org/10.1016/j.heliyon.2024.e36537</w:t>
      </w:r>
    </w:p>
    <w:p w14:paraId="428F9520" w14:textId="77777777" w:rsidR="000019C6" w:rsidRDefault="000019C6" w:rsidP="000019C6">
      <w:pPr>
        <w:pStyle w:val="referenceitem"/>
        <w:numPr>
          <w:ilvl w:val="0"/>
          <w:numId w:val="0"/>
        </w:numPr>
        <w:tabs>
          <w:tab w:val="left" w:pos="720"/>
        </w:tabs>
        <w:spacing w:line="300" w:lineRule="auto"/>
        <w:ind w:left="720" w:hanging="720"/>
      </w:pPr>
      <w:r>
        <w:rPr>
          <w:rFonts w:hint="cs"/>
        </w:rPr>
        <w:t xml:space="preserve">Epps, T. W. (1979). </w:t>
      </w:r>
      <w:proofErr w:type="spellStart"/>
      <w:r>
        <w:rPr>
          <w:rFonts w:hint="cs"/>
        </w:rPr>
        <w:t>Comovement</w:t>
      </w:r>
      <w:proofErr w:type="spellEnd"/>
      <w:r>
        <w:rPr>
          <w:rFonts w:hint="cs"/>
        </w:rPr>
        <w:t xml:space="preserve"> of stock prices in the very short run. </w:t>
      </w:r>
      <w:proofErr w:type="spellStart"/>
      <w:r>
        <w:rPr>
          <w:rFonts w:hint="cs"/>
          <w:i/>
          <w:iCs/>
        </w:rPr>
        <w:t>Econometrica</w:t>
      </w:r>
      <w:proofErr w:type="spellEnd"/>
      <w:r>
        <w:rPr>
          <w:rFonts w:hint="cs"/>
        </w:rPr>
        <w:t>, 47(4), 923–938. https://doi.org/10.2307/1914141</w:t>
      </w:r>
    </w:p>
    <w:p w14:paraId="1958D36E" w14:textId="77777777" w:rsidR="000019C6" w:rsidRDefault="000019C6" w:rsidP="000019C6">
      <w:pPr>
        <w:pStyle w:val="referenceitem"/>
        <w:numPr>
          <w:ilvl w:val="0"/>
          <w:numId w:val="0"/>
        </w:numPr>
        <w:tabs>
          <w:tab w:val="left" w:pos="720"/>
        </w:tabs>
        <w:spacing w:line="300" w:lineRule="auto"/>
        <w:ind w:left="720" w:hanging="720"/>
      </w:pPr>
      <w:r>
        <w:rPr>
          <w:rFonts w:hint="cs"/>
        </w:rPr>
        <w:t xml:space="preserve">Forbes, K. J., &amp; </w:t>
      </w:r>
      <w:proofErr w:type="spellStart"/>
      <w:r>
        <w:rPr>
          <w:rFonts w:hint="cs"/>
        </w:rPr>
        <w:t>Rigobon</w:t>
      </w:r>
      <w:proofErr w:type="spellEnd"/>
      <w:r>
        <w:rPr>
          <w:rFonts w:hint="cs"/>
        </w:rPr>
        <w:t xml:space="preserve">, R. (2002). No contagion, only interdependence: Measuring stock market </w:t>
      </w:r>
      <w:proofErr w:type="spellStart"/>
      <w:r>
        <w:rPr>
          <w:rFonts w:hint="cs"/>
        </w:rPr>
        <w:t>comovements</w:t>
      </w:r>
      <w:proofErr w:type="spellEnd"/>
      <w:r>
        <w:rPr>
          <w:rFonts w:hint="cs"/>
        </w:rPr>
        <w:t xml:space="preserve">. </w:t>
      </w:r>
      <w:r>
        <w:rPr>
          <w:rFonts w:hint="cs"/>
          <w:i/>
          <w:iCs/>
        </w:rPr>
        <w:t>The Journal of Finance</w:t>
      </w:r>
      <w:r>
        <w:rPr>
          <w:rFonts w:hint="cs"/>
        </w:rPr>
        <w:t>, 57(5), 2223–2261. https://doi.org/10.1111/0022-1082.00494</w:t>
      </w:r>
    </w:p>
    <w:p w14:paraId="7FB3DE86" w14:textId="77777777" w:rsidR="000019C6" w:rsidRDefault="000019C6" w:rsidP="000019C6">
      <w:pPr>
        <w:pStyle w:val="referenceitem"/>
        <w:numPr>
          <w:ilvl w:val="0"/>
          <w:numId w:val="0"/>
        </w:numPr>
        <w:tabs>
          <w:tab w:val="left" w:pos="720"/>
        </w:tabs>
        <w:spacing w:line="300" w:lineRule="auto"/>
        <w:ind w:left="720" w:hanging="720"/>
      </w:pPr>
      <w:r>
        <w:rPr>
          <w:rFonts w:hint="cs"/>
        </w:rPr>
        <w:t xml:space="preserve">Goh, K. L., &amp; Wong, B. W. (2020). Volatility spillovers and portfolio diversification among ASEAN stock markets. </w:t>
      </w:r>
      <w:r>
        <w:rPr>
          <w:rFonts w:hint="cs"/>
          <w:i/>
          <w:iCs/>
        </w:rPr>
        <w:t>Malaysian Journal of Economic Studies</w:t>
      </w:r>
      <w:r>
        <w:rPr>
          <w:rFonts w:hint="cs"/>
        </w:rPr>
        <w:t>, 57(2), 221–242. https://doi.org/10.22452/mjes.vol57no2.4</w:t>
      </w:r>
    </w:p>
    <w:p w14:paraId="326CCA65" w14:textId="77777777" w:rsidR="000019C6" w:rsidRDefault="000019C6" w:rsidP="000019C6">
      <w:pPr>
        <w:pStyle w:val="referenceitem"/>
        <w:numPr>
          <w:ilvl w:val="0"/>
          <w:numId w:val="0"/>
        </w:numPr>
        <w:tabs>
          <w:tab w:val="left" w:pos="720"/>
        </w:tabs>
        <w:spacing w:line="300" w:lineRule="auto"/>
        <w:ind w:left="720" w:hanging="720"/>
      </w:pPr>
      <w:r>
        <w:rPr>
          <w:rFonts w:hint="cs"/>
        </w:rPr>
        <w:t xml:space="preserve">Hong, H., &amp; Stein, J. C. (1999). A unified theory of underreaction, momentum trading, and overreaction in asset markets. </w:t>
      </w:r>
      <w:r>
        <w:rPr>
          <w:rFonts w:hint="cs"/>
          <w:i/>
          <w:iCs/>
        </w:rPr>
        <w:t>The Journal of Finance</w:t>
      </w:r>
      <w:r>
        <w:rPr>
          <w:rFonts w:hint="cs"/>
        </w:rPr>
        <w:t>, 54(6), 2143–2184. https://doi.org/10.1111/0022-1082.00184</w:t>
      </w:r>
    </w:p>
    <w:p w14:paraId="129D4702" w14:textId="77777777" w:rsidR="000019C6" w:rsidRDefault="000019C6" w:rsidP="000019C6">
      <w:pPr>
        <w:pStyle w:val="referenceitem"/>
        <w:numPr>
          <w:ilvl w:val="0"/>
          <w:numId w:val="0"/>
        </w:numPr>
        <w:tabs>
          <w:tab w:val="left" w:pos="720"/>
        </w:tabs>
        <w:spacing w:line="300" w:lineRule="auto"/>
        <w:ind w:left="720" w:hanging="720"/>
      </w:pPr>
      <w:r>
        <w:rPr>
          <w:rFonts w:hint="cs"/>
        </w:rPr>
        <w:t xml:space="preserve">Jiang, Z.-Q., &amp; Zhou, W.-X. (2011). Multifractal detrending moving-average cross-correlation analysis. </w:t>
      </w:r>
      <w:r>
        <w:rPr>
          <w:rFonts w:hint="cs"/>
          <w:i/>
          <w:iCs/>
        </w:rPr>
        <w:t>Physical Review E</w:t>
      </w:r>
      <w:r>
        <w:rPr>
          <w:rFonts w:hint="cs"/>
        </w:rPr>
        <w:t>, 84(1), 016106. https://doi.org/10.1103/PhysRevE.84.016106</w:t>
      </w:r>
    </w:p>
    <w:p w14:paraId="36B9C1B0" w14:textId="77777777" w:rsidR="000019C6" w:rsidRDefault="000019C6" w:rsidP="000019C6">
      <w:pPr>
        <w:pStyle w:val="referenceitem"/>
        <w:numPr>
          <w:ilvl w:val="0"/>
          <w:numId w:val="0"/>
        </w:numPr>
        <w:tabs>
          <w:tab w:val="left" w:pos="720"/>
        </w:tabs>
        <w:spacing w:line="300" w:lineRule="auto"/>
        <w:ind w:left="720" w:hanging="720"/>
      </w:pPr>
      <w:r>
        <w:rPr>
          <w:rFonts w:hint="cs"/>
        </w:rPr>
        <w:t xml:space="preserve">Kantelhardt, J. W., </w:t>
      </w:r>
      <w:proofErr w:type="spellStart"/>
      <w:r>
        <w:rPr>
          <w:rFonts w:hint="cs"/>
        </w:rPr>
        <w:t>Zschiegner</w:t>
      </w:r>
      <w:proofErr w:type="spellEnd"/>
      <w:r>
        <w:rPr>
          <w:rFonts w:hint="cs"/>
        </w:rPr>
        <w:t xml:space="preserve">, S. A., Koscielny-Bunde, E., Havlin, S., Bunde, A., &amp; Stanley, H. E. (2002). Multifractal detrended fluctuation analysis of nonstationary time series. </w:t>
      </w:r>
      <w:r>
        <w:rPr>
          <w:rFonts w:hint="cs"/>
          <w:i/>
          <w:iCs/>
        </w:rPr>
        <w:t>Physica A: Statistical Mechanics and its Applications</w:t>
      </w:r>
      <w:r>
        <w:rPr>
          <w:rFonts w:hint="cs"/>
        </w:rPr>
        <w:t>, 316(1–4), 87–114. https://doi.org/10.1016/S0378-4371(02)01383-3</w:t>
      </w:r>
    </w:p>
    <w:p w14:paraId="0F484BFD" w14:textId="77777777" w:rsidR="000019C6" w:rsidRDefault="000019C6" w:rsidP="000019C6">
      <w:pPr>
        <w:pStyle w:val="referenceitem"/>
        <w:numPr>
          <w:ilvl w:val="0"/>
          <w:numId w:val="0"/>
        </w:numPr>
        <w:tabs>
          <w:tab w:val="left" w:pos="720"/>
        </w:tabs>
        <w:spacing w:line="300" w:lineRule="auto"/>
        <w:ind w:left="720" w:hanging="720"/>
      </w:pPr>
      <w:r>
        <w:rPr>
          <w:rFonts w:hint="cs"/>
        </w:rPr>
        <w:t xml:space="preserve">Karim, B. A., &amp; Ning, L. (2013). Stock market integration: A comparison between ASEAN-5 and selected developed markets. </w:t>
      </w:r>
      <w:r>
        <w:rPr>
          <w:rFonts w:hint="cs"/>
          <w:i/>
          <w:iCs/>
        </w:rPr>
        <w:t>Malaysian Journal of Economic Studies</w:t>
      </w:r>
      <w:r>
        <w:rPr>
          <w:rFonts w:hint="cs"/>
        </w:rPr>
        <w:t>, 50(1), 59–76.</w:t>
      </w:r>
    </w:p>
    <w:p w14:paraId="6397F496" w14:textId="63220EE9" w:rsidR="000019C6" w:rsidRDefault="00363DE4" w:rsidP="000019C6">
      <w:pPr>
        <w:pStyle w:val="referenceitem"/>
        <w:numPr>
          <w:ilvl w:val="0"/>
          <w:numId w:val="0"/>
        </w:numPr>
        <w:tabs>
          <w:tab w:val="left" w:pos="720"/>
        </w:tabs>
        <w:spacing w:line="300" w:lineRule="auto"/>
        <w:ind w:left="720" w:hanging="720"/>
      </w:pPr>
      <w:r w:rsidRPr="00363DE4">
        <w:t>Le, T. T. V., Dang, T. P. T., &amp; Phan, T. H. N.</w:t>
      </w:r>
      <w:r>
        <w:rPr>
          <w:lang w:val="vi-VN"/>
        </w:rPr>
        <w:t xml:space="preserve"> </w:t>
      </w:r>
      <w:r w:rsidR="000019C6">
        <w:rPr>
          <w:rFonts w:hint="cs"/>
        </w:rPr>
        <w:t xml:space="preserve">(2025). The nonlinear dependence of the Vietnam stock market on the Asian stock market: Evidence from a quantile-on-quantile regression. </w:t>
      </w:r>
      <w:r w:rsidR="000019C6">
        <w:rPr>
          <w:rFonts w:hint="cs"/>
          <w:i/>
          <w:iCs/>
        </w:rPr>
        <w:t>International Journal of Innovative Research and Scientific Studies</w:t>
      </w:r>
      <w:r w:rsidR="000019C6">
        <w:rPr>
          <w:rFonts w:hint="cs"/>
        </w:rPr>
        <w:t>, 8(4), 7901–7914. https://doi.org/10.53894/ijirss.v8i4.7901</w:t>
      </w:r>
    </w:p>
    <w:p w14:paraId="578F09DD" w14:textId="77777777" w:rsidR="000019C6" w:rsidRDefault="000019C6" w:rsidP="000019C6">
      <w:pPr>
        <w:pStyle w:val="referenceitem"/>
        <w:numPr>
          <w:ilvl w:val="0"/>
          <w:numId w:val="0"/>
        </w:numPr>
        <w:tabs>
          <w:tab w:val="left" w:pos="720"/>
        </w:tabs>
        <w:spacing w:line="300" w:lineRule="auto"/>
        <w:ind w:left="720" w:hanging="720"/>
      </w:pPr>
      <w:r>
        <w:rPr>
          <w:rFonts w:hint="cs"/>
        </w:rPr>
        <w:t xml:space="preserve">Lean, H. H., &amp; Teng, K. T. (2013). Integration of stock markets in Southeast Asia: A fractional cointegration approach. </w:t>
      </w:r>
      <w:r>
        <w:rPr>
          <w:rFonts w:hint="cs"/>
          <w:i/>
          <w:iCs/>
        </w:rPr>
        <w:t>Malaysian Journal of Economic Studies</w:t>
      </w:r>
      <w:r>
        <w:rPr>
          <w:rFonts w:hint="cs"/>
        </w:rPr>
        <w:t>, 50(2), 167–183.</w:t>
      </w:r>
    </w:p>
    <w:p w14:paraId="257A484A" w14:textId="77777777" w:rsidR="000019C6" w:rsidRDefault="000019C6" w:rsidP="000019C6">
      <w:pPr>
        <w:pStyle w:val="referenceitem"/>
        <w:numPr>
          <w:ilvl w:val="0"/>
          <w:numId w:val="0"/>
        </w:numPr>
        <w:tabs>
          <w:tab w:val="left" w:pos="720"/>
        </w:tabs>
        <w:spacing w:line="300" w:lineRule="auto"/>
        <w:ind w:left="720" w:hanging="720"/>
      </w:pPr>
      <w:r>
        <w:rPr>
          <w:rFonts w:hint="cs"/>
        </w:rPr>
        <w:t xml:space="preserve">Lee, G. H. Y., &amp; Azali, M. (2012). The integration of ASEAN-5 </w:t>
      </w:r>
      <w:proofErr w:type="gramStart"/>
      <w:r>
        <w:rPr>
          <w:rFonts w:hint="cs"/>
        </w:rPr>
        <w:t>stock</w:t>
      </w:r>
      <w:proofErr w:type="gramEnd"/>
      <w:r>
        <w:rPr>
          <w:rFonts w:hint="cs"/>
        </w:rPr>
        <w:t xml:space="preserve"> markets: A cointegration and causality approach. </w:t>
      </w:r>
      <w:r>
        <w:rPr>
          <w:rFonts w:hint="cs"/>
          <w:i/>
          <w:iCs/>
        </w:rPr>
        <w:t>Malaysian Journal of Economic Studies</w:t>
      </w:r>
      <w:r>
        <w:rPr>
          <w:rFonts w:hint="cs"/>
        </w:rPr>
        <w:t>, 49(1), 41–58.</w:t>
      </w:r>
    </w:p>
    <w:p w14:paraId="5F341307" w14:textId="77777777" w:rsidR="000019C6" w:rsidRDefault="000019C6" w:rsidP="000019C6">
      <w:pPr>
        <w:pStyle w:val="referenceitem"/>
        <w:numPr>
          <w:ilvl w:val="0"/>
          <w:numId w:val="0"/>
        </w:numPr>
        <w:tabs>
          <w:tab w:val="left" w:pos="720"/>
        </w:tabs>
        <w:spacing w:line="300" w:lineRule="auto"/>
        <w:ind w:left="720" w:hanging="720"/>
      </w:pPr>
      <w:r>
        <w:rPr>
          <w:rFonts w:hint="cs"/>
        </w:rPr>
        <w:t xml:space="preserve">Longin, F., &amp; </w:t>
      </w:r>
      <w:proofErr w:type="spellStart"/>
      <w:r>
        <w:rPr>
          <w:rFonts w:hint="cs"/>
        </w:rPr>
        <w:t>Solnik</w:t>
      </w:r>
      <w:proofErr w:type="spellEnd"/>
      <w:r>
        <w:rPr>
          <w:rFonts w:hint="cs"/>
        </w:rPr>
        <w:t xml:space="preserve">, B. (2001). Extreme correlation of international equity markets. </w:t>
      </w:r>
      <w:r>
        <w:rPr>
          <w:rFonts w:hint="cs"/>
          <w:i/>
          <w:iCs/>
        </w:rPr>
        <w:t>The Journal of Finance</w:t>
      </w:r>
      <w:r>
        <w:rPr>
          <w:rFonts w:hint="cs"/>
        </w:rPr>
        <w:t>, 56(2), 649–676. https://doi.org/10.1111/0022-1082.00340</w:t>
      </w:r>
    </w:p>
    <w:p w14:paraId="6BCACCB5" w14:textId="77777777" w:rsidR="000019C6" w:rsidRDefault="000019C6" w:rsidP="000019C6">
      <w:pPr>
        <w:pStyle w:val="referenceitem"/>
        <w:numPr>
          <w:ilvl w:val="0"/>
          <w:numId w:val="0"/>
        </w:numPr>
        <w:tabs>
          <w:tab w:val="left" w:pos="720"/>
        </w:tabs>
        <w:spacing w:line="300" w:lineRule="auto"/>
        <w:ind w:left="720" w:hanging="720"/>
      </w:pPr>
      <w:r>
        <w:rPr>
          <w:rFonts w:hint="cs"/>
        </w:rPr>
        <w:t xml:space="preserve">Markowitz, H. (1952). Portfolio selection. </w:t>
      </w:r>
      <w:r>
        <w:rPr>
          <w:rFonts w:hint="cs"/>
          <w:i/>
          <w:iCs/>
        </w:rPr>
        <w:t>The Journal of Finance</w:t>
      </w:r>
      <w:r>
        <w:rPr>
          <w:rFonts w:hint="cs"/>
        </w:rPr>
        <w:t>, 7(1), 77–91. https://doi.org/10.1111/j.1540-6261.1952.tb01525.x</w:t>
      </w:r>
    </w:p>
    <w:p w14:paraId="5E1C1B70" w14:textId="77777777" w:rsidR="000019C6" w:rsidRDefault="000019C6" w:rsidP="000019C6">
      <w:pPr>
        <w:pStyle w:val="referenceitem"/>
        <w:numPr>
          <w:ilvl w:val="0"/>
          <w:numId w:val="0"/>
        </w:numPr>
        <w:tabs>
          <w:tab w:val="left" w:pos="720"/>
        </w:tabs>
        <w:spacing w:line="300" w:lineRule="auto"/>
        <w:ind w:left="720" w:hanging="720"/>
      </w:pPr>
      <w:proofErr w:type="spellStart"/>
      <w:r>
        <w:rPr>
          <w:rFonts w:hint="cs"/>
        </w:rPr>
        <w:t>Michis</w:t>
      </w:r>
      <w:proofErr w:type="spellEnd"/>
      <w:r>
        <w:rPr>
          <w:rFonts w:hint="cs"/>
        </w:rPr>
        <w:t xml:space="preserve">, A. A. (2022). Multiscale partial correlation clustering of stock market returns. </w:t>
      </w:r>
      <w:r>
        <w:rPr>
          <w:rFonts w:hint="cs"/>
          <w:i/>
          <w:iCs/>
        </w:rPr>
        <w:t>Journal of Risk and Financial Management</w:t>
      </w:r>
      <w:r>
        <w:rPr>
          <w:rFonts w:hint="cs"/>
        </w:rPr>
        <w:t>, 15(1), 24. https://doi.org/10.3390/jrfm15010024</w:t>
      </w:r>
    </w:p>
    <w:p w14:paraId="77556FE0" w14:textId="77777777" w:rsidR="000019C6" w:rsidRDefault="000019C6" w:rsidP="000019C6">
      <w:pPr>
        <w:pStyle w:val="referenceitem"/>
        <w:numPr>
          <w:ilvl w:val="0"/>
          <w:numId w:val="0"/>
        </w:numPr>
        <w:tabs>
          <w:tab w:val="left" w:pos="720"/>
        </w:tabs>
        <w:spacing w:line="300" w:lineRule="auto"/>
        <w:ind w:left="720" w:hanging="720"/>
      </w:pPr>
      <w:r>
        <w:rPr>
          <w:rFonts w:hint="cs"/>
        </w:rPr>
        <w:t xml:space="preserve">Newey, W. K., &amp; West, K. D. (1987). A simple, positive semi-definite, heteroskedasticity and autocorrelation consistent covariance matrix. </w:t>
      </w:r>
      <w:proofErr w:type="spellStart"/>
      <w:r>
        <w:rPr>
          <w:rFonts w:hint="cs"/>
          <w:i/>
          <w:iCs/>
        </w:rPr>
        <w:t>Econometrica</w:t>
      </w:r>
      <w:proofErr w:type="spellEnd"/>
      <w:r>
        <w:rPr>
          <w:rFonts w:hint="cs"/>
        </w:rPr>
        <w:t>, 55(3), 703–708. https://doi.org/10.2307/1913610</w:t>
      </w:r>
    </w:p>
    <w:p w14:paraId="23B1DC90" w14:textId="77777777" w:rsidR="000019C6" w:rsidRDefault="000019C6" w:rsidP="000019C6">
      <w:pPr>
        <w:pStyle w:val="referenceitem"/>
        <w:numPr>
          <w:ilvl w:val="0"/>
          <w:numId w:val="0"/>
        </w:numPr>
        <w:tabs>
          <w:tab w:val="left" w:pos="720"/>
        </w:tabs>
        <w:spacing w:line="300" w:lineRule="auto"/>
        <w:ind w:left="720" w:hanging="720"/>
      </w:pPr>
      <w:r>
        <w:rPr>
          <w:rFonts w:hint="cs"/>
        </w:rPr>
        <w:t xml:space="preserve">Nguyen, T. P., &amp; Nguyen, V. H. (2021). Margin lending, retail investor sentiment, and stock market volatility in Vietnam. </w:t>
      </w:r>
      <w:r>
        <w:rPr>
          <w:rFonts w:hint="cs"/>
          <w:i/>
          <w:iCs/>
        </w:rPr>
        <w:t>Journal of Asian Finance, Economics and Business</w:t>
      </w:r>
      <w:r>
        <w:rPr>
          <w:rFonts w:hint="cs"/>
        </w:rPr>
        <w:t>, 8(3), 681–692. https://doi.org/10.13106/jafeb.2021.vol8.no3.0681</w:t>
      </w:r>
    </w:p>
    <w:p w14:paraId="79674146" w14:textId="77777777" w:rsidR="000019C6" w:rsidRDefault="000019C6" w:rsidP="000019C6">
      <w:pPr>
        <w:pStyle w:val="referenceitem"/>
        <w:numPr>
          <w:ilvl w:val="0"/>
          <w:numId w:val="0"/>
        </w:numPr>
        <w:tabs>
          <w:tab w:val="left" w:pos="720"/>
        </w:tabs>
        <w:spacing w:line="300" w:lineRule="auto"/>
        <w:ind w:left="720" w:hanging="720"/>
      </w:pPr>
      <w:proofErr w:type="spellStart"/>
      <w:r>
        <w:rPr>
          <w:rFonts w:hint="cs"/>
        </w:rPr>
        <w:t>Oświęcimka</w:t>
      </w:r>
      <w:proofErr w:type="spellEnd"/>
      <w:r>
        <w:rPr>
          <w:rFonts w:hint="cs"/>
        </w:rPr>
        <w:t xml:space="preserve">, P., </w:t>
      </w:r>
      <w:proofErr w:type="spellStart"/>
      <w:r>
        <w:rPr>
          <w:rFonts w:hint="cs"/>
        </w:rPr>
        <w:t>Drożdż</w:t>
      </w:r>
      <w:proofErr w:type="spellEnd"/>
      <w:r>
        <w:rPr>
          <w:rFonts w:hint="cs"/>
        </w:rPr>
        <w:t xml:space="preserve">, S., </w:t>
      </w:r>
      <w:proofErr w:type="spellStart"/>
      <w:r>
        <w:rPr>
          <w:rFonts w:hint="cs"/>
        </w:rPr>
        <w:t>Forczek</w:t>
      </w:r>
      <w:proofErr w:type="spellEnd"/>
      <w:r>
        <w:rPr>
          <w:rFonts w:hint="cs"/>
        </w:rPr>
        <w:t xml:space="preserve">, M., Jadach, S., &amp; </w:t>
      </w:r>
      <w:proofErr w:type="spellStart"/>
      <w:r>
        <w:rPr>
          <w:rFonts w:hint="cs"/>
        </w:rPr>
        <w:t>Kwapień</w:t>
      </w:r>
      <w:proofErr w:type="spellEnd"/>
      <w:r>
        <w:rPr>
          <w:rFonts w:hint="cs"/>
        </w:rPr>
        <w:t xml:space="preserve">, J. (2014). Detrended cross-correlation analysis consistently extended to multifractality. </w:t>
      </w:r>
      <w:r>
        <w:rPr>
          <w:rFonts w:hint="cs"/>
          <w:i/>
          <w:iCs/>
        </w:rPr>
        <w:t>Physical Review E</w:t>
      </w:r>
      <w:r>
        <w:rPr>
          <w:rFonts w:hint="cs"/>
        </w:rPr>
        <w:t>, 89(2), 022805. https://doi.org/10.1103/PhysRevE.89.022805</w:t>
      </w:r>
    </w:p>
    <w:p w14:paraId="094006C8" w14:textId="77777777" w:rsidR="000019C6" w:rsidRDefault="000019C6" w:rsidP="000019C6">
      <w:pPr>
        <w:pStyle w:val="referenceitem"/>
        <w:numPr>
          <w:ilvl w:val="0"/>
          <w:numId w:val="0"/>
        </w:numPr>
        <w:tabs>
          <w:tab w:val="left" w:pos="720"/>
        </w:tabs>
        <w:spacing w:line="300" w:lineRule="auto"/>
        <w:ind w:left="720" w:hanging="720"/>
      </w:pPr>
      <w:r>
        <w:rPr>
          <w:rFonts w:hint="cs"/>
        </w:rPr>
        <w:lastRenderedPageBreak/>
        <w:t xml:space="preserve">Peng, C.-K., Buldyrev, S. V., Havlin, S., Simons, M., Stanley, H. E., &amp; Goldberger, A. L. (1994). Mosaic organization of DNA nucleotides. </w:t>
      </w:r>
      <w:r>
        <w:rPr>
          <w:rFonts w:hint="cs"/>
          <w:i/>
          <w:iCs/>
        </w:rPr>
        <w:t>Physical Review E</w:t>
      </w:r>
      <w:r>
        <w:rPr>
          <w:rFonts w:hint="cs"/>
        </w:rPr>
        <w:t>, 49(2), 1685–1689. https://doi.org/10.1103/PhysRevE.49.1685</w:t>
      </w:r>
    </w:p>
    <w:p w14:paraId="7850CCCB" w14:textId="77777777" w:rsidR="000019C6" w:rsidRDefault="000019C6" w:rsidP="000019C6">
      <w:pPr>
        <w:pStyle w:val="referenceitem"/>
        <w:numPr>
          <w:ilvl w:val="0"/>
          <w:numId w:val="0"/>
        </w:numPr>
        <w:tabs>
          <w:tab w:val="left" w:pos="720"/>
        </w:tabs>
        <w:spacing w:line="300" w:lineRule="auto"/>
        <w:ind w:left="720" w:hanging="720"/>
      </w:pPr>
      <w:r>
        <w:rPr>
          <w:rFonts w:hint="cs"/>
        </w:rPr>
        <w:t xml:space="preserve">Podobnik, B., &amp; Stanley, H. E. (2008). Detrended cross-correlation analysis: A new method for analyzing two nonstationary time series. </w:t>
      </w:r>
      <w:r>
        <w:rPr>
          <w:rFonts w:hint="cs"/>
          <w:i/>
          <w:iCs/>
        </w:rPr>
        <w:t>Physical Review Letters</w:t>
      </w:r>
      <w:r>
        <w:rPr>
          <w:rFonts w:hint="cs"/>
        </w:rPr>
        <w:t>, 100(8), 084102. https://doi.org/10.1103/PhysRevLett.100.084102</w:t>
      </w:r>
    </w:p>
    <w:p w14:paraId="4ECD730B" w14:textId="77777777" w:rsidR="000019C6" w:rsidRDefault="000019C6" w:rsidP="000019C6">
      <w:pPr>
        <w:pStyle w:val="referenceitem"/>
        <w:numPr>
          <w:ilvl w:val="0"/>
          <w:numId w:val="0"/>
        </w:numPr>
        <w:tabs>
          <w:tab w:val="left" w:pos="720"/>
        </w:tabs>
        <w:spacing w:line="300" w:lineRule="auto"/>
        <w:ind w:left="720" w:hanging="720"/>
      </w:pPr>
      <w:r>
        <w:rPr>
          <w:rFonts w:hint="cs"/>
        </w:rPr>
        <w:t xml:space="preserve">Podobnik, B., Jiang, Z.-Q., Zhou, W.-X., &amp; Stanley, H. E. (2011). Statistical tests for power-law cross-correlated processes. </w:t>
      </w:r>
      <w:r>
        <w:rPr>
          <w:rFonts w:hint="cs"/>
          <w:i/>
          <w:iCs/>
        </w:rPr>
        <w:t>Physical Review E</w:t>
      </w:r>
      <w:r>
        <w:rPr>
          <w:rFonts w:hint="cs"/>
        </w:rPr>
        <w:t>, 84(6), 066118. https://doi.org/10.1103/PhysRevE.84.066118</w:t>
      </w:r>
    </w:p>
    <w:p w14:paraId="3AC34B08" w14:textId="77777777" w:rsidR="000019C6" w:rsidRDefault="000019C6" w:rsidP="000019C6">
      <w:pPr>
        <w:pStyle w:val="referenceitem"/>
        <w:numPr>
          <w:ilvl w:val="0"/>
          <w:numId w:val="0"/>
        </w:numPr>
        <w:tabs>
          <w:tab w:val="left" w:pos="720"/>
        </w:tabs>
        <w:spacing w:line="300" w:lineRule="auto"/>
        <w:ind w:left="720" w:hanging="720"/>
      </w:pPr>
      <w:r>
        <w:rPr>
          <w:rFonts w:hint="cs"/>
        </w:rPr>
        <w:t xml:space="preserve">Rodriguez, E., &amp; Alvarez-Ramirez, J. (2021). Time-varying cross-correlation between trading volume and returns in US stock markets. </w:t>
      </w:r>
      <w:r>
        <w:rPr>
          <w:rFonts w:hint="cs"/>
          <w:i/>
          <w:iCs/>
        </w:rPr>
        <w:t>Physica A: Statistical Mechanics and its Applications</w:t>
      </w:r>
      <w:r>
        <w:rPr>
          <w:rFonts w:hint="cs"/>
        </w:rPr>
        <w:t>, 581, 126211. https://doi.org/10.1016/j.physa.2021.126211</w:t>
      </w:r>
    </w:p>
    <w:p w14:paraId="71224A2B" w14:textId="106820D5" w:rsidR="000019C6" w:rsidRDefault="00C10919" w:rsidP="000019C6">
      <w:pPr>
        <w:pStyle w:val="referenceitem"/>
        <w:numPr>
          <w:ilvl w:val="0"/>
          <w:numId w:val="0"/>
        </w:numPr>
        <w:tabs>
          <w:tab w:val="left" w:pos="720"/>
        </w:tabs>
        <w:spacing w:line="300" w:lineRule="auto"/>
        <w:ind w:left="720" w:hanging="720"/>
      </w:pPr>
      <w:r w:rsidRPr="00C10919">
        <w:t xml:space="preserve">Tran, M. H., &amp; Tran, N. M. </w:t>
      </w:r>
      <w:r w:rsidR="000019C6">
        <w:rPr>
          <w:rFonts w:hint="cs"/>
        </w:rPr>
        <w:t xml:space="preserve">(2025). High-frequency dynamics of the Vietnam stock market. </w:t>
      </w:r>
      <w:r w:rsidR="000019C6">
        <w:rPr>
          <w:rFonts w:hint="cs"/>
          <w:i/>
          <w:iCs/>
        </w:rPr>
        <w:t>VNU Journal of Economics and Business</w:t>
      </w:r>
      <w:r w:rsidR="000019C6">
        <w:rPr>
          <w:rFonts w:hint="cs"/>
        </w:rPr>
        <w:t>, 5(2), 51–59. https://doi.org/10.57110/vnu-jeb.v5i2.395</w:t>
      </w:r>
    </w:p>
    <w:p w14:paraId="4B8452C6" w14:textId="77777777" w:rsidR="000019C6" w:rsidRDefault="000019C6" w:rsidP="000019C6">
      <w:pPr>
        <w:pStyle w:val="referenceitem"/>
        <w:numPr>
          <w:ilvl w:val="0"/>
          <w:numId w:val="0"/>
        </w:numPr>
        <w:tabs>
          <w:tab w:val="left" w:pos="720"/>
        </w:tabs>
        <w:spacing w:line="300" w:lineRule="auto"/>
        <w:ind w:left="720" w:hanging="720"/>
      </w:pPr>
      <w:r>
        <w:rPr>
          <w:rFonts w:hint="cs"/>
        </w:rPr>
        <w:t xml:space="preserve">Vo, X. V. (2017). Determinants of stock market volatility in an emerging market: The case of Vietnam. </w:t>
      </w:r>
      <w:r>
        <w:rPr>
          <w:rFonts w:hint="cs"/>
          <w:i/>
          <w:iCs/>
        </w:rPr>
        <w:t>Journal of Economic Studies</w:t>
      </w:r>
      <w:r>
        <w:rPr>
          <w:rFonts w:hint="cs"/>
        </w:rPr>
        <w:t>, 44(5), 785–798. https://doi.org/10.1108/JES-07-2016-0138</w:t>
      </w:r>
    </w:p>
    <w:p w14:paraId="2E685936" w14:textId="77777777" w:rsidR="000019C6" w:rsidRDefault="000019C6" w:rsidP="000019C6">
      <w:pPr>
        <w:pStyle w:val="referenceitem"/>
        <w:numPr>
          <w:ilvl w:val="0"/>
          <w:numId w:val="0"/>
        </w:numPr>
        <w:tabs>
          <w:tab w:val="left" w:pos="720"/>
        </w:tabs>
        <w:spacing w:line="300" w:lineRule="auto"/>
        <w:ind w:left="720" w:hanging="720"/>
      </w:pPr>
      <w:proofErr w:type="spellStart"/>
      <w:r>
        <w:rPr>
          <w:rFonts w:hint="cs"/>
        </w:rPr>
        <w:t>Zebende</w:t>
      </w:r>
      <w:proofErr w:type="spellEnd"/>
      <w:r>
        <w:rPr>
          <w:rFonts w:hint="cs"/>
        </w:rPr>
        <w:t xml:space="preserve">, G. F. (2011). DCCA cross-correlation coefficient: Quantifying level of cross-correlation. </w:t>
      </w:r>
      <w:r>
        <w:rPr>
          <w:rFonts w:hint="cs"/>
          <w:i/>
          <w:iCs/>
        </w:rPr>
        <w:t>Physica A: Statistical Mechanics and its Applications</w:t>
      </w:r>
      <w:r>
        <w:rPr>
          <w:rFonts w:hint="cs"/>
        </w:rPr>
        <w:t>, 390(4), 614–618. https://doi.org/10.1016/j.physa.2010.10.022</w:t>
      </w:r>
    </w:p>
    <w:p w14:paraId="743339F1" w14:textId="77777777" w:rsidR="000019C6" w:rsidRDefault="000019C6" w:rsidP="000019C6">
      <w:pPr>
        <w:pStyle w:val="referenceitem"/>
        <w:numPr>
          <w:ilvl w:val="0"/>
          <w:numId w:val="0"/>
        </w:numPr>
        <w:tabs>
          <w:tab w:val="left" w:pos="720"/>
        </w:tabs>
        <w:spacing w:line="300" w:lineRule="auto"/>
        <w:ind w:left="720" w:hanging="720"/>
      </w:pPr>
      <w:r>
        <w:rPr>
          <w:rFonts w:hint="cs"/>
        </w:rPr>
        <w:t xml:space="preserve">Zhou, W.-X. (2008). Multifractal detrended cross-correlation analysis for two nonstationary signals. </w:t>
      </w:r>
      <w:r>
        <w:rPr>
          <w:rFonts w:hint="cs"/>
          <w:i/>
          <w:iCs/>
        </w:rPr>
        <w:t>Physical Review E</w:t>
      </w:r>
      <w:r>
        <w:rPr>
          <w:rFonts w:hint="cs"/>
        </w:rPr>
        <w:t>, 77(6), 066211. https://doi.org/10.1103/PhysRevE.77.066211</w:t>
      </w:r>
    </w:p>
    <w:p w14:paraId="6C42BDC5" w14:textId="77777777" w:rsidR="000019C6" w:rsidRDefault="000019C6" w:rsidP="000019C6">
      <w:pPr>
        <w:pStyle w:val="referenceitem"/>
        <w:numPr>
          <w:ilvl w:val="0"/>
          <w:numId w:val="0"/>
        </w:numPr>
        <w:tabs>
          <w:tab w:val="left" w:pos="720"/>
        </w:tabs>
        <w:spacing w:line="300" w:lineRule="auto"/>
        <w:ind w:left="720" w:hanging="720"/>
      </w:pPr>
      <w:r>
        <w:rPr>
          <w:rFonts w:hint="cs"/>
        </w:rPr>
        <w:t xml:space="preserve">Zhou, W., Huang, J., &amp; Wang, M. (2025). Multifractal characteristics and information flow analysis of stock markets based on multifractal detrended cross-correlation analysis and transfer entropy. </w:t>
      </w:r>
      <w:r>
        <w:rPr>
          <w:rFonts w:hint="cs"/>
          <w:i/>
          <w:iCs/>
        </w:rPr>
        <w:t>Fractal and Fractional</w:t>
      </w:r>
      <w:r>
        <w:rPr>
          <w:rFonts w:hint="cs"/>
        </w:rPr>
        <w:t>, 9(1), 14. https://doi.org/10.3390/fractalfract9010014</w:t>
      </w:r>
      <w:bookmarkEnd w:id="1"/>
      <w:bookmarkEnd w:id="2"/>
    </w:p>
    <w:p w14:paraId="2CF62BDE" w14:textId="0F9CF45B" w:rsidR="0034643B" w:rsidRPr="000019C6" w:rsidRDefault="0034643B" w:rsidP="000019C6"/>
    <w:sectPr w:rsidR="0034643B" w:rsidRPr="000019C6">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8" w:author="Ha Hong Hanh" w:date="2026-09-24T12:45:00Z" w:initials="H">
    <w:p w14:paraId="37448036" w14:textId="59F75954" w:rsidR="00522B79" w:rsidRDefault="00522B79">
      <w:pPr>
        <w:pStyle w:val="CommentText"/>
      </w:pPr>
      <w:r>
        <w:rPr>
          <w:rStyle w:val="CommentReference"/>
        </w:rPr>
        <w:annotationRef/>
      </w:r>
    </w:p>
  </w:comment>
  <w:comment w:id="49" w:author="Ha Hong Hanh" w:date="2026-09-24T12:45:00Z" w:initials="H">
    <w:p w14:paraId="5773D711" w14:textId="08971526" w:rsidR="00522B79" w:rsidRDefault="00522B79">
      <w:pPr>
        <w:pStyle w:val="CommentText"/>
      </w:pPr>
      <w:r>
        <w:rPr>
          <w:rStyle w:val="CommentReference"/>
        </w:rPr>
        <w:annotationRef/>
      </w:r>
      <w:proofErr w:type="spellStart"/>
      <w:r>
        <w:t>Chưa</w:t>
      </w:r>
      <w:proofErr w:type="spellEnd"/>
      <w:r>
        <w:t xml:space="preserve"> </w:t>
      </w:r>
      <w:proofErr w:type="spellStart"/>
      <w:r>
        <w:t>hiểu</w:t>
      </w:r>
      <w:proofErr w:type="spellEnd"/>
      <w:r>
        <w:t xml:space="preserve"> </w:t>
      </w:r>
      <w:proofErr w:type="spellStart"/>
      <w:r>
        <w:t>nội</w:t>
      </w:r>
      <w:proofErr w:type="spellEnd"/>
      <w:r>
        <w:t xml:space="preserve"> dung </w:t>
      </w:r>
      <w:proofErr w:type="spellStart"/>
      <w:r>
        <w:t>phần</w:t>
      </w:r>
      <w:proofErr w:type="spellEnd"/>
      <w:r>
        <w:t xml:space="preserve"> Data and Methodology </w:t>
      </w:r>
      <w:proofErr w:type="spellStart"/>
      <w:r>
        <w:t>lại</w:t>
      </w:r>
      <w:proofErr w:type="spellEnd"/>
      <w:r>
        <w:t xml:space="preserve"> </w:t>
      </w:r>
      <w:proofErr w:type="spellStart"/>
      <w:r>
        <w:t>đưa</w:t>
      </w:r>
      <w:proofErr w:type="spellEnd"/>
      <w:r>
        <w:t xml:space="preserve"> “Institutional Context of HOSE” </w:t>
      </w:r>
      <w:proofErr w:type="spellStart"/>
      <w:r>
        <w:t>vào</w:t>
      </w:r>
      <w:proofErr w:type="spellEnd"/>
      <w:r>
        <w:t xml:space="preserve"> </w:t>
      </w:r>
      <w:proofErr w:type="spellStart"/>
      <w:r>
        <w:t>đây</w:t>
      </w:r>
      <w:proofErr w:type="spellEnd"/>
      <w:r>
        <w:t xml:space="preserve">. </w:t>
      </w:r>
      <w:proofErr w:type="spellStart"/>
      <w:r>
        <w:t>Cô</w:t>
      </w:r>
      <w:proofErr w:type="spellEnd"/>
      <w:r>
        <w:t xml:space="preserve"> </w:t>
      </w:r>
      <w:proofErr w:type="spellStart"/>
      <w:r>
        <w:t>đang</w:t>
      </w:r>
      <w:proofErr w:type="spellEnd"/>
      <w:r>
        <w:t xml:space="preserve"> </w:t>
      </w:r>
      <w:proofErr w:type="spellStart"/>
      <w:r>
        <w:t>hiểu</w:t>
      </w:r>
      <w:proofErr w:type="spellEnd"/>
      <w:r>
        <w:t xml:space="preserve"> </w:t>
      </w:r>
      <w:proofErr w:type="spellStart"/>
      <w:r>
        <w:t>là</w:t>
      </w:r>
      <w:proofErr w:type="spellEnd"/>
      <w:r>
        <w:t xml:space="preserve"> </w:t>
      </w:r>
      <w:proofErr w:type="spellStart"/>
      <w:r>
        <w:t>diễn</w:t>
      </w:r>
      <w:proofErr w:type="spellEnd"/>
      <w:r>
        <w:t xml:space="preserve"> </w:t>
      </w:r>
      <w:proofErr w:type="spellStart"/>
      <w:r>
        <w:t>giải</w:t>
      </w:r>
      <w:proofErr w:type="spellEnd"/>
      <w:r>
        <w:t xml:space="preserve"> </w:t>
      </w:r>
      <w:proofErr w:type="spellStart"/>
      <w:r>
        <w:t>nguồn</w:t>
      </w:r>
      <w:proofErr w:type="spellEnd"/>
      <w:r>
        <w:t xml:space="preserve"> </w:t>
      </w:r>
      <w:proofErr w:type="spellStart"/>
      <w:r>
        <w:t>thu</w:t>
      </w:r>
      <w:proofErr w:type="spellEnd"/>
      <w:r>
        <w:t xml:space="preserve"> </w:t>
      </w:r>
      <w:proofErr w:type="spellStart"/>
      <w:r>
        <w:t>thập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là</w:t>
      </w:r>
      <w:proofErr w:type="spellEnd"/>
      <w:r>
        <w:t xml:space="preserve"> HOSE </w:t>
      </w:r>
      <w:proofErr w:type="spellStart"/>
      <w:r>
        <w:t>và</w:t>
      </w:r>
      <w:proofErr w:type="spellEnd"/>
      <w:r>
        <w:t xml:space="preserve"> </w:t>
      </w:r>
      <w:proofErr w:type="spellStart"/>
      <w:r>
        <w:t>đáng</w:t>
      </w:r>
      <w:proofErr w:type="spellEnd"/>
      <w:r>
        <w:t xml:space="preserve"> tin </w:t>
      </w:r>
      <w:proofErr w:type="spellStart"/>
      <w:r>
        <w:t>cậy</w:t>
      </w:r>
      <w:proofErr w:type="spellEnd"/>
      <w:r>
        <w:t xml:space="preserve">. </w:t>
      </w:r>
    </w:p>
    <w:p w14:paraId="46F0C435" w14:textId="4499BC60" w:rsidR="00522B79" w:rsidRDefault="00522B79">
      <w:pPr>
        <w:pStyle w:val="CommentText"/>
      </w:pPr>
      <w:proofErr w:type="spellStart"/>
      <w:r>
        <w:t>PHần</w:t>
      </w:r>
      <w:proofErr w:type="spellEnd"/>
      <w:r>
        <w:t xml:space="preserve"> </w:t>
      </w:r>
      <w:proofErr w:type="spellStart"/>
      <w:r>
        <w:t>này</w:t>
      </w:r>
      <w:proofErr w:type="spellEnd"/>
      <w:r>
        <w:t xml:space="preserve"> </w:t>
      </w:r>
      <w:proofErr w:type="spellStart"/>
      <w:r>
        <w:t>nên</w:t>
      </w:r>
      <w:proofErr w:type="spellEnd"/>
      <w:r>
        <w:t xml:space="preserve"> </w:t>
      </w:r>
      <w:proofErr w:type="spellStart"/>
      <w:r>
        <w:t>đưa</w:t>
      </w:r>
      <w:proofErr w:type="spellEnd"/>
      <w:r>
        <w:t xml:space="preserve"> </w:t>
      </w:r>
      <w:proofErr w:type="spellStart"/>
      <w:r>
        <w:t>vào</w:t>
      </w:r>
      <w:proofErr w:type="spellEnd"/>
      <w:r>
        <w:t xml:space="preserve"> </w:t>
      </w:r>
      <w:proofErr w:type="spellStart"/>
      <w:r>
        <w:t>mô</w:t>
      </w:r>
      <w:proofErr w:type="spellEnd"/>
      <w:r>
        <w:t xml:space="preserve"> </w:t>
      </w:r>
      <w:proofErr w:type="spellStart"/>
      <w:r>
        <w:t>tả</w:t>
      </w:r>
      <w:proofErr w:type="spellEnd"/>
      <w:r>
        <w:t xml:space="preserve"> Current Situation </w:t>
      </w:r>
      <w:proofErr w:type="spellStart"/>
      <w:r>
        <w:t>thì</w:t>
      </w:r>
      <w:proofErr w:type="spellEnd"/>
      <w:r>
        <w:t xml:space="preserve"> </w:t>
      </w:r>
      <w:proofErr w:type="spellStart"/>
      <w:r>
        <w:t>phù</w:t>
      </w:r>
      <w:proofErr w:type="spellEnd"/>
      <w:r>
        <w:t xml:space="preserve"> </w:t>
      </w:r>
      <w:proofErr w:type="spellStart"/>
      <w:r>
        <w:t>hợp</w:t>
      </w:r>
      <w:proofErr w:type="spellEnd"/>
      <w:r>
        <w:t xml:space="preserve"> </w:t>
      </w:r>
      <w:proofErr w:type="spellStart"/>
      <w:r>
        <w:t>hơn</w:t>
      </w:r>
      <w:proofErr w:type="spellEnd"/>
    </w:p>
  </w:comment>
  <w:comment w:id="65" w:author="Ha Hong Hanh" w:date="2026-09-24T17:58:00Z" w:initials="H">
    <w:p w14:paraId="7E9D8A5F" w14:textId="1E8CC004" w:rsidR="00EE4F44" w:rsidRDefault="00EE4F44">
      <w:pPr>
        <w:pStyle w:val="CommentText"/>
      </w:pPr>
      <w:r>
        <w:rPr>
          <w:rStyle w:val="CommentReference"/>
        </w:rPr>
        <w:annotationRef/>
      </w:r>
      <w:proofErr w:type="spellStart"/>
      <w:r>
        <w:t>Thiếu</w:t>
      </w:r>
      <w:proofErr w:type="spellEnd"/>
      <w:r>
        <w:t xml:space="preserve"> </w:t>
      </w:r>
      <w:proofErr w:type="spellStart"/>
      <w:r>
        <w:t>nguồn</w:t>
      </w:r>
      <w:proofErr w:type="spellEnd"/>
      <w:r>
        <w:t xml:space="preserve"> </w:t>
      </w:r>
      <w:proofErr w:type="spellStart"/>
      <w:r>
        <w:t>tham</w:t>
      </w:r>
      <w:proofErr w:type="spellEnd"/>
      <w:r>
        <w:t xml:space="preserve"> </w:t>
      </w:r>
      <w:proofErr w:type="spellStart"/>
      <w:r>
        <w:t>khảo</w:t>
      </w:r>
      <w:proofErr w:type="spellEnd"/>
      <w:r>
        <w:t xml:space="preserve"> </w:t>
      </w:r>
      <w:proofErr w:type="spellStart"/>
      <w:r>
        <w:t>của</w:t>
      </w:r>
      <w:proofErr w:type="spellEnd"/>
      <w:r>
        <w:t xml:space="preserve"> </w:t>
      </w:r>
      <w:proofErr w:type="spellStart"/>
      <w:r>
        <w:t>bảng</w:t>
      </w:r>
      <w:proofErr w:type="spellEnd"/>
    </w:p>
  </w:comment>
  <w:comment w:id="117" w:author="Ha Hong Hanh" w:date="2026-09-24T19:20:00Z" w:initials="H">
    <w:p w14:paraId="7BAAC3EB" w14:textId="2F1F6989" w:rsidR="00B771F4" w:rsidRDefault="00B771F4">
      <w:pPr>
        <w:pStyle w:val="CommentText"/>
      </w:pPr>
      <w:r>
        <w:rPr>
          <w:rStyle w:val="CommentReference"/>
        </w:rPr>
        <w:annotationRef/>
      </w:r>
      <w:proofErr w:type="spellStart"/>
      <w:r>
        <w:t>Cô</w:t>
      </w:r>
      <w:proofErr w:type="spellEnd"/>
      <w:r>
        <w:t xml:space="preserve"> </w:t>
      </w:r>
      <w:proofErr w:type="spellStart"/>
      <w:r>
        <w:t>chưa</w:t>
      </w:r>
      <w:proofErr w:type="spellEnd"/>
      <w:r>
        <w:t xml:space="preserve"> </w:t>
      </w:r>
      <w:proofErr w:type="spellStart"/>
      <w:r>
        <w:t>biết</w:t>
      </w:r>
      <w:proofErr w:type="spellEnd"/>
      <w:r>
        <w:t xml:space="preserve"> format </w:t>
      </w:r>
      <w:proofErr w:type="spellStart"/>
      <w:r>
        <w:t>của</w:t>
      </w:r>
      <w:proofErr w:type="spellEnd"/>
      <w:r>
        <w:t xml:space="preserve"> </w:t>
      </w:r>
      <w:proofErr w:type="spellStart"/>
      <w:r>
        <w:t>tạp</w:t>
      </w:r>
      <w:proofErr w:type="spellEnd"/>
      <w:r>
        <w:t xml:space="preserve"> </w:t>
      </w:r>
      <w:proofErr w:type="spellStart"/>
      <w:r>
        <w:t>chí</w:t>
      </w:r>
      <w:proofErr w:type="spellEnd"/>
      <w:r>
        <w:t xml:space="preserve"> </w:t>
      </w:r>
      <w:proofErr w:type="spellStart"/>
      <w:r>
        <w:t>mà</w:t>
      </w:r>
      <w:proofErr w:type="spellEnd"/>
      <w:r>
        <w:t xml:space="preserve"> </w:t>
      </w:r>
      <w:proofErr w:type="spellStart"/>
      <w:r>
        <w:t>em</w:t>
      </w:r>
      <w:proofErr w:type="spellEnd"/>
      <w:r>
        <w:t xml:space="preserve"> </w:t>
      </w:r>
      <w:proofErr w:type="spellStart"/>
      <w:r>
        <w:t>định</w:t>
      </w:r>
      <w:proofErr w:type="spellEnd"/>
      <w:r>
        <w:t xml:space="preserve"> </w:t>
      </w:r>
      <w:proofErr w:type="spellStart"/>
      <w:r>
        <w:t>gửi</w:t>
      </w:r>
      <w:proofErr w:type="spellEnd"/>
      <w:r>
        <w:t xml:space="preserve"> </w:t>
      </w:r>
      <w:proofErr w:type="spellStart"/>
      <w:r>
        <w:t>nhưng</w:t>
      </w:r>
      <w:proofErr w:type="spellEnd"/>
      <w:r>
        <w:t xml:space="preserve"> </w:t>
      </w:r>
      <w:proofErr w:type="spellStart"/>
      <w:r>
        <w:t>mục</w:t>
      </w:r>
      <w:proofErr w:type="spellEnd"/>
      <w:r>
        <w:t xml:space="preserve"> 6 </w:t>
      </w:r>
      <w:proofErr w:type="spellStart"/>
      <w:r>
        <w:t>đề</w:t>
      </w:r>
      <w:proofErr w:type="spellEnd"/>
      <w:r>
        <w:t xml:space="preserve"> </w:t>
      </w:r>
      <w:proofErr w:type="spellStart"/>
      <w:r>
        <w:t>mục</w:t>
      </w:r>
      <w:proofErr w:type="spellEnd"/>
      <w:r>
        <w:t xml:space="preserve"> </w:t>
      </w:r>
      <w:proofErr w:type="spellStart"/>
      <w:r>
        <w:t>như</w:t>
      </w:r>
      <w:proofErr w:type="spellEnd"/>
      <w:r>
        <w:t xml:space="preserve"> </w:t>
      </w:r>
      <w:proofErr w:type="spellStart"/>
      <w:r>
        <w:t>thế</w:t>
      </w:r>
      <w:proofErr w:type="spellEnd"/>
      <w:r>
        <w:t xml:space="preserve"> </w:t>
      </w:r>
      <w:proofErr w:type="spellStart"/>
      <w:r>
        <w:t>này</w:t>
      </w:r>
      <w:proofErr w:type="spellEnd"/>
      <w:r>
        <w:t xml:space="preserve"> </w:t>
      </w:r>
      <w:proofErr w:type="spellStart"/>
      <w:r>
        <w:t>chưa</w:t>
      </w:r>
      <w:proofErr w:type="spellEnd"/>
      <w:r>
        <w:t xml:space="preserve"> </w:t>
      </w:r>
      <w:proofErr w:type="spellStart"/>
      <w:r>
        <w:t>phù</w:t>
      </w:r>
      <w:proofErr w:type="spellEnd"/>
      <w:r>
        <w:t xml:space="preserve"> </w:t>
      </w:r>
      <w:proofErr w:type="spellStart"/>
      <w:r>
        <w:t>hợp</w:t>
      </w:r>
      <w:proofErr w:type="spellEnd"/>
      <w:r>
        <w:t xml:space="preserve">. </w:t>
      </w:r>
      <w:proofErr w:type="spellStart"/>
      <w:r>
        <w:t>Phần</w:t>
      </w:r>
      <w:proofErr w:type="spellEnd"/>
      <w:r>
        <w:t xml:space="preserve"> </w:t>
      </w:r>
      <w:proofErr w:type="spellStart"/>
      <w:r>
        <w:t>này</w:t>
      </w:r>
      <w:proofErr w:type="spellEnd"/>
      <w:r>
        <w:t xml:space="preserve"> </w:t>
      </w:r>
      <w:proofErr w:type="spellStart"/>
      <w:r>
        <w:t>cần</w:t>
      </w:r>
      <w:proofErr w:type="spellEnd"/>
      <w:r>
        <w:t xml:space="preserve"> </w:t>
      </w:r>
      <w:proofErr w:type="spellStart"/>
      <w:r>
        <w:t>là</w:t>
      </w:r>
      <w:proofErr w:type="spellEnd"/>
      <w:r>
        <w:t xml:space="preserve"> Conclusion and Future Research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7448036" w15:done="0"/>
  <w15:commentEx w15:paraId="46F0C435" w15:paraIdParent="37448036" w15:done="0"/>
  <w15:commentEx w15:paraId="7E9D8A5F" w15:done="0"/>
  <w15:commentEx w15:paraId="7BAAC3E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3127165" w16cex:dateUtc="2026-09-24T05:45:00Z"/>
  <w16cex:commentExtensible w16cex:durableId="36A8DD8E" w16cex:dateUtc="2026-09-24T05:45:00Z"/>
  <w16cex:commentExtensible w16cex:durableId="46E03461" w16cex:dateUtc="2026-09-24T10:58:00Z"/>
  <w16cex:commentExtensible w16cex:durableId="5C1C313D" w16cex:dateUtc="2026-09-24T12: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7448036" w16cid:durableId="13127165"/>
  <w16cid:commentId w16cid:paraId="46F0C435" w16cid:durableId="36A8DD8E"/>
  <w16cid:commentId w16cid:paraId="7E9D8A5F" w16cid:durableId="46E03461"/>
  <w16cid:commentId w16cid:paraId="7BAAC3EB" w16cid:durableId="5C1C313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Noto Sans">
    <w:charset w:val="00"/>
    <w:family w:val="swiss"/>
    <w:pitch w:val="variable"/>
    <w:sig w:usb0="E00082FF" w:usb1="400078FF" w:usb2="08000029" w:usb3="00000000" w:csb0="0000019F" w:csb1="00000000"/>
  </w:font>
  <w:font w:name="Liberation Sans">
    <w:charset w:val="00"/>
    <w:family w:val="roman"/>
    <w:pitch w:val="default"/>
  </w:font>
  <w:font w:name="Linux Libertine G">
    <w:charset w:val="00"/>
    <w:family w:val="roman"/>
    <w:pitch w:val="default"/>
  </w:font>
  <w:font w:name="Courier">
    <w:panose1 w:val="02070409020205020404"/>
    <w:charset w:val="00"/>
    <w:family w:val="modern"/>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null">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F427FF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4A4709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1A4A4B11"/>
    <w:multiLevelType w:val="multilevel"/>
    <w:tmpl w:val="10F4ADD0"/>
    <w:lvl w:ilvl="0">
      <w:start w:val="1"/>
      <w:numFmt w:val="bullet"/>
      <w:pStyle w:val="Aufzhlungszeichen"/>
      <w:lvlText w:val=""/>
      <w:lvlJc w:val="left"/>
      <w:pPr>
        <w:tabs>
          <w:tab w:val="num" w:pos="360"/>
        </w:tabs>
        <w:ind w:left="360" w:hanging="360"/>
      </w:pPr>
      <w:rPr>
        <w:rFonts w:ascii="Symbol" w:hAnsi="Symbol" w:cs="Symbol" w:hint="default"/>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 w15:restartNumberingAfterBreak="0">
    <w:nsid w:val="3C350A71"/>
    <w:multiLevelType w:val="multilevel"/>
    <w:tmpl w:val="7A72F900"/>
    <w:lvl w:ilvl="0">
      <w:start w:val="1"/>
      <w:numFmt w:val="decimal"/>
      <w:pStyle w:val="heading1"/>
      <w:lvlText w:val="%1"/>
      <w:lvlJc w:val="left"/>
      <w:pPr>
        <w:tabs>
          <w:tab w:val="num" w:pos="567"/>
        </w:tabs>
        <w:ind w:left="567" w:hanging="567"/>
      </w:pPr>
    </w:lvl>
    <w:lvl w:ilvl="1">
      <w:start w:val="1"/>
      <w:numFmt w:val="decimal"/>
      <w:lvlText w:val="%1.%2"/>
      <w:lvlJc w:val="left"/>
      <w:pPr>
        <w:tabs>
          <w:tab w:val="num" w:pos="567"/>
        </w:tabs>
        <w:ind w:left="567" w:hanging="567"/>
      </w:pPr>
    </w:lvl>
    <w:lvl w:ilvl="2">
      <w:start w:val="1"/>
      <w:numFmt w:val="decimal"/>
      <w:lvlText w:val="%1.%2.%3"/>
      <w:lvlJc w:val="left"/>
      <w:pPr>
        <w:tabs>
          <w:tab w:val="num" w:pos="851"/>
        </w:tabs>
        <w:ind w:left="851" w:hanging="851"/>
      </w:pPr>
    </w:lvl>
    <w:lvl w:ilvl="3">
      <w:start w:val="1"/>
      <w:numFmt w:val="decimal"/>
      <w:lvlText w:val="%1.%2.%3.%4"/>
      <w:lvlJc w:val="left"/>
      <w:pPr>
        <w:tabs>
          <w:tab w:val="num" w:pos="851"/>
        </w:tabs>
        <w:ind w:left="851" w:hanging="851"/>
      </w:pPr>
    </w:lvl>
    <w:lvl w:ilvl="4">
      <w:start w:val="1"/>
      <w:numFmt w:val="decimal"/>
      <w:lvlText w:val="%1.%2.%3.%4.%5"/>
      <w:lvlJc w:val="left"/>
      <w:pPr>
        <w:tabs>
          <w:tab w:val="num" w:pos="964"/>
        </w:tabs>
        <w:ind w:left="964" w:hanging="964"/>
      </w:pPr>
      <w:rPr>
        <w:rFonts w:ascii="Times New Roman" w:hAnsi="Times New Roman" w:cs="Times New Roman"/>
        <w:b w:val="0"/>
        <w:i/>
        <w:sz w:val="20"/>
      </w:r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 w15:restartNumberingAfterBreak="0">
    <w:nsid w:val="467112F0"/>
    <w:multiLevelType w:val="multilevel"/>
    <w:tmpl w:val="5836672C"/>
    <w:lvl w:ilvl="0">
      <w:start w:val="1"/>
      <w:numFmt w:val="bullet"/>
      <w:pStyle w:val="bulletitem"/>
      <w:lvlText w:val=""/>
      <w:lvlJc w:val="left"/>
      <w:pPr>
        <w:tabs>
          <w:tab w:val="num" w:pos="227"/>
        </w:tabs>
        <w:ind w:left="227" w:hanging="227"/>
      </w:pPr>
      <w:rPr>
        <w:rFonts w:ascii="Symbol" w:hAnsi="Symbol" w:cs="Symbol" w:hint="default"/>
      </w:rPr>
    </w:lvl>
    <w:lvl w:ilvl="1">
      <w:start w:val="1"/>
      <w:numFmt w:val="bullet"/>
      <w:lvlText w:val="─"/>
      <w:lvlJc w:val="left"/>
      <w:pPr>
        <w:tabs>
          <w:tab w:val="num" w:pos="454"/>
        </w:tabs>
        <w:ind w:left="454" w:hanging="227"/>
      </w:pPr>
      <w:rPr>
        <w:rFonts w:ascii="Times New Roman" w:hAnsi="Times New Roman" w:cs="Times New Roman" w:hint="cs"/>
      </w:rPr>
    </w:lvl>
    <w:lvl w:ilvl="2">
      <w:start w:val="1"/>
      <w:numFmt w:val="bullet"/>
      <w:lvlText w:val="o"/>
      <w:lvlJc w:val="left"/>
      <w:pPr>
        <w:tabs>
          <w:tab w:val="num" w:pos="680"/>
        </w:tabs>
        <w:ind w:left="680" w:hanging="226"/>
      </w:pPr>
      <w:rPr>
        <w:rFonts w:ascii="Courier New" w:hAnsi="Courier New" w:cs="Courier New" w:hint="default"/>
      </w:rPr>
    </w:lvl>
    <w:lvl w:ilvl="3">
      <w:start w:val="1"/>
      <w:numFmt w:val="bullet"/>
      <w:lvlText w:val=""/>
      <w:lvlJc w:val="left"/>
      <w:pPr>
        <w:tabs>
          <w:tab w:val="num" w:pos="907"/>
        </w:tabs>
        <w:ind w:left="907" w:hanging="227"/>
      </w:pPr>
      <w:rPr>
        <w:rFonts w:ascii="Wingdings" w:hAnsi="Wingdings" w:cs="Wingdings" w:hint="default"/>
      </w:rPr>
    </w:lvl>
    <w:lvl w:ilvl="4">
      <w:start w:val="1"/>
      <w:numFmt w:val="bullet"/>
      <w:lvlText w:val="o"/>
      <w:lvlJc w:val="left"/>
      <w:pPr>
        <w:tabs>
          <w:tab w:val="num" w:pos="1134"/>
        </w:tabs>
        <w:ind w:left="1134" w:hanging="227"/>
      </w:pPr>
      <w:rPr>
        <w:rFonts w:ascii="Courier New" w:hAnsi="Courier New" w:cs="Courier New" w:hint="default"/>
      </w:rPr>
    </w:lvl>
    <w:lvl w:ilvl="5">
      <w:start w:val="1"/>
      <w:numFmt w:val="bullet"/>
      <w:lvlText w:val=""/>
      <w:lvlJc w:val="left"/>
      <w:pPr>
        <w:tabs>
          <w:tab w:val="num" w:pos="1361"/>
        </w:tabs>
        <w:ind w:left="1361" w:hanging="227"/>
      </w:pPr>
      <w:rPr>
        <w:rFonts w:ascii="Wingdings" w:hAnsi="Wingdings" w:cs="Wingdings" w:hint="default"/>
      </w:rPr>
    </w:lvl>
    <w:lvl w:ilvl="6">
      <w:start w:val="1"/>
      <w:numFmt w:val="bullet"/>
      <w:lvlText w:val=""/>
      <w:lvlJc w:val="left"/>
      <w:pPr>
        <w:tabs>
          <w:tab w:val="num" w:pos="1588"/>
        </w:tabs>
        <w:ind w:left="1588" w:hanging="227"/>
      </w:pPr>
      <w:rPr>
        <w:rFonts w:ascii="Symbol" w:hAnsi="Symbol" w:cs="Symbol" w:hint="default"/>
      </w:rPr>
    </w:lvl>
    <w:lvl w:ilvl="7">
      <w:start w:val="1"/>
      <w:numFmt w:val="bullet"/>
      <w:lvlText w:val="o"/>
      <w:lvlJc w:val="left"/>
      <w:pPr>
        <w:tabs>
          <w:tab w:val="num" w:pos="1814"/>
        </w:tabs>
        <w:ind w:left="1814" w:hanging="226"/>
      </w:pPr>
      <w:rPr>
        <w:rFonts w:ascii="Courier New" w:hAnsi="Courier New" w:cs="Courier New" w:hint="default"/>
      </w:rPr>
    </w:lvl>
    <w:lvl w:ilvl="8">
      <w:start w:val="1"/>
      <w:numFmt w:val="bullet"/>
      <w:lvlText w:val=""/>
      <w:lvlJc w:val="left"/>
      <w:pPr>
        <w:tabs>
          <w:tab w:val="num" w:pos="2041"/>
        </w:tabs>
        <w:ind w:left="2041" w:hanging="227"/>
      </w:pPr>
      <w:rPr>
        <w:rFonts w:ascii="Wingdings" w:hAnsi="Wingdings" w:cs="Wingdings" w:hint="default"/>
      </w:rPr>
    </w:lvl>
  </w:abstractNum>
  <w:abstractNum w:abstractNumId="5" w15:restartNumberingAfterBreak="0">
    <w:nsid w:val="4C517F45"/>
    <w:multiLevelType w:val="multilevel"/>
    <w:tmpl w:val="7B804DE4"/>
    <w:lvl w:ilvl="0">
      <w:start w:val="1"/>
      <w:numFmt w:val="decimal"/>
      <w:pStyle w:val="Listennummer"/>
      <w:lvlText w:val="%1."/>
      <w:lvlJc w:val="left"/>
      <w:pPr>
        <w:tabs>
          <w:tab w:val="num" w:pos="227"/>
        </w:tabs>
        <w:ind w:left="227" w:hanging="227"/>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6" w15:restartNumberingAfterBreak="0">
    <w:nsid w:val="51A624D8"/>
    <w:multiLevelType w:val="multilevel"/>
    <w:tmpl w:val="7D0A74B6"/>
    <w:lvl w:ilvl="0">
      <w:start w:val="1"/>
      <w:numFmt w:val="decimal"/>
      <w:pStyle w:val="referenceitem"/>
      <w:lvlText w:val="%1."/>
      <w:lvlJc w:val="right"/>
      <w:pPr>
        <w:tabs>
          <w:tab w:val="num" w:pos="341"/>
        </w:tabs>
        <w:ind w:left="341" w:hanging="114"/>
      </w:pPr>
    </w:lvl>
    <w:lvl w:ilvl="1">
      <w:start w:val="1"/>
      <w:numFmt w:val="lowerLetter"/>
      <w:lvlText w:val="%2."/>
      <w:lvlJc w:val="left"/>
      <w:pPr>
        <w:tabs>
          <w:tab w:val="num" w:pos="2010"/>
        </w:tabs>
        <w:ind w:left="2010" w:hanging="360"/>
      </w:pPr>
    </w:lvl>
    <w:lvl w:ilvl="2">
      <w:start w:val="1"/>
      <w:numFmt w:val="lowerRoman"/>
      <w:lvlText w:val="%3."/>
      <w:lvlJc w:val="right"/>
      <w:pPr>
        <w:tabs>
          <w:tab w:val="num" w:pos="2730"/>
        </w:tabs>
        <w:ind w:left="2730" w:hanging="180"/>
      </w:pPr>
    </w:lvl>
    <w:lvl w:ilvl="3">
      <w:start w:val="1"/>
      <w:numFmt w:val="decimal"/>
      <w:lvlText w:val="%4."/>
      <w:lvlJc w:val="left"/>
      <w:pPr>
        <w:tabs>
          <w:tab w:val="num" w:pos="3450"/>
        </w:tabs>
        <w:ind w:left="3450" w:hanging="360"/>
      </w:pPr>
    </w:lvl>
    <w:lvl w:ilvl="4">
      <w:start w:val="1"/>
      <w:numFmt w:val="lowerLetter"/>
      <w:lvlText w:val="%5."/>
      <w:lvlJc w:val="left"/>
      <w:pPr>
        <w:tabs>
          <w:tab w:val="num" w:pos="4170"/>
        </w:tabs>
        <w:ind w:left="4170" w:hanging="360"/>
      </w:pPr>
    </w:lvl>
    <w:lvl w:ilvl="5">
      <w:start w:val="1"/>
      <w:numFmt w:val="lowerRoman"/>
      <w:lvlText w:val="%6."/>
      <w:lvlJc w:val="right"/>
      <w:pPr>
        <w:tabs>
          <w:tab w:val="num" w:pos="4890"/>
        </w:tabs>
        <w:ind w:left="4890" w:hanging="180"/>
      </w:pPr>
    </w:lvl>
    <w:lvl w:ilvl="6">
      <w:start w:val="1"/>
      <w:numFmt w:val="decimal"/>
      <w:lvlText w:val="%7."/>
      <w:lvlJc w:val="left"/>
      <w:pPr>
        <w:tabs>
          <w:tab w:val="num" w:pos="5610"/>
        </w:tabs>
        <w:ind w:left="5610" w:hanging="360"/>
      </w:pPr>
    </w:lvl>
    <w:lvl w:ilvl="7">
      <w:start w:val="1"/>
      <w:numFmt w:val="lowerLetter"/>
      <w:lvlText w:val="%8."/>
      <w:lvlJc w:val="left"/>
      <w:pPr>
        <w:tabs>
          <w:tab w:val="num" w:pos="6330"/>
        </w:tabs>
        <w:ind w:left="6330" w:hanging="360"/>
      </w:pPr>
    </w:lvl>
    <w:lvl w:ilvl="8">
      <w:start w:val="1"/>
      <w:numFmt w:val="lowerRoman"/>
      <w:lvlText w:val="%9."/>
      <w:lvlJc w:val="right"/>
      <w:pPr>
        <w:tabs>
          <w:tab w:val="num" w:pos="7050"/>
        </w:tabs>
        <w:ind w:left="7050" w:hanging="180"/>
      </w:pPr>
    </w:lvl>
  </w:abstractNum>
  <w:abstractNum w:abstractNumId="7" w15:restartNumberingAfterBreak="0">
    <w:nsid w:val="51F6076D"/>
    <w:multiLevelType w:val="multilevel"/>
    <w:tmpl w:val="07C2DB6C"/>
    <w:lvl w:ilvl="0">
      <w:start w:val="1"/>
      <w:numFmt w:val="bullet"/>
      <w:pStyle w:val="dashitem"/>
      <w:lvlText w:val="─"/>
      <w:lvlJc w:val="left"/>
      <w:pPr>
        <w:tabs>
          <w:tab w:val="num" w:pos="227"/>
        </w:tabs>
        <w:ind w:left="227" w:hanging="227"/>
      </w:pPr>
      <w:rPr>
        <w:rFonts w:ascii="Times New Roman" w:hAnsi="Times New Roman" w:cs="Times New Roman" w:hint="cs"/>
      </w:rPr>
    </w:lvl>
    <w:lvl w:ilvl="1">
      <w:start w:val="1"/>
      <w:numFmt w:val="bullet"/>
      <w:lvlText w:val=""/>
      <w:lvlJc w:val="left"/>
      <w:pPr>
        <w:tabs>
          <w:tab w:val="num" w:pos="454"/>
        </w:tabs>
        <w:ind w:left="454" w:hanging="227"/>
      </w:pPr>
      <w:rPr>
        <w:rFonts w:ascii="Symbol" w:hAnsi="Symbol" w:cs="Symbol" w:hint="default"/>
      </w:rPr>
    </w:lvl>
    <w:lvl w:ilvl="2">
      <w:start w:val="1"/>
      <w:numFmt w:val="bullet"/>
      <w:lvlText w:val="○"/>
      <w:lvlJc w:val="left"/>
      <w:pPr>
        <w:tabs>
          <w:tab w:val="num" w:pos="680"/>
        </w:tabs>
        <w:ind w:left="680" w:hanging="226"/>
      </w:pPr>
      <w:rPr>
        <w:rFonts w:ascii="Times New Roman" w:hAnsi="Times New Roman" w:cs="Times New Roman" w:hint="cs"/>
      </w:rPr>
    </w:lvl>
    <w:lvl w:ilvl="3">
      <w:start w:val="1"/>
      <w:numFmt w:val="bullet"/>
      <w:lvlText w:val="■"/>
      <w:lvlJc w:val="left"/>
      <w:pPr>
        <w:tabs>
          <w:tab w:val="num" w:pos="907"/>
        </w:tabs>
        <w:ind w:left="907" w:hanging="227"/>
      </w:pPr>
      <w:rPr>
        <w:rFonts w:ascii="Times New Roman" w:hAnsi="Times New Roman" w:cs="Times New Roman" w:hint="cs"/>
      </w:rPr>
    </w:lvl>
    <w:lvl w:ilvl="4">
      <w:start w:val="1"/>
      <w:numFmt w:val="bullet"/>
      <w:lvlText w:val="○"/>
      <w:lvlJc w:val="left"/>
      <w:pPr>
        <w:tabs>
          <w:tab w:val="num" w:pos="1134"/>
        </w:tabs>
        <w:ind w:left="1134" w:hanging="227"/>
      </w:pPr>
      <w:rPr>
        <w:rFonts w:ascii="Times New Roman" w:hAnsi="Times New Roman" w:cs="Times New Roman" w:hint="cs"/>
      </w:rPr>
    </w:lvl>
    <w:lvl w:ilvl="5">
      <w:start w:val="1"/>
      <w:numFmt w:val="bullet"/>
      <w:lvlText w:val="■"/>
      <w:lvlJc w:val="left"/>
      <w:pPr>
        <w:tabs>
          <w:tab w:val="num" w:pos="1361"/>
        </w:tabs>
        <w:ind w:left="1361" w:hanging="227"/>
      </w:pPr>
      <w:rPr>
        <w:rFonts w:ascii="Times New Roman" w:hAnsi="Times New Roman" w:cs="Times New Roman" w:hint="cs"/>
      </w:rPr>
    </w:lvl>
    <w:lvl w:ilvl="6">
      <w:start w:val="1"/>
      <w:numFmt w:val="bullet"/>
      <w:lvlText w:val=""/>
      <w:lvlJc w:val="left"/>
      <w:pPr>
        <w:tabs>
          <w:tab w:val="num" w:pos="1588"/>
        </w:tabs>
        <w:ind w:left="1588" w:hanging="227"/>
      </w:pPr>
      <w:rPr>
        <w:rFonts w:ascii="Symbol" w:hAnsi="Symbol" w:cs="Symbol" w:hint="default"/>
      </w:rPr>
    </w:lvl>
    <w:lvl w:ilvl="7">
      <w:start w:val="1"/>
      <w:numFmt w:val="bullet"/>
      <w:lvlText w:val="○"/>
      <w:lvlJc w:val="left"/>
      <w:pPr>
        <w:tabs>
          <w:tab w:val="num" w:pos="1814"/>
        </w:tabs>
        <w:ind w:left="1814" w:hanging="226"/>
      </w:pPr>
      <w:rPr>
        <w:rFonts w:ascii="Times New Roman" w:hAnsi="Times New Roman" w:cs="Times New Roman" w:hint="cs"/>
      </w:rPr>
    </w:lvl>
    <w:lvl w:ilvl="8">
      <w:start w:val="1"/>
      <w:numFmt w:val="bullet"/>
      <w:lvlText w:val="■"/>
      <w:lvlJc w:val="left"/>
      <w:pPr>
        <w:tabs>
          <w:tab w:val="num" w:pos="2041"/>
        </w:tabs>
        <w:ind w:left="2041" w:hanging="227"/>
      </w:pPr>
      <w:rPr>
        <w:rFonts w:ascii="Times New Roman" w:hAnsi="Times New Roman" w:cs="Times New Roman" w:hint="cs"/>
      </w:rPr>
    </w:lvl>
  </w:abstractNum>
  <w:abstractNum w:abstractNumId="8" w15:restartNumberingAfterBreak="0">
    <w:nsid w:val="7E3B5E8C"/>
    <w:multiLevelType w:val="multilevel"/>
    <w:tmpl w:val="FD0C398A"/>
    <w:lvl w:ilvl="0">
      <w:start w:val="1"/>
      <w:numFmt w:val="decimal"/>
      <w:pStyle w:val="numitem"/>
      <w:lvlText w:val="%1."/>
      <w:lvlJc w:val="right"/>
      <w:pPr>
        <w:tabs>
          <w:tab w:val="num" w:pos="0"/>
        </w:tabs>
        <w:ind w:left="227" w:hanging="57"/>
      </w:pPr>
    </w:lvl>
    <w:lvl w:ilvl="1">
      <w:start w:val="1"/>
      <w:numFmt w:val="lowerLetter"/>
      <w:lvlText w:val="(%2)"/>
      <w:lvlJc w:val="left"/>
      <w:pPr>
        <w:tabs>
          <w:tab w:val="num" w:pos="510"/>
        </w:tabs>
        <w:ind w:left="510" w:hanging="283"/>
      </w:pPr>
    </w:lvl>
    <w:lvl w:ilvl="2">
      <w:start w:val="1"/>
      <w:numFmt w:val="lowerRoman"/>
      <w:lvlText w:val="(%3)"/>
      <w:lvlJc w:val="left"/>
      <w:pPr>
        <w:tabs>
          <w:tab w:val="num" w:pos="851"/>
        </w:tabs>
        <w:ind w:left="851" w:hanging="341"/>
      </w:pPr>
    </w:lvl>
    <w:lvl w:ilvl="3">
      <w:start w:val="1"/>
      <w:numFmt w:val="decimal"/>
      <w:lvlText w:val="(%4)"/>
      <w:lvlJc w:val="left"/>
      <w:pPr>
        <w:tabs>
          <w:tab w:val="num" w:pos="1191"/>
        </w:tabs>
        <w:ind w:left="1191" w:hanging="340"/>
      </w:pPr>
    </w:lvl>
    <w:lvl w:ilvl="4">
      <w:start w:val="1"/>
      <w:numFmt w:val="lowerLetter"/>
      <w:lvlText w:val="(%5)"/>
      <w:lvlJc w:val="left"/>
      <w:pPr>
        <w:tabs>
          <w:tab w:val="num" w:pos="1474"/>
        </w:tabs>
        <w:ind w:left="1474" w:hanging="283"/>
      </w:pPr>
    </w:lvl>
    <w:lvl w:ilvl="5">
      <w:start w:val="1"/>
      <w:numFmt w:val="lowerRoman"/>
      <w:lvlText w:val="(%6)"/>
      <w:lvlJc w:val="left"/>
      <w:pPr>
        <w:tabs>
          <w:tab w:val="num" w:pos="1814"/>
        </w:tabs>
        <w:ind w:left="1814" w:hanging="340"/>
      </w:pPr>
    </w:lvl>
    <w:lvl w:ilvl="6">
      <w:start w:val="1"/>
      <w:numFmt w:val="decimal"/>
      <w:lvlText w:val="%7."/>
      <w:lvlJc w:val="left"/>
      <w:pPr>
        <w:tabs>
          <w:tab w:val="num" w:pos="2155"/>
        </w:tabs>
        <w:ind w:left="2155" w:hanging="341"/>
      </w:pPr>
    </w:lvl>
    <w:lvl w:ilvl="7">
      <w:start w:val="1"/>
      <w:numFmt w:val="lowerLetter"/>
      <w:lvlText w:val="%8."/>
      <w:lvlJc w:val="left"/>
      <w:pPr>
        <w:tabs>
          <w:tab w:val="num" w:pos="2381"/>
        </w:tabs>
        <w:ind w:left="2381" w:hanging="226"/>
      </w:pPr>
    </w:lvl>
    <w:lvl w:ilvl="8">
      <w:start w:val="1"/>
      <w:numFmt w:val="lowerRoman"/>
      <w:lvlText w:val="%9."/>
      <w:lvlJc w:val="left"/>
      <w:pPr>
        <w:tabs>
          <w:tab w:val="num" w:pos="2722"/>
        </w:tabs>
        <w:ind w:left="2722" w:hanging="341"/>
      </w:pPr>
    </w:lvl>
  </w:abstractNum>
  <w:num w:numId="1" w16cid:durableId="1960186688">
    <w:abstractNumId w:val="0"/>
  </w:num>
  <w:num w:numId="2" w16cid:durableId="1113095680">
    <w:abstractNumId w:val="1"/>
  </w:num>
  <w:num w:numId="3" w16cid:durableId="49814577">
    <w:abstractNumId w:val="4"/>
  </w:num>
  <w:num w:numId="4" w16cid:durableId="707340148">
    <w:abstractNumId w:val="4"/>
  </w:num>
  <w:num w:numId="5" w16cid:durableId="613367619">
    <w:abstractNumId w:val="7"/>
  </w:num>
  <w:num w:numId="6" w16cid:durableId="460072155">
    <w:abstractNumId w:val="7"/>
  </w:num>
  <w:num w:numId="7" w16cid:durableId="1824420802">
    <w:abstractNumId w:val="3"/>
  </w:num>
  <w:num w:numId="8" w16cid:durableId="67904410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69833279">
    <w:abstractNumId w:val="8"/>
  </w:num>
  <w:num w:numId="10" w16cid:durableId="157975543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32173230">
    <w:abstractNumId w:val="6"/>
  </w:num>
  <w:num w:numId="12" w16cid:durableId="18213813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68213398">
    <w:abstractNumId w:val="2"/>
  </w:num>
  <w:num w:numId="14" w16cid:durableId="1107194490">
    <w:abstractNumId w:val="2"/>
  </w:num>
  <w:num w:numId="15" w16cid:durableId="1330714144">
    <w:abstractNumId w:val="5"/>
  </w:num>
  <w:num w:numId="16" w16cid:durableId="1919435861">
    <w:abstractNumId w:val="5"/>
    <w:lvlOverride w:ilvl="0">
      <w:startOverride w:val="1"/>
    </w:lvlOverride>
    <w:lvlOverride w:ilvl="1"/>
    <w:lvlOverride w:ilvl="2"/>
    <w:lvlOverride w:ilvl="3"/>
    <w:lvlOverride w:ilvl="4"/>
    <w:lvlOverride w:ilvl="5"/>
    <w:lvlOverride w:ilvl="6"/>
    <w:lvlOverride w:ilvl="7"/>
    <w:lvlOverride w:ilv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a Hong Hanh">
    <w15:presenceInfo w15:providerId="AD" w15:userId="S::hanhhh@neu.edu.vn::89bc5dda-77cc-433d-8034-9ffa9141285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43B"/>
    <w:rsid w:val="00000550"/>
    <w:rsid w:val="00000730"/>
    <w:rsid w:val="00000891"/>
    <w:rsid w:val="000019C6"/>
    <w:rsid w:val="0000280F"/>
    <w:rsid w:val="00007EAE"/>
    <w:rsid w:val="00010916"/>
    <w:rsid w:val="00010FCF"/>
    <w:rsid w:val="000127FC"/>
    <w:rsid w:val="00014E7A"/>
    <w:rsid w:val="00020349"/>
    <w:rsid w:val="00044E4B"/>
    <w:rsid w:val="00061317"/>
    <w:rsid w:val="00063D78"/>
    <w:rsid w:val="000643E1"/>
    <w:rsid w:val="00073877"/>
    <w:rsid w:val="000754AD"/>
    <w:rsid w:val="00077E0B"/>
    <w:rsid w:val="00080B10"/>
    <w:rsid w:val="00081E67"/>
    <w:rsid w:val="000823A2"/>
    <w:rsid w:val="00090D9A"/>
    <w:rsid w:val="000A2737"/>
    <w:rsid w:val="000A2C53"/>
    <w:rsid w:val="000A4099"/>
    <w:rsid w:val="000C0C8E"/>
    <w:rsid w:val="000C2BBA"/>
    <w:rsid w:val="000C570D"/>
    <w:rsid w:val="000D0C35"/>
    <w:rsid w:val="000E008B"/>
    <w:rsid w:val="000E2C24"/>
    <w:rsid w:val="000E3FD3"/>
    <w:rsid w:val="000E64ED"/>
    <w:rsid w:val="000F1FDE"/>
    <w:rsid w:val="000F579F"/>
    <w:rsid w:val="000F5819"/>
    <w:rsid w:val="00102726"/>
    <w:rsid w:val="00107955"/>
    <w:rsid w:val="00114B73"/>
    <w:rsid w:val="00114D90"/>
    <w:rsid w:val="00120E18"/>
    <w:rsid w:val="001217C4"/>
    <w:rsid w:val="0012441E"/>
    <w:rsid w:val="001267EF"/>
    <w:rsid w:val="00127076"/>
    <w:rsid w:val="00136D1F"/>
    <w:rsid w:val="00142287"/>
    <w:rsid w:val="00151CB9"/>
    <w:rsid w:val="00152685"/>
    <w:rsid w:val="001743A5"/>
    <w:rsid w:val="001743DB"/>
    <w:rsid w:val="0018232C"/>
    <w:rsid w:val="00182665"/>
    <w:rsid w:val="0018269D"/>
    <w:rsid w:val="00183F68"/>
    <w:rsid w:val="00184488"/>
    <w:rsid w:val="00187302"/>
    <w:rsid w:val="001937D4"/>
    <w:rsid w:val="00194154"/>
    <w:rsid w:val="00196130"/>
    <w:rsid w:val="001B0A8A"/>
    <w:rsid w:val="001C4F76"/>
    <w:rsid w:val="001D7BD7"/>
    <w:rsid w:val="001E2CC5"/>
    <w:rsid w:val="001E463B"/>
    <w:rsid w:val="001E7A64"/>
    <w:rsid w:val="001F0A92"/>
    <w:rsid w:val="001F3272"/>
    <w:rsid w:val="00201A7A"/>
    <w:rsid w:val="002030AF"/>
    <w:rsid w:val="00205C4C"/>
    <w:rsid w:val="00213079"/>
    <w:rsid w:val="002220C3"/>
    <w:rsid w:val="00224920"/>
    <w:rsid w:val="00233752"/>
    <w:rsid w:val="00242464"/>
    <w:rsid w:val="0024372C"/>
    <w:rsid w:val="00251A64"/>
    <w:rsid w:val="002522E7"/>
    <w:rsid w:val="00252930"/>
    <w:rsid w:val="002578D2"/>
    <w:rsid w:val="0026334C"/>
    <w:rsid w:val="002730DC"/>
    <w:rsid w:val="00275213"/>
    <w:rsid w:val="002829FB"/>
    <w:rsid w:val="002900DE"/>
    <w:rsid w:val="00290F6C"/>
    <w:rsid w:val="0029355E"/>
    <w:rsid w:val="002A016B"/>
    <w:rsid w:val="002A12B5"/>
    <w:rsid w:val="002A7551"/>
    <w:rsid w:val="002B0A23"/>
    <w:rsid w:val="002B22CE"/>
    <w:rsid w:val="002B24EA"/>
    <w:rsid w:val="002B5CFA"/>
    <w:rsid w:val="002C3A12"/>
    <w:rsid w:val="002D39AA"/>
    <w:rsid w:val="002D5D94"/>
    <w:rsid w:val="002F0929"/>
    <w:rsid w:val="00304202"/>
    <w:rsid w:val="003138EE"/>
    <w:rsid w:val="00320E19"/>
    <w:rsid w:val="00322907"/>
    <w:rsid w:val="0032706E"/>
    <w:rsid w:val="0033222F"/>
    <w:rsid w:val="00335059"/>
    <w:rsid w:val="00343435"/>
    <w:rsid w:val="00345281"/>
    <w:rsid w:val="0034643B"/>
    <w:rsid w:val="003466C7"/>
    <w:rsid w:val="00363DE4"/>
    <w:rsid w:val="00364303"/>
    <w:rsid w:val="00367683"/>
    <w:rsid w:val="003720D4"/>
    <w:rsid w:val="003737E7"/>
    <w:rsid w:val="00373EC5"/>
    <w:rsid w:val="003771EF"/>
    <w:rsid w:val="003802F5"/>
    <w:rsid w:val="0038235D"/>
    <w:rsid w:val="00387B0F"/>
    <w:rsid w:val="003A34C7"/>
    <w:rsid w:val="003B5C9B"/>
    <w:rsid w:val="003B5CD2"/>
    <w:rsid w:val="003C00B1"/>
    <w:rsid w:val="003D6DBF"/>
    <w:rsid w:val="003F300C"/>
    <w:rsid w:val="003F39C1"/>
    <w:rsid w:val="003F71F2"/>
    <w:rsid w:val="004021E8"/>
    <w:rsid w:val="00402BAB"/>
    <w:rsid w:val="004046A1"/>
    <w:rsid w:val="00411BDA"/>
    <w:rsid w:val="00420685"/>
    <w:rsid w:val="00420B53"/>
    <w:rsid w:val="004333CD"/>
    <w:rsid w:val="00437076"/>
    <w:rsid w:val="00442A4B"/>
    <w:rsid w:val="00451E50"/>
    <w:rsid w:val="00453C2E"/>
    <w:rsid w:val="00460DAE"/>
    <w:rsid w:val="00463BCE"/>
    <w:rsid w:val="00464D6A"/>
    <w:rsid w:val="00472AC2"/>
    <w:rsid w:val="0047526C"/>
    <w:rsid w:val="00481F71"/>
    <w:rsid w:val="00483A8D"/>
    <w:rsid w:val="004A3112"/>
    <w:rsid w:val="004B1D62"/>
    <w:rsid w:val="004B306D"/>
    <w:rsid w:val="004B3416"/>
    <w:rsid w:val="004B7226"/>
    <w:rsid w:val="004C1639"/>
    <w:rsid w:val="004C78D7"/>
    <w:rsid w:val="004D17B6"/>
    <w:rsid w:val="004E2787"/>
    <w:rsid w:val="004E7DF7"/>
    <w:rsid w:val="004F179F"/>
    <w:rsid w:val="004F6CC9"/>
    <w:rsid w:val="004F6DCE"/>
    <w:rsid w:val="00513C6C"/>
    <w:rsid w:val="00516E4F"/>
    <w:rsid w:val="00521C34"/>
    <w:rsid w:val="00522B79"/>
    <w:rsid w:val="0052368C"/>
    <w:rsid w:val="00523E60"/>
    <w:rsid w:val="00527C9A"/>
    <w:rsid w:val="005351E4"/>
    <w:rsid w:val="00536964"/>
    <w:rsid w:val="00537E6F"/>
    <w:rsid w:val="00537ED6"/>
    <w:rsid w:val="0054232D"/>
    <w:rsid w:val="00546D5E"/>
    <w:rsid w:val="00550E91"/>
    <w:rsid w:val="0055303E"/>
    <w:rsid w:val="005545B0"/>
    <w:rsid w:val="00555A5B"/>
    <w:rsid w:val="00562D05"/>
    <w:rsid w:val="00573941"/>
    <w:rsid w:val="005759C7"/>
    <w:rsid w:val="00584850"/>
    <w:rsid w:val="00584EDE"/>
    <w:rsid w:val="005927ED"/>
    <w:rsid w:val="00596D20"/>
    <w:rsid w:val="005972EE"/>
    <w:rsid w:val="005B2CFD"/>
    <w:rsid w:val="005B6445"/>
    <w:rsid w:val="005B7974"/>
    <w:rsid w:val="005C1A26"/>
    <w:rsid w:val="005C6B1C"/>
    <w:rsid w:val="005D1D33"/>
    <w:rsid w:val="005D3D2A"/>
    <w:rsid w:val="005E273D"/>
    <w:rsid w:val="005E4D57"/>
    <w:rsid w:val="005F25AA"/>
    <w:rsid w:val="00600D3E"/>
    <w:rsid w:val="00602D5E"/>
    <w:rsid w:val="00604CD0"/>
    <w:rsid w:val="0060556B"/>
    <w:rsid w:val="00610521"/>
    <w:rsid w:val="00613707"/>
    <w:rsid w:val="0061428F"/>
    <w:rsid w:val="006320D2"/>
    <w:rsid w:val="00632905"/>
    <w:rsid w:val="00634484"/>
    <w:rsid w:val="00651C71"/>
    <w:rsid w:val="0065286A"/>
    <w:rsid w:val="00657849"/>
    <w:rsid w:val="006703DB"/>
    <w:rsid w:val="00671871"/>
    <w:rsid w:val="006723E6"/>
    <w:rsid w:val="0067362A"/>
    <w:rsid w:val="00676324"/>
    <w:rsid w:val="00690A50"/>
    <w:rsid w:val="00693AA7"/>
    <w:rsid w:val="006A383C"/>
    <w:rsid w:val="006A4D05"/>
    <w:rsid w:val="006A6B82"/>
    <w:rsid w:val="006B2C26"/>
    <w:rsid w:val="006B5E9E"/>
    <w:rsid w:val="006C236A"/>
    <w:rsid w:val="006C2527"/>
    <w:rsid w:val="006D11D7"/>
    <w:rsid w:val="006D3685"/>
    <w:rsid w:val="006E46C7"/>
    <w:rsid w:val="006E5B54"/>
    <w:rsid w:val="006F5C4C"/>
    <w:rsid w:val="00712725"/>
    <w:rsid w:val="00721EA0"/>
    <w:rsid w:val="00726547"/>
    <w:rsid w:val="00737D6B"/>
    <w:rsid w:val="00756D2A"/>
    <w:rsid w:val="007578EC"/>
    <w:rsid w:val="0076426A"/>
    <w:rsid w:val="00764724"/>
    <w:rsid w:val="00764CA6"/>
    <w:rsid w:val="00764E4A"/>
    <w:rsid w:val="007677A4"/>
    <w:rsid w:val="00772598"/>
    <w:rsid w:val="00776622"/>
    <w:rsid w:val="007A1359"/>
    <w:rsid w:val="007A140E"/>
    <w:rsid w:val="007A27B1"/>
    <w:rsid w:val="007B2708"/>
    <w:rsid w:val="007B68B3"/>
    <w:rsid w:val="007B7E77"/>
    <w:rsid w:val="007C3A4A"/>
    <w:rsid w:val="007D177E"/>
    <w:rsid w:val="007D69CA"/>
    <w:rsid w:val="007E68E2"/>
    <w:rsid w:val="007F3FA1"/>
    <w:rsid w:val="007F498A"/>
    <w:rsid w:val="007F60E1"/>
    <w:rsid w:val="007F6B1A"/>
    <w:rsid w:val="00802849"/>
    <w:rsid w:val="00806227"/>
    <w:rsid w:val="00816041"/>
    <w:rsid w:val="00823A33"/>
    <w:rsid w:val="008328EC"/>
    <w:rsid w:val="00842778"/>
    <w:rsid w:val="00843D0E"/>
    <w:rsid w:val="008522DF"/>
    <w:rsid w:val="008578F7"/>
    <w:rsid w:val="00860A27"/>
    <w:rsid w:val="008707AA"/>
    <w:rsid w:val="00877684"/>
    <w:rsid w:val="0088098F"/>
    <w:rsid w:val="00880FD9"/>
    <w:rsid w:val="00884B27"/>
    <w:rsid w:val="008916AD"/>
    <w:rsid w:val="0089597F"/>
    <w:rsid w:val="00895C62"/>
    <w:rsid w:val="008B000F"/>
    <w:rsid w:val="008C7061"/>
    <w:rsid w:val="008E3F38"/>
    <w:rsid w:val="008E40A7"/>
    <w:rsid w:val="008E4D3A"/>
    <w:rsid w:val="008F315F"/>
    <w:rsid w:val="00902C28"/>
    <w:rsid w:val="0090454B"/>
    <w:rsid w:val="00904889"/>
    <w:rsid w:val="00904E8B"/>
    <w:rsid w:val="009101F7"/>
    <w:rsid w:val="00922242"/>
    <w:rsid w:val="00925FC3"/>
    <w:rsid w:val="00930E2C"/>
    <w:rsid w:val="00934240"/>
    <w:rsid w:val="0093767C"/>
    <w:rsid w:val="00942CCC"/>
    <w:rsid w:val="0094455D"/>
    <w:rsid w:val="00944D9E"/>
    <w:rsid w:val="0096654F"/>
    <w:rsid w:val="009953C9"/>
    <w:rsid w:val="00996293"/>
    <w:rsid w:val="009A0666"/>
    <w:rsid w:val="009B2311"/>
    <w:rsid w:val="009B2FEE"/>
    <w:rsid w:val="009B37D2"/>
    <w:rsid w:val="009B6A67"/>
    <w:rsid w:val="009B79C1"/>
    <w:rsid w:val="009C0957"/>
    <w:rsid w:val="009D5EA2"/>
    <w:rsid w:val="009D728C"/>
    <w:rsid w:val="009E242C"/>
    <w:rsid w:val="009F0CA1"/>
    <w:rsid w:val="009F4861"/>
    <w:rsid w:val="009F78D4"/>
    <w:rsid w:val="009F7D9E"/>
    <w:rsid w:val="00A04F47"/>
    <w:rsid w:val="00A05F6D"/>
    <w:rsid w:val="00A07FF3"/>
    <w:rsid w:val="00A149F4"/>
    <w:rsid w:val="00A1580F"/>
    <w:rsid w:val="00A20458"/>
    <w:rsid w:val="00A24229"/>
    <w:rsid w:val="00A3618E"/>
    <w:rsid w:val="00A376A6"/>
    <w:rsid w:val="00A42936"/>
    <w:rsid w:val="00A44DB7"/>
    <w:rsid w:val="00A46248"/>
    <w:rsid w:val="00A47D08"/>
    <w:rsid w:val="00A509CE"/>
    <w:rsid w:val="00A50DA5"/>
    <w:rsid w:val="00A65E89"/>
    <w:rsid w:val="00A71A88"/>
    <w:rsid w:val="00A765CD"/>
    <w:rsid w:val="00A77F41"/>
    <w:rsid w:val="00A87ED2"/>
    <w:rsid w:val="00A95C5E"/>
    <w:rsid w:val="00A9620C"/>
    <w:rsid w:val="00A9630D"/>
    <w:rsid w:val="00A968B1"/>
    <w:rsid w:val="00AB20BE"/>
    <w:rsid w:val="00AB57E2"/>
    <w:rsid w:val="00AC003C"/>
    <w:rsid w:val="00AD0F3C"/>
    <w:rsid w:val="00AD2F49"/>
    <w:rsid w:val="00AD30A9"/>
    <w:rsid w:val="00AE16EB"/>
    <w:rsid w:val="00AF1610"/>
    <w:rsid w:val="00AF1DB2"/>
    <w:rsid w:val="00B00972"/>
    <w:rsid w:val="00B268B6"/>
    <w:rsid w:val="00B27F61"/>
    <w:rsid w:val="00B3060B"/>
    <w:rsid w:val="00B31EA4"/>
    <w:rsid w:val="00B4651C"/>
    <w:rsid w:val="00B5039C"/>
    <w:rsid w:val="00B54D92"/>
    <w:rsid w:val="00B570F8"/>
    <w:rsid w:val="00B5776B"/>
    <w:rsid w:val="00B67528"/>
    <w:rsid w:val="00B70E79"/>
    <w:rsid w:val="00B726DE"/>
    <w:rsid w:val="00B771F4"/>
    <w:rsid w:val="00B815C6"/>
    <w:rsid w:val="00B82366"/>
    <w:rsid w:val="00B913E2"/>
    <w:rsid w:val="00B92422"/>
    <w:rsid w:val="00B93196"/>
    <w:rsid w:val="00B94D29"/>
    <w:rsid w:val="00B95C18"/>
    <w:rsid w:val="00B97B9E"/>
    <w:rsid w:val="00BA12A8"/>
    <w:rsid w:val="00BC60F3"/>
    <w:rsid w:val="00BD1B77"/>
    <w:rsid w:val="00BD3666"/>
    <w:rsid w:val="00BD3BC7"/>
    <w:rsid w:val="00BD3D7B"/>
    <w:rsid w:val="00BD7718"/>
    <w:rsid w:val="00BE1595"/>
    <w:rsid w:val="00BE3BBE"/>
    <w:rsid w:val="00BE53C0"/>
    <w:rsid w:val="00BE6F2D"/>
    <w:rsid w:val="00BF124C"/>
    <w:rsid w:val="00BF246E"/>
    <w:rsid w:val="00C040EC"/>
    <w:rsid w:val="00C06A52"/>
    <w:rsid w:val="00C06ADA"/>
    <w:rsid w:val="00C10919"/>
    <w:rsid w:val="00C11DC1"/>
    <w:rsid w:val="00C14931"/>
    <w:rsid w:val="00C169F1"/>
    <w:rsid w:val="00C25B4B"/>
    <w:rsid w:val="00C3105F"/>
    <w:rsid w:val="00C410CA"/>
    <w:rsid w:val="00C42FE2"/>
    <w:rsid w:val="00C435A0"/>
    <w:rsid w:val="00C54FC1"/>
    <w:rsid w:val="00C56334"/>
    <w:rsid w:val="00C61BCE"/>
    <w:rsid w:val="00C62503"/>
    <w:rsid w:val="00C66F56"/>
    <w:rsid w:val="00C7390C"/>
    <w:rsid w:val="00C74DE9"/>
    <w:rsid w:val="00C75910"/>
    <w:rsid w:val="00C8284A"/>
    <w:rsid w:val="00C94FD4"/>
    <w:rsid w:val="00CA4677"/>
    <w:rsid w:val="00CA5072"/>
    <w:rsid w:val="00CB32D1"/>
    <w:rsid w:val="00CC1E29"/>
    <w:rsid w:val="00CC4322"/>
    <w:rsid w:val="00CC7402"/>
    <w:rsid w:val="00CC7423"/>
    <w:rsid w:val="00CC7592"/>
    <w:rsid w:val="00CD2BF7"/>
    <w:rsid w:val="00CE5C46"/>
    <w:rsid w:val="00CF339E"/>
    <w:rsid w:val="00CF33E4"/>
    <w:rsid w:val="00CF4935"/>
    <w:rsid w:val="00CF698B"/>
    <w:rsid w:val="00CF7E65"/>
    <w:rsid w:val="00D02D76"/>
    <w:rsid w:val="00D102E6"/>
    <w:rsid w:val="00D10E50"/>
    <w:rsid w:val="00D15890"/>
    <w:rsid w:val="00D20E48"/>
    <w:rsid w:val="00D231E9"/>
    <w:rsid w:val="00D256EE"/>
    <w:rsid w:val="00D301FC"/>
    <w:rsid w:val="00D34A3A"/>
    <w:rsid w:val="00D413AA"/>
    <w:rsid w:val="00D45947"/>
    <w:rsid w:val="00D47C97"/>
    <w:rsid w:val="00D525CB"/>
    <w:rsid w:val="00D57ADC"/>
    <w:rsid w:val="00D7656D"/>
    <w:rsid w:val="00D777D7"/>
    <w:rsid w:val="00D83E8D"/>
    <w:rsid w:val="00D8654D"/>
    <w:rsid w:val="00D91D7E"/>
    <w:rsid w:val="00D95710"/>
    <w:rsid w:val="00DA477C"/>
    <w:rsid w:val="00DA5435"/>
    <w:rsid w:val="00DA72F2"/>
    <w:rsid w:val="00DB27EA"/>
    <w:rsid w:val="00DB4888"/>
    <w:rsid w:val="00DB5334"/>
    <w:rsid w:val="00DC3CB0"/>
    <w:rsid w:val="00DC4C02"/>
    <w:rsid w:val="00DD2D56"/>
    <w:rsid w:val="00DD4921"/>
    <w:rsid w:val="00DE535F"/>
    <w:rsid w:val="00DE7BBE"/>
    <w:rsid w:val="00DF5223"/>
    <w:rsid w:val="00E00C4E"/>
    <w:rsid w:val="00E01C84"/>
    <w:rsid w:val="00E0756E"/>
    <w:rsid w:val="00E07E34"/>
    <w:rsid w:val="00E14A6A"/>
    <w:rsid w:val="00E17720"/>
    <w:rsid w:val="00E20B11"/>
    <w:rsid w:val="00E24AF1"/>
    <w:rsid w:val="00E25707"/>
    <w:rsid w:val="00E27F81"/>
    <w:rsid w:val="00E31331"/>
    <w:rsid w:val="00E325F7"/>
    <w:rsid w:val="00E3465A"/>
    <w:rsid w:val="00E400D4"/>
    <w:rsid w:val="00E54B29"/>
    <w:rsid w:val="00E570DB"/>
    <w:rsid w:val="00E5727C"/>
    <w:rsid w:val="00E60710"/>
    <w:rsid w:val="00E634FC"/>
    <w:rsid w:val="00E65A89"/>
    <w:rsid w:val="00E702AF"/>
    <w:rsid w:val="00E70D9D"/>
    <w:rsid w:val="00E737F6"/>
    <w:rsid w:val="00E74291"/>
    <w:rsid w:val="00E80EB4"/>
    <w:rsid w:val="00E83B59"/>
    <w:rsid w:val="00E90229"/>
    <w:rsid w:val="00E9479F"/>
    <w:rsid w:val="00EA2299"/>
    <w:rsid w:val="00EA400E"/>
    <w:rsid w:val="00EA6979"/>
    <w:rsid w:val="00EB31E4"/>
    <w:rsid w:val="00EB4BA8"/>
    <w:rsid w:val="00EB7599"/>
    <w:rsid w:val="00EB7DF5"/>
    <w:rsid w:val="00EC1C99"/>
    <w:rsid w:val="00EC7BF1"/>
    <w:rsid w:val="00ED10EA"/>
    <w:rsid w:val="00ED143B"/>
    <w:rsid w:val="00ED2752"/>
    <w:rsid w:val="00EE0E3E"/>
    <w:rsid w:val="00EE2C24"/>
    <w:rsid w:val="00EE4387"/>
    <w:rsid w:val="00EE4953"/>
    <w:rsid w:val="00EE4F44"/>
    <w:rsid w:val="00EF2668"/>
    <w:rsid w:val="00EF3885"/>
    <w:rsid w:val="00F0214C"/>
    <w:rsid w:val="00F22B7F"/>
    <w:rsid w:val="00F2640D"/>
    <w:rsid w:val="00F27BA1"/>
    <w:rsid w:val="00F328F7"/>
    <w:rsid w:val="00F367BE"/>
    <w:rsid w:val="00F43590"/>
    <w:rsid w:val="00F43E5E"/>
    <w:rsid w:val="00F446A7"/>
    <w:rsid w:val="00F478EE"/>
    <w:rsid w:val="00F50335"/>
    <w:rsid w:val="00F542D7"/>
    <w:rsid w:val="00F57CB5"/>
    <w:rsid w:val="00F57E64"/>
    <w:rsid w:val="00F66B04"/>
    <w:rsid w:val="00F73583"/>
    <w:rsid w:val="00FA046E"/>
    <w:rsid w:val="00FA13CD"/>
    <w:rsid w:val="00FB6FC1"/>
    <w:rsid w:val="00FC3F09"/>
    <w:rsid w:val="00FD174F"/>
    <w:rsid w:val="00FD1D83"/>
    <w:rsid w:val="00FD313A"/>
    <w:rsid w:val="00FE198E"/>
    <w:rsid w:val="00FE75B5"/>
    <w:rsid w:val="00FF11D8"/>
    <w:rsid w:val="00FF68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9D861"/>
  <w15:docId w15:val="{5F415B25-0D80-F142-87BD-8C15207DE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caption" w:qFormat="1"/>
    <w:lsdException w:name="FollowedHyperlink" w:uiPriority="99"/>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13079"/>
    <w:pPr>
      <w:spacing w:after="0"/>
    </w:pPr>
    <w:rPr>
      <w:rFonts w:ascii="Times New Roman" w:eastAsia="Times New Roman" w:hAnsi="Times New Roman" w:cs="Times New Roman"/>
      <w:lang w:eastAsia="en-US"/>
    </w:rPr>
  </w:style>
  <w:style w:type="paragraph" w:styleId="Heading10">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BodyText"/>
    <w:link w:val="Heading7Char"/>
    <w:semiHidden/>
    <w:unhideWhenUsed/>
    <w:qFormat/>
    <w:rsid w:val="00A10FD9"/>
    <w:pPr>
      <w:keepNext/>
      <w:keepLines/>
      <w:spacing w:before="40"/>
      <w:outlineLvl w:val="6"/>
    </w:pPr>
    <w:rPr>
      <w:rFonts w:eastAsiaTheme="majorEastAsia" w:cstheme="majorBidi"/>
      <w:color w:val="595959" w:themeColor="text1" w:themeTint="A6"/>
    </w:rPr>
  </w:style>
  <w:style w:type="paragraph" w:styleId="Heading8">
    <w:name w:val="heading 8"/>
    <w:basedOn w:val="Normal"/>
    <w:next w:val="BodyText"/>
    <w:link w:val="Heading8Char"/>
    <w:semiHidden/>
    <w:unhideWhenUsed/>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semiHidden/>
    <w:unhideWhenUsed/>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0"/>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link w:val="FootnoteTextChar"/>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qFormat/>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0"/>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PlaceholderText">
    <w:name w:val="Placeholder Text"/>
    <w:basedOn w:val="DefaultParagraphFont"/>
    <w:rsid w:val="00823A33"/>
    <w:rPr>
      <w:color w:val="666666"/>
    </w:rPr>
  </w:style>
  <w:style w:type="table" w:styleId="TableGrid">
    <w:name w:val="Table Grid"/>
    <w:basedOn w:val="TableNormal"/>
    <w:rsid w:val="00DB4888"/>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rsid w:val="00C61BCE"/>
    <w:pPr>
      <w:ind w:left="720"/>
      <w:contextualSpacing/>
    </w:pPr>
  </w:style>
  <w:style w:type="character" w:styleId="Strong">
    <w:name w:val="Strong"/>
    <w:basedOn w:val="DefaultParagraphFont"/>
    <w:uiPriority w:val="22"/>
    <w:qFormat/>
    <w:rsid w:val="00A509CE"/>
    <w:rPr>
      <w:b/>
      <w:bCs/>
    </w:rPr>
  </w:style>
  <w:style w:type="paragraph" w:styleId="NormalWeb">
    <w:name w:val="Normal (Web)"/>
    <w:basedOn w:val="Normal"/>
    <w:uiPriority w:val="99"/>
    <w:unhideWhenUsed/>
    <w:rsid w:val="004D17B6"/>
    <w:pPr>
      <w:spacing w:before="100" w:beforeAutospacing="1" w:after="100" w:afterAutospacing="1"/>
    </w:pPr>
  </w:style>
  <w:style w:type="character" w:styleId="FollowedHyperlink">
    <w:name w:val="FollowedHyperlink"/>
    <w:basedOn w:val="DefaultParagraphFont"/>
    <w:uiPriority w:val="99"/>
    <w:unhideWhenUsed/>
    <w:rsid w:val="000019C6"/>
    <w:rPr>
      <w:color w:val="96607D" w:themeColor="followedHyperlink"/>
      <w:u w:val="single"/>
    </w:rPr>
  </w:style>
  <w:style w:type="paragraph" w:customStyle="1" w:styleId="msonormal0">
    <w:name w:val="msonormal"/>
    <w:basedOn w:val="Normal"/>
    <w:rsid w:val="000019C6"/>
    <w:pPr>
      <w:spacing w:before="100" w:beforeAutospacing="1" w:after="100" w:afterAutospacing="1"/>
    </w:pPr>
  </w:style>
  <w:style w:type="character" w:customStyle="1" w:styleId="FootnoteTextChar">
    <w:name w:val="Footnote Text Char"/>
    <w:basedOn w:val="DefaultParagraphFont"/>
    <w:link w:val="FootnoteText"/>
    <w:rsid w:val="000019C6"/>
    <w:rPr>
      <w:rFonts w:ascii="Times New Roman" w:eastAsia="Times New Roman" w:hAnsi="Times New Roman" w:cs="Times New Roman"/>
      <w:lang w:eastAsia="en-US"/>
    </w:rPr>
  </w:style>
  <w:style w:type="paragraph" w:styleId="Header">
    <w:name w:val="header"/>
    <w:basedOn w:val="Normal"/>
    <w:link w:val="HeaderChar"/>
    <w:unhideWhenUsed/>
    <w:rsid w:val="000019C6"/>
    <w:pPr>
      <w:tabs>
        <w:tab w:val="center" w:pos="4536"/>
        <w:tab w:val="right" w:pos="9072"/>
      </w:tabs>
      <w:overflowPunct w:val="0"/>
      <w:autoSpaceDE w:val="0"/>
      <w:spacing w:line="240" w:lineRule="atLeast"/>
      <w:jc w:val="both"/>
    </w:pPr>
    <w:rPr>
      <w:sz w:val="18"/>
      <w:szCs w:val="20"/>
      <w:lang w:eastAsia="zh-CN"/>
    </w:rPr>
  </w:style>
  <w:style w:type="character" w:customStyle="1" w:styleId="HeaderChar">
    <w:name w:val="Header Char"/>
    <w:basedOn w:val="DefaultParagraphFont"/>
    <w:link w:val="Header"/>
    <w:rsid w:val="000019C6"/>
    <w:rPr>
      <w:rFonts w:ascii="Times New Roman" w:eastAsia="Times New Roman" w:hAnsi="Times New Roman" w:cs="Times New Roman"/>
      <w:sz w:val="18"/>
      <w:szCs w:val="20"/>
    </w:rPr>
  </w:style>
  <w:style w:type="paragraph" w:styleId="Footer">
    <w:name w:val="footer"/>
    <w:basedOn w:val="Normal"/>
    <w:link w:val="FooterChar"/>
    <w:unhideWhenUsed/>
    <w:rsid w:val="000019C6"/>
    <w:pPr>
      <w:tabs>
        <w:tab w:val="center" w:pos="4536"/>
        <w:tab w:val="right" w:pos="9072"/>
      </w:tabs>
      <w:overflowPunct w:val="0"/>
      <w:autoSpaceDE w:val="0"/>
      <w:spacing w:line="240" w:lineRule="atLeast"/>
      <w:ind w:firstLine="227"/>
      <w:jc w:val="both"/>
    </w:pPr>
    <w:rPr>
      <w:sz w:val="20"/>
      <w:szCs w:val="20"/>
      <w:lang w:eastAsia="zh-CN"/>
    </w:rPr>
  </w:style>
  <w:style w:type="character" w:customStyle="1" w:styleId="FooterChar">
    <w:name w:val="Footer Char"/>
    <w:basedOn w:val="DefaultParagraphFont"/>
    <w:link w:val="Footer"/>
    <w:rsid w:val="000019C6"/>
    <w:rPr>
      <w:rFonts w:ascii="Times New Roman" w:eastAsia="Times New Roman" w:hAnsi="Times New Roman" w:cs="Times New Roman"/>
      <w:sz w:val="20"/>
      <w:szCs w:val="20"/>
    </w:rPr>
  </w:style>
  <w:style w:type="character" w:customStyle="1" w:styleId="BodyTextChar">
    <w:name w:val="Body Text Char"/>
    <w:basedOn w:val="DefaultParagraphFont"/>
    <w:link w:val="BodyText"/>
    <w:rsid w:val="000019C6"/>
    <w:rPr>
      <w:rFonts w:ascii="Times New Roman" w:eastAsia="Times New Roman" w:hAnsi="Times New Roman" w:cs="Times New Roman"/>
      <w:lang w:eastAsia="en-US"/>
    </w:rPr>
  </w:style>
  <w:style w:type="paragraph" w:styleId="List">
    <w:name w:val="List"/>
    <w:basedOn w:val="BodyText"/>
    <w:unhideWhenUsed/>
    <w:rsid w:val="000019C6"/>
    <w:pPr>
      <w:overflowPunct w:val="0"/>
      <w:autoSpaceDE w:val="0"/>
      <w:spacing w:before="0" w:after="140" w:line="276" w:lineRule="auto"/>
      <w:ind w:firstLine="227"/>
      <w:jc w:val="both"/>
    </w:pPr>
    <w:rPr>
      <w:rFonts w:cs="Noto Sans"/>
      <w:sz w:val="20"/>
      <w:szCs w:val="20"/>
      <w:lang w:eastAsia="zh-CN"/>
    </w:rPr>
  </w:style>
  <w:style w:type="paragraph" w:customStyle="1" w:styleId="author0">
    <w:name w:val="author"/>
    <w:basedOn w:val="Normal"/>
    <w:next w:val="address"/>
    <w:rsid w:val="000019C6"/>
    <w:pPr>
      <w:suppressAutoHyphens/>
      <w:overflowPunct w:val="0"/>
      <w:autoSpaceDE w:val="0"/>
      <w:spacing w:after="200" w:line="240" w:lineRule="atLeast"/>
      <w:jc w:val="center"/>
    </w:pPr>
    <w:rPr>
      <w:sz w:val="20"/>
      <w:szCs w:val="20"/>
      <w:lang w:eastAsia="zh-CN"/>
    </w:rPr>
  </w:style>
  <w:style w:type="paragraph" w:customStyle="1" w:styleId="Heading">
    <w:name w:val="Heading"/>
    <w:basedOn w:val="Normal"/>
    <w:next w:val="BodyText"/>
    <w:rsid w:val="000019C6"/>
    <w:pPr>
      <w:keepNext/>
      <w:overflowPunct w:val="0"/>
      <w:autoSpaceDE w:val="0"/>
      <w:spacing w:before="240" w:after="120" w:line="240" w:lineRule="atLeast"/>
      <w:ind w:firstLine="227"/>
      <w:jc w:val="both"/>
    </w:pPr>
    <w:rPr>
      <w:rFonts w:ascii="Liberation Sans" w:eastAsia="Linux Libertine G" w:hAnsi="Liberation Sans" w:cs="Noto Sans"/>
      <w:sz w:val="28"/>
      <w:szCs w:val="28"/>
      <w:lang w:eastAsia="zh-CN"/>
    </w:rPr>
  </w:style>
  <w:style w:type="paragraph" w:customStyle="1" w:styleId="Index">
    <w:name w:val="Index"/>
    <w:basedOn w:val="Normal"/>
    <w:rsid w:val="000019C6"/>
    <w:pPr>
      <w:suppressLineNumbers/>
      <w:overflowPunct w:val="0"/>
      <w:autoSpaceDE w:val="0"/>
      <w:spacing w:line="240" w:lineRule="atLeast"/>
      <w:ind w:firstLine="227"/>
      <w:jc w:val="both"/>
    </w:pPr>
    <w:rPr>
      <w:rFonts w:cs="Noto Sans"/>
      <w:sz w:val="20"/>
      <w:szCs w:val="20"/>
      <w:lang w:eastAsia="zh-CN"/>
    </w:rPr>
  </w:style>
  <w:style w:type="paragraph" w:customStyle="1" w:styleId="abstract0">
    <w:name w:val="abstract"/>
    <w:basedOn w:val="Normal"/>
    <w:rsid w:val="000019C6"/>
    <w:pPr>
      <w:overflowPunct w:val="0"/>
      <w:autoSpaceDE w:val="0"/>
      <w:spacing w:before="600" w:after="360" w:line="220" w:lineRule="atLeast"/>
      <w:ind w:left="567" w:right="567"/>
      <w:contextualSpacing/>
      <w:jc w:val="both"/>
    </w:pPr>
    <w:rPr>
      <w:sz w:val="18"/>
      <w:szCs w:val="20"/>
      <w:lang w:eastAsia="zh-CN"/>
    </w:rPr>
  </w:style>
  <w:style w:type="paragraph" w:customStyle="1" w:styleId="address">
    <w:name w:val="address"/>
    <w:basedOn w:val="Normal"/>
    <w:rsid w:val="000019C6"/>
    <w:pPr>
      <w:suppressAutoHyphens/>
      <w:overflowPunct w:val="0"/>
      <w:autoSpaceDE w:val="0"/>
      <w:spacing w:after="200" w:line="220" w:lineRule="atLeast"/>
      <w:contextualSpacing/>
      <w:jc w:val="center"/>
    </w:pPr>
    <w:rPr>
      <w:sz w:val="18"/>
      <w:szCs w:val="20"/>
      <w:lang w:eastAsia="zh-CN"/>
    </w:rPr>
  </w:style>
  <w:style w:type="paragraph" w:customStyle="1" w:styleId="bulletitem">
    <w:name w:val="bulletitem"/>
    <w:basedOn w:val="Normal"/>
    <w:rsid w:val="000019C6"/>
    <w:pPr>
      <w:numPr>
        <w:numId w:val="3"/>
      </w:numPr>
      <w:overflowPunct w:val="0"/>
      <w:autoSpaceDE w:val="0"/>
      <w:spacing w:before="160" w:after="160" w:line="240" w:lineRule="atLeast"/>
      <w:contextualSpacing/>
      <w:jc w:val="both"/>
    </w:pPr>
    <w:rPr>
      <w:sz w:val="20"/>
      <w:szCs w:val="20"/>
      <w:lang w:eastAsia="zh-CN"/>
    </w:rPr>
  </w:style>
  <w:style w:type="paragraph" w:customStyle="1" w:styleId="dashitem">
    <w:name w:val="dashitem"/>
    <w:basedOn w:val="Normal"/>
    <w:rsid w:val="000019C6"/>
    <w:pPr>
      <w:numPr>
        <w:numId w:val="5"/>
      </w:numPr>
      <w:overflowPunct w:val="0"/>
      <w:autoSpaceDE w:val="0"/>
      <w:spacing w:before="160" w:after="160" w:line="240" w:lineRule="atLeast"/>
      <w:contextualSpacing/>
      <w:jc w:val="both"/>
    </w:pPr>
    <w:rPr>
      <w:sz w:val="20"/>
      <w:szCs w:val="20"/>
      <w:lang w:eastAsia="zh-CN"/>
    </w:rPr>
  </w:style>
  <w:style w:type="paragraph" w:customStyle="1" w:styleId="equation">
    <w:name w:val="equation"/>
    <w:basedOn w:val="Normal"/>
    <w:next w:val="Normal"/>
    <w:rsid w:val="000019C6"/>
    <w:pPr>
      <w:tabs>
        <w:tab w:val="center" w:pos="3289"/>
        <w:tab w:val="right" w:pos="6917"/>
      </w:tabs>
      <w:overflowPunct w:val="0"/>
      <w:autoSpaceDE w:val="0"/>
      <w:spacing w:before="160" w:after="160" w:line="240" w:lineRule="atLeast"/>
      <w:jc w:val="both"/>
    </w:pPr>
    <w:rPr>
      <w:sz w:val="20"/>
      <w:szCs w:val="20"/>
      <w:lang w:eastAsia="zh-CN"/>
    </w:rPr>
  </w:style>
  <w:style w:type="paragraph" w:customStyle="1" w:styleId="figurecaption">
    <w:name w:val="figurecaption"/>
    <w:basedOn w:val="Normal"/>
    <w:next w:val="Normal"/>
    <w:rsid w:val="000019C6"/>
    <w:pPr>
      <w:keepLines/>
      <w:overflowPunct w:val="0"/>
      <w:autoSpaceDE w:val="0"/>
      <w:spacing w:before="120" w:after="240" w:line="220" w:lineRule="atLeast"/>
      <w:jc w:val="center"/>
    </w:pPr>
    <w:rPr>
      <w:sz w:val="18"/>
      <w:szCs w:val="20"/>
      <w:lang w:eastAsia="zh-CN"/>
    </w:rPr>
  </w:style>
  <w:style w:type="paragraph" w:customStyle="1" w:styleId="p1a">
    <w:name w:val="p1a"/>
    <w:basedOn w:val="Normal"/>
    <w:rsid w:val="000019C6"/>
    <w:pPr>
      <w:overflowPunct w:val="0"/>
      <w:autoSpaceDE w:val="0"/>
      <w:spacing w:line="240" w:lineRule="atLeast"/>
      <w:jc w:val="both"/>
    </w:pPr>
    <w:rPr>
      <w:sz w:val="20"/>
      <w:szCs w:val="20"/>
      <w:lang w:eastAsia="zh-CN"/>
    </w:rPr>
  </w:style>
  <w:style w:type="paragraph" w:customStyle="1" w:styleId="heading1">
    <w:name w:val="heading1"/>
    <w:basedOn w:val="Heading10"/>
    <w:next w:val="Normal"/>
    <w:rsid w:val="000019C6"/>
    <w:pPr>
      <w:numPr>
        <w:numId w:val="7"/>
      </w:numPr>
      <w:tabs>
        <w:tab w:val="left" w:pos="567"/>
      </w:tabs>
      <w:suppressAutoHyphens/>
      <w:overflowPunct w:val="0"/>
      <w:autoSpaceDE w:val="0"/>
      <w:spacing w:after="240" w:line="300" w:lineRule="atLeast"/>
      <w:outlineLvl w:val="9"/>
    </w:pPr>
    <w:rPr>
      <w:rFonts w:ascii="Times New Roman" w:eastAsia="Times New Roman" w:hAnsi="Times New Roman" w:cs="Times New Roman"/>
      <w:b/>
      <w:bCs/>
      <w:color w:val="auto"/>
      <w:sz w:val="24"/>
      <w:szCs w:val="20"/>
      <w:lang w:eastAsia="zh-CN"/>
    </w:rPr>
  </w:style>
  <w:style w:type="paragraph" w:customStyle="1" w:styleId="heading20">
    <w:name w:val="heading2"/>
    <w:basedOn w:val="Heading2"/>
    <w:next w:val="Normal"/>
    <w:rsid w:val="000019C6"/>
    <w:pPr>
      <w:tabs>
        <w:tab w:val="num" w:pos="567"/>
      </w:tabs>
      <w:suppressAutoHyphens/>
      <w:overflowPunct w:val="0"/>
      <w:autoSpaceDE w:val="0"/>
      <w:spacing w:before="360" w:after="160" w:line="240" w:lineRule="atLeast"/>
      <w:ind w:left="567" w:hanging="567"/>
      <w:jc w:val="both"/>
      <w:outlineLvl w:val="9"/>
    </w:pPr>
    <w:rPr>
      <w:rFonts w:ascii="Times New Roman" w:eastAsia="Times New Roman" w:hAnsi="Times New Roman" w:cs="Times New Roman"/>
      <w:b/>
      <w:bCs/>
      <w:iCs/>
      <w:color w:val="auto"/>
      <w:sz w:val="20"/>
      <w:szCs w:val="20"/>
      <w:lang w:eastAsia="zh-CN"/>
    </w:rPr>
  </w:style>
  <w:style w:type="paragraph" w:customStyle="1" w:styleId="image">
    <w:name w:val="image"/>
    <w:basedOn w:val="Normal"/>
    <w:next w:val="Normal"/>
    <w:rsid w:val="000019C6"/>
    <w:pPr>
      <w:overflowPunct w:val="0"/>
      <w:autoSpaceDE w:val="0"/>
      <w:spacing w:before="240" w:after="120" w:line="240" w:lineRule="atLeast"/>
      <w:jc w:val="center"/>
    </w:pPr>
    <w:rPr>
      <w:sz w:val="20"/>
      <w:szCs w:val="20"/>
      <w:lang w:eastAsia="zh-CN"/>
    </w:rPr>
  </w:style>
  <w:style w:type="paragraph" w:customStyle="1" w:styleId="keywords">
    <w:name w:val="keywords"/>
    <w:basedOn w:val="abstract0"/>
    <w:next w:val="heading1"/>
    <w:rsid w:val="000019C6"/>
    <w:pPr>
      <w:spacing w:before="220"/>
      <w:contextualSpacing w:val="0"/>
    </w:pPr>
  </w:style>
  <w:style w:type="paragraph" w:customStyle="1" w:styleId="numitem">
    <w:name w:val="numitem"/>
    <w:basedOn w:val="Normal"/>
    <w:rsid w:val="000019C6"/>
    <w:pPr>
      <w:numPr>
        <w:numId w:val="9"/>
      </w:numPr>
      <w:overflowPunct w:val="0"/>
      <w:autoSpaceDE w:val="0"/>
      <w:spacing w:before="160" w:after="160" w:line="240" w:lineRule="atLeast"/>
      <w:contextualSpacing/>
      <w:jc w:val="both"/>
    </w:pPr>
    <w:rPr>
      <w:sz w:val="20"/>
      <w:szCs w:val="20"/>
      <w:lang w:eastAsia="zh-CN"/>
    </w:rPr>
  </w:style>
  <w:style w:type="paragraph" w:customStyle="1" w:styleId="programcode">
    <w:name w:val="programcode"/>
    <w:basedOn w:val="Normal"/>
    <w:rsid w:val="000019C6"/>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overflowPunct w:val="0"/>
      <w:autoSpaceDE w:val="0"/>
      <w:spacing w:before="160" w:after="160" w:line="240" w:lineRule="atLeast"/>
      <w:contextualSpacing/>
    </w:pPr>
    <w:rPr>
      <w:rFonts w:ascii="Courier" w:hAnsi="Courier" w:cs="Courier"/>
      <w:sz w:val="20"/>
      <w:szCs w:val="20"/>
      <w:lang w:eastAsia="zh-CN"/>
    </w:rPr>
  </w:style>
  <w:style w:type="paragraph" w:customStyle="1" w:styleId="referenceitem">
    <w:name w:val="referenceitem"/>
    <w:basedOn w:val="Normal"/>
    <w:rsid w:val="000019C6"/>
    <w:pPr>
      <w:numPr>
        <w:numId w:val="11"/>
      </w:numPr>
      <w:tabs>
        <w:tab w:val="left" w:pos="341"/>
      </w:tabs>
      <w:overflowPunct w:val="0"/>
      <w:autoSpaceDE w:val="0"/>
      <w:spacing w:line="220" w:lineRule="atLeast"/>
      <w:jc w:val="both"/>
    </w:pPr>
    <w:rPr>
      <w:sz w:val="18"/>
      <w:szCs w:val="20"/>
      <w:lang w:eastAsia="zh-CN"/>
    </w:rPr>
  </w:style>
  <w:style w:type="paragraph" w:customStyle="1" w:styleId="runninghead-left">
    <w:name w:val="running head - left"/>
    <w:basedOn w:val="Normal"/>
    <w:rsid w:val="000019C6"/>
    <w:pPr>
      <w:overflowPunct w:val="0"/>
      <w:autoSpaceDE w:val="0"/>
      <w:spacing w:line="240" w:lineRule="atLeast"/>
    </w:pPr>
    <w:rPr>
      <w:sz w:val="18"/>
      <w:szCs w:val="18"/>
      <w:lang w:eastAsia="zh-CN"/>
    </w:rPr>
  </w:style>
  <w:style w:type="paragraph" w:customStyle="1" w:styleId="runninghead-right">
    <w:name w:val="running head - right"/>
    <w:basedOn w:val="Normal"/>
    <w:rsid w:val="000019C6"/>
    <w:pPr>
      <w:overflowPunct w:val="0"/>
      <w:autoSpaceDE w:val="0"/>
      <w:spacing w:line="240" w:lineRule="atLeast"/>
      <w:jc w:val="right"/>
    </w:pPr>
    <w:rPr>
      <w:bCs/>
      <w:sz w:val="18"/>
      <w:szCs w:val="18"/>
      <w:lang w:eastAsia="zh-CN"/>
    </w:rPr>
  </w:style>
  <w:style w:type="paragraph" w:customStyle="1" w:styleId="tablecaption0">
    <w:name w:val="tablecaption"/>
    <w:basedOn w:val="Normal"/>
    <w:next w:val="Normal"/>
    <w:rsid w:val="000019C6"/>
    <w:pPr>
      <w:keepNext/>
      <w:keepLines/>
      <w:overflowPunct w:val="0"/>
      <w:autoSpaceDE w:val="0"/>
      <w:spacing w:before="240" w:after="120" w:line="220" w:lineRule="atLeast"/>
      <w:jc w:val="center"/>
    </w:pPr>
    <w:rPr>
      <w:sz w:val="18"/>
      <w:szCs w:val="20"/>
      <w:lang w:val="de-DE" w:eastAsia="zh-CN"/>
    </w:rPr>
  </w:style>
  <w:style w:type="paragraph" w:customStyle="1" w:styleId="HeaderandFooter">
    <w:name w:val="Header and Footer"/>
    <w:basedOn w:val="Normal"/>
    <w:rsid w:val="000019C6"/>
    <w:pPr>
      <w:suppressLineNumbers/>
      <w:tabs>
        <w:tab w:val="center" w:pos="4986"/>
        <w:tab w:val="right" w:pos="9972"/>
      </w:tabs>
      <w:overflowPunct w:val="0"/>
      <w:autoSpaceDE w:val="0"/>
      <w:spacing w:line="240" w:lineRule="atLeast"/>
      <w:ind w:firstLine="227"/>
      <w:jc w:val="both"/>
    </w:pPr>
    <w:rPr>
      <w:sz w:val="20"/>
      <w:szCs w:val="20"/>
      <w:lang w:eastAsia="zh-CN"/>
    </w:rPr>
  </w:style>
  <w:style w:type="paragraph" w:customStyle="1" w:styleId="Aufzhlungszeichen">
    <w:name w:val="Aufzählungszeichen"/>
    <w:basedOn w:val="Normal"/>
    <w:rsid w:val="000019C6"/>
    <w:pPr>
      <w:numPr>
        <w:numId w:val="13"/>
      </w:numPr>
      <w:overflowPunct w:val="0"/>
      <w:autoSpaceDE w:val="0"/>
      <w:spacing w:before="120" w:after="120" w:line="240" w:lineRule="atLeast"/>
      <w:contextualSpacing/>
      <w:jc w:val="both"/>
    </w:pPr>
    <w:rPr>
      <w:sz w:val="20"/>
      <w:szCs w:val="20"/>
      <w:lang w:eastAsia="zh-CN"/>
    </w:rPr>
  </w:style>
  <w:style w:type="paragraph" w:customStyle="1" w:styleId="Listennummer">
    <w:name w:val="Listennummer"/>
    <w:basedOn w:val="Normal"/>
    <w:rsid w:val="000019C6"/>
    <w:pPr>
      <w:numPr>
        <w:numId w:val="15"/>
      </w:numPr>
      <w:overflowPunct w:val="0"/>
      <w:autoSpaceDE w:val="0"/>
      <w:spacing w:line="240" w:lineRule="atLeast"/>
      <w:jc w:val="both"/>
    </w:pPr>
    <w:rPr>
      <w:sz w:val="20"/>
      <w:szCs w:val="20"/>
      <w:lang w:eastAsia="zh-CN"/>
    </w:rPr>
  </w:style>
  <w:style w:type="character" w:customStyle="1" w:styleId="WW8Num1z0">
    <w:name w:val="WW8Num1z0"/>
    <w:rsid w:val="000019C6"/>
    <w:rPr>
      <w:rFonts w:ascii="Symbol" w:hAnsi="Symbol" w:cs="Symbol" w:hint="default"/>
    </w:rPr>
  </w:style>
  <w:style w:type="character" w:customStyle="1" w:styleId="WW8Num2z0">
    <w:name w:val="WW8Num2z0"/>
    <w:rsid w:val="000019C6"/>
    <w:rPr>
      <w:rFonts w:ascii="Symbol" w:hAnsi="Symbol" w:cs="Symbol" w:hint="default"/>
    </w:rPr>
  </w:style>
  <w:style w:type="character" w:customStyle="1" w:styleId="WW8Num3z0">
    <w:name w:val="WW8Num3z0"/>
    <w:rsid w:val="000019C6"/>
    <w:rPr>
      <w:rFonts w:ascii="Symbol" w:hAnsi="Symbol" w:cs="Symbol" w:hint="default"/>
    </w:rPr>
  </w:style>
  <w:style w:type="character" w:customStyle="1" w:styleId="WW8Num4z0">
    <w:name w:val="WW8Num4z0"/>
    <w:rsid w:val="000019C6"/>
    <w:rPr>
      <w:rFonts w:ascii="Symbol" w:hAnsi="Symbol" w:cs="Symbol" w:hint="default"/>
    </w:rPr>
  </w:style>
  <w:style w:type="character" w:customStyle="1" w:styleId="WW8Num5z0">
    <w:name w:val="WW8Num5z0"/>
    <w:rsid w:val="000019C6"/>
  </w:style>
  <w:style w:type="character" w:customStyle="1" w:styleId="WW8Num6z0">
    <w:name w:val="WW8Num6z0"/>
    <w:rsid w:val="000019C6"/>
    <w:rPr>
      <w:rFonts w:ascii="Symbol" w:hAnsi="Symbol" w:cs="Symbol" w:hint="default"/>
    </w:rPr>
  </w:style>
  <w:style w:type="character" w:customStyle="1" w:styleId="WW8Num7z0">
    <w:name w:val="WW8Num7z0"/>
    <w:rsid w:val="000019C6"/>
  </w:style>
  <w:style w:type="character" w:customStyle="1" w:styleId="WW8Num8z0">
    <w:name w:val="WW8Num8z0"/>
    <w:rsid w:val="000019C6"/>
    <w:rPr>
      <w:rFonts w:ascii="Symbol" w:hAnsi="Symbol" w:cs="Symbol" w:hint="default"/>
    </w:rPr>
  </w:style>
  <w:style w:type="character" w:customStyle="1" w:styleId="WW8Num8z1">
    <w:name w:val="WW8Num8z1"/>
    <w:rsid w:val="000019C6"/>
    <w:rPr>
      <w:rFonts w:ascii="Times New Roman" w:hAnsi="Times New Roman" w:cs="Times New Roman" w:hint="cs"/>
    </w:rPr>
  </w:style>
  <w:style w:type="character" w:customStyle="1" w:styleId="WW8Num8z2">
    <w:name w:val="WW8Num8z2"/>
    <w:rsid w:val="000019C6"/>
    <w:rPr>
      <w:rFonts w:ascii="Courier New" w:hAnsi="Courier New" w:cs="Courier New" w:hint="default"/>
    </w:rPr>
  </w:style>
  <w:style w:type="character" w:customStyle="1" w:styleId="WW8Num8z3">
    <w:name w:val="WW8Num8z3"/>
    <w:rsid w:val="000019C6"/>
    <w:rPr>
      <w:rFonts w:ascii="Wingdings" w:hAnsi="Wingdings" w:cs="Wingdings" w:hint="default"/>
    </w:rPr>
  </w:style>
  <w:style w:type="character" w:customStyle="1" w:styleId="WW8Num9z0">
    <w:name w:val="WW8Num9z0"/>
    <w:rsid w:val="000019C6"/>
    <w:rPr>
      <w:rFonts w:ascii="Times New Roman" w:hAnsi="Times New Roman" w:cs="Times New Roman" w:hint="cs"/>
    </w:rPr>
  </w:style>
  <w:style w:type="character" w:customStyle="1" w:styleId="WW8Num9z1">
    <w:name w:val="WW8Num9z1"/>
    <w:rsid w:val="000019C6"/>
    <w:rPr>
      <w:rFonts w:ascii="Symbol" w:hAnsi="Symbol" w:cs="Symbol" w:hint="default"/>
    </w:rPr>
  </w:style>
  <w:style w:type="character" w:customStyle="1" w:styleId="WW8Num10z0">
    <w:name w:val="WW8Num10z0"/>
    <w:rsid w:val="000019C6"/>
  </w:style>
  <w:style w:type="character" w:customStyle="1" w:styleId="WW8Num10z4">
    <w:name w:val="WW8Num10z4"/>
    <w:rsid w:val="000019C6"/>
    <w:rPr>
      <w:rFonts w:ascii="Times New Roman" w:hAnsi="Times New Roman" w:cs="Times New Roman" w:hint="cs"/>
      <w:b w:val="0"/>
      <w:bCs w:val="0"/>
      <w:i/>
      <w:iCs w:val="0"/>
      <w:sz w:val="20"/>
    </w:rPr>
  </w:style>
  <w:style w:type="character" w:customStyle="1" w:styleId="WW8Num11z0">
    <w:name w:val="WW8Num11z0"/>
    <w:rsid w:val="000019C6"/>
  </w:style>
  <w:style w:type="character" w:customStyle="1" w:styleId="WW8Num12z0">
    <w:name w:val="WW8Num12z0"/>
    <w:rsid w:val="000019C6"/>
  </w:style>
  <w:style w:type="character" w:customStyle="1" w:styleId="Absatz-Standardschriftart">
    <w:name w:val="Absatz-Standardschriftart"/>
    <w:rsid w:val="000019C6"/>
  </w:style>
  <w:style w:type="character" w:customStyle="1" w:styleId="e-mail">
    <w:name w:val="e-mail"/>
    <w:basedOn w:val="Absatz-Standardschriftart"/>
    <w:rsid w:val="000019C6"/>
    <w:rPr>
      <w:rFonts w:ascii="Courier" w:hAnsi="Courier" w:cs="Courier" w:hint="default"/>
      <w:spacing w:val="-6"/>
      <w:lang w:val="en-US" w:eastAsia="en-US"/>
    </w:rPr>
  </w:style>
  <w:style w:type="character" w:customStyle="1" w:styleId="FootnoteCharacters">
    <w:name w:val="Footnote Characters"/>
    <w:basedOn w:val="Absatz-Standardschriftart"/>
    <w:rsid w:val="000019C6"/>
    <w:rPr>
      <w:vertAlign w:val="superscript"/>
    </w:rPr>
  </w:style>
  <w:style w:type="character" w:customStyle="1" w:styleId="heading30">
    <w:name w:val="heading3"/>
    <w:basedOn w:val="Absatz-Standardschriftart"/>
    <w:rsid w:val="000019C6"/>
    <w:rPr>
      <w:b/>
      <w:bCs w:val="0"/>
    </w:rPr>
  </w:style>
  <w:style w:type="character" w:customStyle="1" w:styleId="heading40">
    <w:name w:val="heading4"/>
    <w:basedOn w:val="Absatz-Standardschriftart"/>
    <w:rsid w:val="000019C6"/>
    <w:rPr>
      <w:i/>
      <w:iCs w:val="0"/>
    </w:rPr>
  </w:style>
  <w:style w:type="character" w:customStyle="1" w:styleId="url">
    <w:name w:val="url"/>
    <w:basedOn w:val="Absatz-Standardschriftart"/>
    <w:rsid w:val="000019C6"/>
    <w:rPr>
      <w:rFonts w:ascii="Courier" w:hAnsi="Courier" w:cs="Courier" w:hint="default"/>
      <w:lang w:val="en-US" w:eastAsia="en-US"/>
    </w:rPr>
  </w:style>
  <w:style w:type="character" w:styleId="PageNumber">
    <w:name w:val="page number"/>
    <w:basedOn w:val="Absatz-Standardschriftart"/>
    <w:unhideWhenUsed/>
    <w:rsid w:val="000019C6"/>
    <w:rPr>
      <w:sz w:val="18"/>
    </w:rPr>
  </w:style>
  <w:style w:type="paragraph" w:styleId="Revision">
    <w:name w:val="Revision"/>
    <w:hidden/>
    <w:rsid w:val="000F1FDE"/>
    <w:pPr>
      <w:spacing w:after="0"/>
    </w:pPr>
    <w:rPr>
      <w:rFonts w:ascii="Times New Roman" w:eastAsia="Times New Roman" w:hAnsi="Times New Roman" w:cs="Times New Roman"/>
      <w:lang w:eastAsia="en-US"/>
    </w:rPr>
  </w:style>
  <w:style w:type="character" w:styleId="CommentReference">
    <w:name w:val="annotation reference"/>
    <w:basedOn w:val="DefaultParagraphFont"/>
    <w:rsid w:val="00522B79"/>
    <w:rPr>
      <w:sz w:val="16"/>
      <w:szCs w:val="16"/>
    </w:rPr>
  </w:style>
  <w:style w:type="paragraph" w:styleId="CommentText">
    <w:name w:val="annotation text"/>
    <w:basedOn w:val="Normal"/>
    <w:link w:val="CommentTextChar"/>
    <w:rsid w:val="00522B79"/>
    <w:rPr>
      <w:sz w:val="20"/>
      <w:szCs w:val="20"/>
    </w:rPr>
  </w:style>
  <w:style w:type="character" w:customStyle="1" w:styleId="CommentTextChar">
    <w:name w:val="Comment Text Char"/>
    <w:basedOn w:val="DefaultParagraphFont"/>
    <w:link w:val="CommentText"/>
    <w:rsid w:val="00522B79"/>
    <w:rPr>
      <w:rFonts w:ascii="Times New Roman" w:eastAsia="Times New Roman" w:hAnsi="Times New Roman" w:cs="Times New Roman"/>
      <w:sz w:val="20"/>
      <w:szCs w:val="20"/>
      <w:lang w:eastAsia="en-US"/>
    </w:rPr>
  </w:style>
  <w:style w:type="paragraph" w:styleId="CommentSubject">
    <w:name w:val="annotation subject"/>
    <w:basedOn w:val="CommentText"/>
    <w:next w:val="CommentText"/>
    <w:link w:val="CommentSubjectChar"/>
    <w:rsid w:val="00522B79"/>
    <w:rPr>
      <w:b/>
      <w:bCs/>
    </w:rPr>
  </w:style>
  <w:style w:type="character" w:customStyle="1" w:styleId="CommentSubjectChar">
    <w:name w:val="Comment Subject Char"/>
    <w:basedOn w:val="CommentTextChar"/>
    <w:link w:val="CommentSubject"/>
    <w:rsid w:val="00522B79"/>
    <w:rPr>
      <w:rFonts w:ascii="Times New Roman" w:eastAsia="Times New Roman" w:hAnsi="Times New Roman" w:cs="Times New Roman"/>
      <w:b/>
      <w:bCs/>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3.gif"/><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2.png"/><Relationship Id="rId5" Type="http://schemas.openxmlformats.org/officeDocument/2006/relationships/comments" Target="comment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chart" Target="charts/chart1.xml"/><Relationship Id="rId14" Type="http://schemas.microsoft.com/office/2011/relationships/people" Target="people.xml"/></Relationships>
</file>

<file path=word/charts/_rels/chart1.xml.rels><?xml version="1.0" encoding="UTF-8" standalone="yes"?>
<Relationships xmlns="http://schemas.openxmlformats.org/package/2006/relationships"><Relationship Id="rId1" Type="http://schemas.openxmlformats.org/officeDocument/2006/relationships/oleObject" Target="file:///\\Users\nguyenvantrung\Downloads\Python%20for%20Algorithmic%20Trading\NCKH\Ba&#768;i%20stock%20toa&#769;n\submission\excel\Figure1_Volatility_Chart%20(3).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areaChart>
        <c:grouping val="standard"/>
        <c:varyColors val="1"/>
        <c:ser>
          <c:idx val="0"/>
          <c:order val="0"/>
          <c:tx>
            <c:strRef>
              <c:f>'Chart Data'!$E$1</c:f>
              <c:strCache>
                <c:ptCount val="1"/>
                <c:pt idx="0">
                  <c:v>Crisis Episode 1: 2018 Margin Contraction</c:v>
                </c:pt>
              </c:strCache>
            </c:strRef>
          </c:tx>
          <c:spPr>
            <a:solidFill>
              <a:srgbClr val="F4B6B6"/>
            </a:solidFill>
            <a:ln>
              <a:noFill/>
              <a:prstDash val="solid"/>
            </a:ln>
          </c:spPr>
          <c:cat>
            <c:numRef>
              <c:f>'Chart Data'!$A$2:$A$2964</c:f>
              <c:numCache>
                <c:formatCode>yyyy\-mm\-dd</c:formatCode>
                <c:ptCount val="2963"/>
                <c:pt idx="0">
                  <c:v>41676</c:v>
                </c:pt>
                <c:pt idx="1">
                  <c:v>41677</c:v>
                </c:pt>
                <c:pt idx="2">
                  <c:v>41680</c:v>
                </c:pt>
                <c:pt idx="3">
                  <c:v>41681</c:v>
                </c:pt>
                <c:pt idx="4">
                  <c:v>41682</c:v>
                </c:pt>
                <c:pt idx="5">
                  <c:v>41683</c:v>
                </c:pt>
                <c:pt idx="6">
                  <c:v>41684</c:v>
                </c:pt>
                <c:pt idx="7">
                  <c:v>41687</c:v>
                </c:pt>
                <c:pt idx="8">
                  <c:v>41688</c:v>
                </c:pt>
                <c:pt idx="9">
                  <c:v>41689</c:v>
                </c:pt>
                <c:pt idx="10">
                  <c:v>41690</c:v>
                </c:pt>
                <c:pt idx="11">
                  <c:v>41691</c:v>
                </c:pt>
                <c:pt idx="12">
                  <c:v>41694</c:v>
                </c:pt>
                <c:pt idx="13">
                  <c:v>41695</c:v>
                </c:pt>
                <c:pt idx="14">
                  <c:v>41696</c:v>
                </c:pt>
                <c:pt idx="15">
                  <c:v>41697</c:v>
                </c:pt>
                <c:pt idx="16">
                  <c:v>41698</c:v>
                </c:pt>
                <c:pt idx="17">
                  <c:v>41701</c:v>
                </c:pt>
                <c:pt idx="18">
                  <c:v>41702</c:v>
                </c:pt>
                <c:pt idx="19">
                  <c:v>41703</c:v>
                </c:pt>
                <c:pt idx="20">
                  <c:v>41704</c:v>
                </c:pt>
                <c:pt idx="21">
                  <c:v>41705</c:v>
                </c:pt>
                <c:pt idx="22">
                  <c:v>41708</c:v>
                </c:pt>
                <c:pt idx="23">
                  <c:v>41709</c:v>
                </c:pt>
                <c:pt idx="24">
                  <c:v>41710</c:v>
                </c:pt>
                <c:pt idx="25">
                  <c:v>41711</c:v>
                </c:pt>
                <c:pt idx="26">
                  <c:v>41712</c:v>
                </c:pt>
                <c:pt idx="27">
                  <c:v>41715</c:v>
                </c:pt>
                <c:pt idx="28">
                  <c:v>41716</c:v>
                </c:pt>
                <c:pt idx="29">
                  <c:v>41717</c:v>
                </c:pt>
                <c:pt idx="30">
                  <c:v>41718</c:v>
                </c:pt>
                <c:pt idx="31">
                  <c:v>41719</c:v>
                </c:pt>
                <c:pt idx="32">
                  <c:v>41722</c:v>
                </c:pt>
                <c:pt idx="33">
                  <c:v>41723</c:v>
                </c:pt>
                <c:pt idx="34">
                  <c:v>41724</c:v>
                </c:pt>
                <c:pt idx="35">
                  <c:v>41725</c:v>
                </c:pt>
                <c:pt idx="36">
                  <c:v>41726</c:v>
                </c:pt>
                <c:pt idx="37">
                  <c:v>41729</c:v>
                </c:pt>
                <c:pt idx="38">
                  <c:v>41730</c:v>
                </c:pt>
                <c:pt idx="39">
                  <c:v>41731</c:v>
                </c:pt>
                <c:pt idx="40">
                  <c:v>41732</c:v>
                </c:pt>
                <c:pt idx="41">
                  <c:v>41733</c:v>
                </c:pt>
                <c:pt idx="42">
                  <c:v>41736</c:v>
                </c:pt>
                <c:pt idx="43">
                  <c:v>41737</c:v>
                </c:pt>
                <c:pt idx="44">
                  <c:v>41739</c:v>
                </c:pt>
                <c:pt idx="45">
                  <c:v>41740</c:v>
                </c:pt>
                <c:pt idx="46">
                  <c:v>41743</c:v>
                </c:pt>
                <c:pt idx="47">
                  <c:v>41744</c:v>
                </c:pt>
                <c:pt idx="48">
                  <c:v>41745</c:v>
                </c:pt>
                <c:pt idx="49">
                  <c:v>41746</c:v>
                </c:pt>
                <c:pt idx="50">
                  <c:v>41747</c:v>
                </c:pt>
                <c:pt idx="51">
                  <c:v>41750</c:v>
                </c:pt>
                <c:pt idx="52">
                  <c:v>41751</c:v>
                </c:pt>
                <c:pt idx="53">
                  <c:v>41752</c:v>
                </c:pt>
                <c:pt idx="54">
                  <c:v>41753</c:v>
                </c:pt>
                <c:pt idx="55">
                  <c:v>41754</c:v>
                </c:pt>
                <c:pt idx="56">
                  <c:v>41757</c:v>
                </c:pt>
                <c:pt idx="57">
                  <c:v>41758</c:v>
                </c:pt>
                <c:pt idx="58">
                  <c:v>41764</c:v>
                </c:pt>
                <c:pt idx="59">
                  <c:v>41765</c:v>
                </c:pt>
                <c:pt idx="60">
                  <c:v>41766</c:v>
                </c:pt>
                <c:pt idx="61">
                  <c:v>41767</c:v>
                </c:pt>
                <c:pt idx="62">
                  <c:v>41768</c:v>
                </c:pt>
                <c:pt idx="63">
                  <c:v>41771</c:v>
                </c:pt>
                <c:pt idx="64">
                  <c:v>41772</c:v>
                </c:pt>
                <c:pt idx="65">
                  <c:v>41773</c:v>
                </c:pt>
                <c:pt idx="66">
                  <c:v>41774</c:v>
                </c:pt>
                <c:pt idx="67">
                  <c:v>41775</c:v>
                </c:pt>
                <c:pt idx="68">
                  <c:v>41778</c:v>
                </c:pt>
                <c:pt idx="69">
                  <c:v>41779</c:v>
                </c:pt>
                <c:pt idx="70">
                  <c:v>41780</c:v>
                </c:pt>
                <c:pt idx="71">
                  <c:v>41781</c:v>
                </c:pt>
                <c:pt idx="72">
                  <c:v>41782</c:v>
                </c:pt>
                <c:pt idx="73">
                  <c:v>41785</c:v>
                </c:pt>
                <c:pt idx="74">
                  <c:v>41786</c:v>
                </c:pt>
                <c:pt idx="75">
                  <c:v>41787</c:v>
                </c:pt>
                <c:pt idx="76">
                  <c:v>41788</c:v>
                </c:pt>
                <c:pt idx="77">
                  <c:v>41789</c:v>
                </c:pt>
                <c:pt idx="78">
                  <c:v>41792</c:v>
                </c:pt>
                <c:pt idx="79">
                  <c:v>41793</c:v>
                </c:pt>
                <c:pt idx="80">
                  <c:v>41794</c:v>
                </c:pt>
                <c:pt idx="81">
                  <c:v>41795</c:v>
                </c:pt>
                <c:pt idx="82">
                  <c:v>41796</c:v>
                </c:pt>
                <c:pt idx="83">
                  <c:v>41799</c:v>
                </c:pt>
                <c:pt idx="84">
                  <c:v>41800</c:v>
                </c:pt>
                <c:pt idx="85">
                  <c:v>41801</c:v>
                </c:pt>
                <c:pt idx="86">
                  <c:v>41802</c:v>
                </c:pt>
                <c:pt idx="87">
                  <c:v>41803</c:v>
                </c:pt>
                <c:pt idx="88">
                  <c:v>41806</c:v>
                </c:pt>
                <c:pt idx="89">
                  <c:v>41807</c:v>
                </c:pt>
                <c:pt idx="90">
                  <c:v>41808</c:v>
                </c:pt>
                <c:pt idx="91">
                  <c:v>41809</c:v>
                </c:pt>
                <c:pt idx="92">
                  <c:v>41810</c:v>
                </c:pt>
                <c:pt idx="93">
                  <c:v>41813</c:v>
                </c:pt>
                <c:pt idx="94">
                  <c:v>41814</c:v>
                </c:pt>
                <c:pt idx="95">
                  <c:v>41815</c:v>
                </c:pt>
                <c:pt idx="96">
                  <c:v>41816</c:v>
                </c:pt>
                <c:pt idx="97">
                  <c:v>41817</c:v>
                </c:pt>
                <c:pt idx="98">
                  <c:v>41820</c:v>
                </c:pt>
                <c:pt idx="99">
                  <c:v>41821</c:v>
                </c:pt>
                <c:pt idx="100">
                  <c:v>41822</c:v>
                </c:pt>
                <c:pt idx="101">
                  <c:v>41823</c:v>
                </c:pt>
                <c:pt idx="102">
                  <c:v>41824</c:v>
                </c:pt>
                <c:pt idx="103">
                  <c:v>41827</c:v>
                </c:pt>
                <c:pt idx="104">
                  <c:v>41828</c:v>
                </c:pt>
                <c:pt idx="105">
                  <c:v>41829</c:v>
                </c:pt>
                <c:pt idx="106">
                  <c:v>41830</c:v>
                </c:pt>
                <c:pt idx="107">
                  <c:v>41831</c:v>
                </c:pt>
                <c:pt idx="108">
                  <c:v>41834</c:v>
                </c:pt>
                <c:pt idx="109">
                  <c:v>41835</c:v>
                </c:pt>
                <c:pt idx="110">
                  <c:v>41836</c:v>
                </c:pt>
                <c:pt idx="111">
                  <c:v>41837</c:v>
                </c:pt>
                <c:pt idx="112">
                  <c:v>41838</c:v>
                </c:pt>
                <c:pt idx="113">
                  <c:v>41841</c:v>
                </c:pt>
                <c:pt idx="114">
                  <c:v>41842</c:v>
                </c:pt>
                <c:pt idx="115">
                  <c:v>41843</c:v>
                </c:pt>
                <c:pt idx="116">
                  <c:v>41844</c:v>
                </c:pt>
                <c:pt idx="117">
                  <c:v>41845</c:v>
                </c:pt>
                <c:pt idx="118">
                  <c:v>41848</c:v>
                </c:pt>
                <c:pt idx="119">
                  <c:v>41849</c:v>
                </c:pt>
                <c:pt idx="120">
                  <c:v>41850</c:v>
                </c:pt>
                <c:pt idx="121">
                  <c:v>41851</c:v>
                </c:pt>
                <c:pt idx="122">
                  <c:v>41852</c:v>
                </c:pt>
                <c:pt idx="123">
                  <c:v>41855</c:v>
                </c:pt>
                <c:pt idx="124">
                  <c:v>41856</c:v>
                </c:pt>
                <c:pt idx="125">
                  <c:v>41857</c:v>
                </c:pt>
                <c:pt idx="126">
                  <c:v>41858</c:v>
                </c:pt>
                <c:pt idx="127">
                  <c:v>41859</c:v>
                </c:pt>
                <c:pt idx="128">
                  <c:v>41862</c:v>
                </c:pt>
                <c:pt idx="129">
                  <c:v>41863</c:v>
                </c:pt>
                <c:pt idx="130">
                  <c:v>41864</c:v>
                </c:pt>
                <c:pt idx="131">
                  <c:v>41865</c:v>
                </c:pt>
                <c:pt idx="132">
                  <c:v>41866</c:v>
                </c:pt>
                <c:pt idx="133">
                  <c:v>41869</c:v>
                </c:pt>
                <c:pt idx="134">
                  <c:v>41870</c:v>
                </c:pt>
                <c:pt idx="135">
                  <c:v>41871</c:v>
                </c:pt>
                <c:pt idx="136">
                  <c:v>41872</c:v>
                </c:pt>
                <c:pt idx="137">
                  <c:v>41873</c:v>
                </c:pt>
                <c:pt idx="138">
                  <c:v>41876</c:v>
                </c:pt>
                <c:pt idx="139">
                  <c:v>41877</c:v>
                </c:pt>
                <c:pt idx="140">
                  <c:v>41878</c:v>
                </c:pt>
                <c:pt idx="141">
                  <c:v>41879</c:v>
                </c:pt>
                <c:pt idx="142">
                  <c:v>41880</c:v>
                </c:pt>
                <c:pt idx="143">
                  <c:v>41885</c:v>
                </c:pt>
                <c:pt idx="144">
                  <c:v>41886</c:v>
                </c:pt>
                <c:pt idx="145">
                  <c:v>41887</c:v>
                </c:pt>
                <c:pt idx="146">
                  <c:v>41890</c:v>
                </c:pt>
                <c:pt idx="147">
                  <c:v>41891</c:v>
                </c:pt>
                <c:pt idx="148">
                  <c:v>41892</c:v>
                </c:pt>
                <c:pt idx="149">
                  <c:v>41893</c:v>
                </c:pt>
                <c:pt idx="150">
                  <c:v>41894</c:v>
                </c:pt>
                <c:pt idx="151">
                  <c:v>41897</c:v>
                </c:pt>
                <c:pt idx="152">
                  <c:v>41898</c:v>
                </c:pt>
                <c:pt idx="153">
                  <c:v>41899</c:v>
                </c:pt>
                <c:pt idx="154">
                  <c:v>41900</c:v>
                </c:pt>
                <c:pt idx="155">
                  <c:v>41901</c:v>
                </c:pt>
                <c:pt idx="156">
                  <c:v>41904</c:v>
                </c:pt>
                <c:pt idx="157">
                  <c:v>41905</c:v>
                </c:pt>
                <c:pt idx="158">
                  <c:v>41906</c:v>
                </c:pt>
                <c:pt idx="159">
                  <c:v>41907</c:v>
                </c:pt>
                <c:pt idx="160">
                  <c:v>41908</c:v>
                </c:pt>
                <c:pt idx="161">
                  <c:v>41911</c:v>
                </c:pt>
                <c:pt idx="162">
                  <c:v>41912</c:v>
                </c:pt>
                <c:pt idx="163">
                  <c:v>41913</c:v>
                </c:pt>
                <c:pt idx="164">
                  <c:v>41914</c:v>
                </c:pt>
                <c:pt idx="165">
                  <c:v>41915</c:v>
                </c:pt>
                <c:pt idx="166">
                  <c:v>41918</c:v>
                </c:pt>
                <c:pt idx="167">
                  <c:v>41919</c:v>
                </c:pt>
                <c:pt idx="168">
                  <c:v>41920</c:v>
                </c:pt>
                <c:pt idx="169">
                  <c:v>41921</c:v>
                </c:pt>
                <c:pt idx="170">
                  <c:v>41922</c:v>
                </c:pt>
                <c:pt idx="171">
                  <c:v>41925</c:v>
                </c:pt>
                <c:pt idx="172">
                  <c:v>41926</c:v>
                </c:pt>
                <c:pt idx="173">
                  <c:v>41927</c:v>
                </c:pt>
                <c:pt idx="174">
                  <c:v>41928</c:v>
                </c:pt>
                <c:pt idx="175">
                  <c:v>41929</c:v>
                </c:pt>
                <c:pt idx="176">
                  <c:v>41932</c:v>
                </c:pt>
                <c:pt idx="177">
                  <c:v>41933</c:v>
                </c:pt>
                <c:pt idx="178">
                  <c:v>41934</c:v>
                </c:pt>
                <c:pt idx="179">
                  <c:v>41935</c:v>
                </c:pt>
                <c:pt idx="180">
                  <c:v>41936</c:v>
                </c:pt>
                <c:pt idx="181">
                  <c:v>41939</c:v>
                </c:pt>
                <c:pt idx="182">
                  <c:v>41940</c:v>
                </c:pt>
                <c:pt idx="183">
                  <c:v>41941</c:v>
                </c:pt>
                <c:pt idx="184">
                  <c:v>41942</c:v>
                </c:pt>
                <c:pt idx="185">
                  <c:v>41943</c:v>
                </c:pt>
                <c:pt idx="186">
                  <c:v>41946</c:v>
                </c:pt>
                <c:pt idx="187">
                  <c:v>41947</c:v>
                </c:pt>
                <c:pt idx="188">
                  <c:v>41948</c:v>
                </c:pt>
                <c:pt idx="189">
                  <c:v>41949</c:v>
                </c:pt>
                <c:pt idx="190">
                  <c:v>41950</c:v>
                </c:pt>
                <c:pt idx="191">
                  <c:v>41953</c:v>
                </c:pt>
                <c:pt idx="192">
                  <c:v>41954</c:v>
                </c:pt>
                <c:pt idx="193">
                  <c:v>41955</c:v>
                </c:pt>
                <c:pt idx="194">
                  <c:v>41956</c:v>
                </c:pt>
                <c:pt idx="195">
                  <c:v>41957</c:v>
                </c:pt>
                <c:pt idx="196">
                  <c:v>41960</c:v>
                </c:pt>
                <c:pt idx="197">
                  <c:v>41961</c:v>
                </c:pt>
                <c:pt idx="198">
                  <c:v>41962</c:v>
                </c:pt>
                <c:pt idx="199">
                  <c:v>41963</c:v>
                </c:pt>
                <c:pt idx="200">
                  <c:v>41964</c:v>
                </c:pt>
                <c:pt idx="201">
                  <c:v>41967</c:v>
                </c:pt>
                <c:pt idx="202">
                  <c:v>41968</c:v>
                </c:pt>
                <c:pt idx="203">
                  <c:v>41969</c:v>
                </c:pt>
                <c:pt idx="204">
                  <c:v>41970</c:v>
                </c:pt>
                <c:pt idx="205">
                  <c:v>41971</c:v>
                </c:pt>
                <c:pt idx="206">
                  <c:v>41974</c:v>
                </c:pt>
                <c:pt idx="207">
                  <c:v>41975</c:v>
                </c:pt>
                <c:pt idx="208">
                  <c:v>41976</c:v>
                </c:pt>
                <c:pt idx="209">
                  <c:v>41977</c:v>
                </c:pt>
                <c:pt idx="210">
                  <c:v>41978</c:v>
                </c:pt>
                <c:pt idx="211">
                  <c:v>41981</c:v>
                </c:pt>
                <c:pt idx="212">
                  <c:v>41982</c:v>
                </c:pt>
                <c:pt idx="213">
                  <c:v>41983</c:v>
                </c:pt>
                <c:pt idx="214">
                  <c:v>41984</c:v>
                </c:pt>
                <c:pt idx="215">
                  <c:v>41985</c:v>
                </c:pt>
                <c:pt idx="216">
                  <c:v>41988</c:v>
                </c:pt>
                <c:pt idx="217">
                  <c:v>41989</c:v>
                </c:pt>
                <c:pt idx="218">
                  <c:v>41990</c:v>
                </c:pt>
                <c:pt idx="219">
                  <c:v>41991</c:v>
                </c:pt>
                <c:pt idx="220">
                  <c:v>41992</c:v>
                </c:pt>
                <c:pt idx="221">
                  <c:v>41995</c:v>
                </c:pt>
                <c:pt idx="222">
                  <c:v>41996</c:v>
                </c:pt>
                <c:pt idx="223">
                  <c:v>41997</c:v>
                </c:pt>
                <c:pt idx="224">
                  <c:v>41998</c:v>
                </c:pt>
                <c:pt idx="225">
                  <c:v>41999</c:v>
                </c:pt>
                <c:pt idx="226">
                  <c:v>42002</c:v>
                </c:pt>
                <c:pt idx="227">
                  <c:v>42003</c:v>
                </c:pt>
                <c:pt idx="228">
                  <c:v>42004</c:v>
                </c:pt>
                <c:pt idx="229">
                  <c:v>42009</c:v>
                </c:pt>
                <c:pt idx="230">
                  <c:v>42010</c:v>
                </c:pt>
                <c:pt idx="231">
                  <c:v>42011</c:v>
                </c:pt>
                <c:pt idx="232">
                  <c:v>42012</c:v>
                </c:pt>
                <c:pt idx="233">
                  <c:v>42013</c:v>
                </c:pt>
                <c:pt idx="234">
                  <c:v>42016</c:v>
                </c:pt>
                <c:pt idx="235">
                  <c:v>42017</c:v>
                </c:pt>
                <c:pt idx="236">
                  <c:v>42018</c:v>
                </c:pt>
                <c:pt idx="237">
                  <c:v>42019</c:v>
                </c:pt>
                <c:pt idx="238">
                  <c:v>42020</c:v>
                </c:pt>
                <c:pt idx="239">
                  <c:v>42023</c:v>
                </c:pt>
                <c:pt idx="240">
                  <c:v>42024</c:v>
                </c:pt>
                <c:pt idx="241">
                  <c:v>42025</c:v>
                </c:pt>
                <c:pt idx="242">
                  <c:v>42026</c:v>
                </c:pt>
                <c:pt idx="243">
                  <c:v>42027</c:v>
                </c:pt>
                <c:pt idx="244">
                  <c:v>42030</c:v>
                </c:pt>
                <c:pt idx="245">
                  <c:v>42031</c:v>
                </c:pt>
                <c:pt idx="246">
                  <c:v>42032</c:v>
                </c:pt>
                <c:pt idx="247">
                  <c:v>42033</c:v>
                </c:pt>
                <c:pt idx="248">
                  <c:v>42034</c:v>
                </c:pt>
                <c:pt idx="249">
                  <c:v>42037</c:v>
                </c:pt>
                <c:pt idx="250">
                  <c:v>42038</c:v>
                </c:pt>
                <c:pt idx="251">
                  <c:v>42039</c:v>
                </c:pt>
                <c:pt idx="252">
                  <c:v>42040</c:v>
                </c:pt>
                <c:pt idx="253">
                  <c:v>42041</c:v>
                </c:pt>
                <c:pt idx="254">
                  <c:v>42044</c:v>
                </c:pt>
                <c:pt idx="255">
                  <c:v>42045</c:v>
                </c:pt>
                <c:pt idx="256">
                  <c:v>42046</c:v>
                </c:pt>
                <c:pt idx="257">
                  <c:v>42047</c:v>
                </c:pt>
                <c:pt idx="258">
                  <c:v>42048</c:v>
                </c:pt>
                <c:pt idx="259">
                  <c:v>42059</c:v>
                </c:pt>
                <c:pt idx="260">
                  <c:v>42060</c:v>
                </c:pt>
                <c:pt idx="261">
                  <c:v>42061</c:v>
                </c:pt>
                <c:pt idx="262">
                  <c:v>42062</c:v>
                </c:pt>
                <c:pt idx="263">
                  <c:v>42065</c:v>
                </c:pt>
                <c:pt idx="264">
                  <c:v>42066</c:v>
                </c:pt>
                <c:pt idx="265">
                  <c:v>42067</c:v>
                </c:pt>
                <c:pt idx="266">
                  <c:v>42068</c:v>
                </c:pt>
                <c:pt idx="267">
                  <c:v>42069</c:v>
                </c:pt>
                <c:pt idx="268">
                  <c:v>42072</c:v>
                </c:pt>
                <c:pt idx="269">
                  <c:v>42073</c:v>
                </c:pt>
                <c:pt idx="270">
                  <c:v>42074</c:v>
                </c:pt>
                <c:pt idx="271">
                  <c:v>42075</c:v>
                </c:pt>
                <c:pt idx="272">
                  <c:v>42076</c:v>
                </c:pt>
                <c:pt idx="273">
                  <c:v>42079</c:v>
                </c:pt>
                <c:pt idx="274">
                  <c:v>42080</c:v>
                </c:pt>
                <c:pt idx="275">
                  <c:v>42081</c:v>
                </c:pt>
                <c:pt idx="276">
                  <c:v>42082</c:v>
                </c:pt>
                <c:pt idx="277">
                  <c:v>42083</c:v>
                </c:pt>
                <c:pt idx="278">
                  <c:v>42086</c:v>
                </c:pt>
                <c:pt idx="279">
                  <c:v>42087</c:v>
                </c:pt>
                <c:pt idx="280">
                  <c:v>42088</c:v>
                </c:pt>
                <c:pt idx="281">
                  <c:v>42089</c:v>
                </c:pt>
                <c:pt idx="282">
                  <c:v>42090</c:v>
                </c:pt>
                <c:pt idx="283">
                  <c:v>42093</c:v>
                </c:pt>
                <c:pt idx="284">
                  <c:v>42094</c:v>
                </c:pt>
                <c:pt idx="285">
                  <c:v>42095</c:v>
                </c:pt>
                <c:pt idx="286">
                  <c:v>42096</c:v>
                </c:pt>
                <c:pt idx="287">
                  <c:v>42097</c:v>
                </c:pt>
                <c:pt idx="288">
                  <c:v>42100</c:v>
                </c:pt>
                <c:pt idx="289">
                  <c:v>42101</c:v>
                </c:pt>
                <c:pt idx="290">
                  <c:v>42102</c:v>
                </c:pt>
                <c:pt idx="291">
                  <c:v>42103</c:v>
                </c:pt>
                <c:pt idx="292">
                  <c:v>42104</c:v>
                </c:pt>
                <c:pt idx="293">
                  <c:v>42107</c:v>
                </c:pt>
                <c:pt idx="294">
                  <c:v>42108</c:v>
                </c:pt>
                <c:pt idx="295">
                  <c:v>42109</c:v>
                </c:pt>
                <c:pt idx="296">
                  <c:v>42110</c:v>
                </c:pt>
                <c:pt idx="297">
                  <c:v>42111</c:v>
                </c:pt>
                <c:pt idx="298">
                  <c:v>42114</c:v>
                </c:pt>
                <c:pt idx="299">
                  <c:v>42115</c:v>
                </c:pt>
                <c:pt idx="300">
                  <c:v>42116</c:v>
                </c:pt>
                <c:pt idx="301">
                  <c:v>42117</c:v>
                </c:pt>
                <c:pt idx="302">
                  <c:v>42118</c:v>
                </c:pt>
                <c:pt idx="303">
                  <c:v>42121</c:v>
                </c:pt>
                <c:pt idx="304">
                  <c:v>42128</c:v>
                </c:pt>
                <c:pt idx="305">
                  <c:v>42129</c:v>
                </c:pt>
                <c:pt idx="306">
                  <c:v>42130</c:v>
                </c:pt>
                <c:pt idx="307">
                  <c:v>42131</c:v>
                </c:pt>
                <c:pt idx="308">
                  <c:v>42132</c:v>
                </c:pt>
                <c:pt idx="309">
                  <c:v>42135</c:v>
                </c:pt>
                <c:pt idx="310">
                  <c:v>42136</c:v>
                </c:pt>
                <c:pt idx="311">
                  <c:v>42137</c:v>
                </c:pt>
                <c:pt idx="312">
                  <c:v>42138</c:v>
                </c:pt>
                <c:pt idx="313">
                  <c:v>42139</c:v>
                </c:pt>
                <c:pt idx="314">
                  <c:v>42142</c:v>
                </c:pt>
                <c:pt idx="315">
                  <c:v>42143</c:v>
                </c:pt>
                <c:pt idx="316">
                  <c:v>42144</c:v>
                </c:pt>
                <c:pt idx="317">
                  <c:v>42145</c:v>
                </c:pt>
                <c:pt idx="318">
                  <c:v>42146</c:v>
                </c:pt>
                <c:pt idx="319">
                  <c:v>42149</c:v>
                </c:pt>
                <c:pt idx="320">
                  <c:v>42150</c:v>
                </c:pt>
                <c:pt idx="321">
                  <c:v>42151</c:v>
                </c:pt>
                <c:pt idx="322">
                  <c:v>42152</c:v>
                </c:pt>
                <c:pt idx="323">
                  <c:v>42153</c:v>
                </c:pt>
                <c:pt idx="324">
                  <c:v>42156</c:v>
                </c:pt>
                <c:pt idx="325">
                  <c:v>42157</c:v>
                </c:pt>
                <c:pt idx="326">
                  <c:v>42158</c:v>
                </c:pt>
                <c:pt idx="327">
                  <c:v>42159</c:v>
                </c:pt>
                <c:pt idx="328">
                  <c:v>42160</c:v>
                </c:pt>
                <c:pt idx="329">
                  <c:v>42163</c:v>
                </c:pt>
                <c:pt idx="330">
                  <c:v>42164</c:v>
                </c:pt>
                <c:pt idx="331">
                  <c:v>42165</c:v>
                </c:pt>
                <c:pt idx="332">
                  <c:v>42166</c:v>
                </c:pt>
                <c:pt idx="333">
                  <c:v>42167</c:v>
                </c:pt>
                <c:pt idx="334">
                  <c:v>42170</c:v>
                </c:pt>
                <c:pt idx="335">
                  <c:v>42171</c:v>
                </c:pt>
                <c:pt idx="336">
                  <c:v>42172</c:v>
                </c:pt>
                <c:pt idx="337">
                  <c:v>42173</c:v>
                </c:pt>
                <c:pt idx="338">
                  <c:v>42174</c:v>
                </c:pt>
                <c:pt idx="339">
                  <c:v>42177</c:v>
                </c:pt>
                <c:pt idx="340">
                  <c:v>42178</c:v>
                </c:pt>
                <c:pt idx="341">
                  <c:v>42179</c:v>
                </c:pt>
                <c:pt idx="342">
                  <c:v>42180</c:v>
                </c:pt>
                <c:pt idx="343">
                  <c:v>42181</c:v>
                </c:pt>
                <c:pt idx="344">
                  <c:v>42184</c:v>
                </c:pt>
                <c:pt idx="345">
                  <c:v>42185</c:v>
                </c:pt>
                <c:pt idx="346">
                  <c:v>42186</c:v>
                </c:pt>
                <c:pt idx="347">
                  <c:v>42187</c:v>
                </c:pt>
                <c:pt idx="348">
                  <c:v>42188</c:v>
                </c:pt>
                <c:pt idx="349">
                  <c:v>42191</c:v>
                </c:pt>
                <c:pt idx="350">
                  <c:v>42192</c:v>
                </c:pt>
                <c:pt idx="351">
                  <c:v>42193</c:v>
                </c:pt>
                <c:pt idx="352">
                  <c:v>42194</c:v>
                </c:pt>
                <c:pt idx="353">
                  <c:v>42195</c:v>
                </c:pt>
                <c:pt idx="354">
                  <c:v>42198</c:v>
                </c:pt>
                <c:pt idx="355">
                  <c:v>42199</c:v>
                </c:pt>
                <c:pt idx="356">
                  <c:v>42200</c:v>
                </c:pt>
                <c:pt idx="357">
                  <c:v>42201</c:v>
                </c:pt>
                <c:pt idx="358">
                  <c:v>42202</c:v>
                </c:pt>
                <c:pt idx="359">
                  <c:v>42205</c:v>
                </c:pt>
                <c:pt idx="360">
                  <c:v>42206</c:v>
                </c:pt>
                <c:pt idx="361">
                  <c:v>42207</c:v>
                </c:pt>
                <c:pt idx="362">
                  <c:v>42208</c:v>
                </c:pt>
                <c:pt idx="363">
                  <c:v>42209</c:v>
                </c:pt>
                <c:pt idx="364">
                  <c:v>42212</c:v>
                </c:pt>
                <c:pt idx="365">
                  <c:v>42213</c:v>
                </c:pt>
                <c:pt idx="366">
                  <c:v>42214</c:v>
                </c:pt>
                <c:pt idx="367">
                  <c:v>42215</c:v>
                </c:pt>
                <c:pt idx="368">
                  <c:v>42216</c:v>
                </c:pt>
                <c:pt idx="369">
                  <c:v>42219</c:v>
                </c:pt>
                <c:pt idx="370">
                  <c:v>42220</c:v>
                </c:pt>
                <c:pt idx="371">
                  <c:v>42221</c:v>
                </c:pt>
                <c:pt idx="372">
                  <c:v>42222</c:v>
                </c:pt>
                <c:pt idx="373">
                  <c:v>42223</c:v>
                </c:pt>
                <c:pt idx="374">
                  <c:v>42226</c:v>
                </c:pt>
                <c:pt idx="375">
                  <c:v>42227</c:v>
                </c:pt>
                <c:pt idx="376">
                  <c:v>42228</c:v>
                </c:pt>
                <c:pt idx="377">
                  <c:v>42229</c:v>
                </c:pt>
                <c:pt idx="378">
                  <c:v>42230</c:v>
                </c:pt>
                <c:pt idx="379">
                  <c:v>42233</c:v>
                </c:pt>
                <c:pt idx="380">
                  <c:v>42234</c:v>
                </c:pt>
                <c:pt idx="381">
                  <c:v>42235</c:v>
                </c:pt>
                <c:pt idx="382">
                  <c:v>42236</c:v>
                </c:pt>
                <c:pt idx="383">
                  <c:v>42237</c:v>
                </c:pt>
                <c:pt idx="384">
                  <c:v>42240</c:v>
                </c:pt>
                <c:pt idx="385">
                  <c:v>42241</c:v>
                </c:pt>
                <c:pt idx="386">
                  <c:v>42242</c:v>
                </c:pt>
                <c:pt idx="387">
                  <c:v>42243</c:v>
                </c:pt>
                <c:pt idx="388">
                  <c:v>42244</c:v>
                </c:pt>
                <c:pt idx="389">
                  <c:v>42247</c:v>
                </c:pt>
                <c:pt idx="390">
                  <c:v>42248</c:v>
                </c:pt>
                <c:pt idx="391">
                  <c:v>42250</c:v>
                </c:pt>
                <c:pt idx="392">
                  <c:v>42251</c:v>
                </c:pt>
                <c:pt idx="393">
                  <c:v>42254</c:v>
                </c:pt>
                <c:pt idx="394">
                  <c:v>42255</c:v>
                </c:pt>
                <c:pt idx="395">
                  <c:v>42256</c:v>
                </c:pt>
                <c:pt idx="396">
                  <c:v>42257</c:v>
                </c:pt>
                <c:pt idx="397">
                  <c:v>42258</c:v>
                </c:pt>
                <c:pt idx="398">
                  <c:v>42261</c:v>
                </c:pt>
                <c:pt idx="399">
                  <c:v>42262</c:v>
                </c:pt>
                <c:pt idx="400">
                  <c:v>42263</c:v>
                </c:pt>
                <c:pt idx="401">
                  <c:v>42264</c:v>
                </c:pt>
                <c:pt idx="402">
                  <c:v>42265</c:v>
                </c:pt>
                <c:pt idx="403">
                  <c:v>42268</c:v>
                </c:pt>
                <c:pt idx="404">
                  <c:v>42269</c:v>
                </c:pt>
                <c:pt idx="405">
                  <c:v>42270</c:v>
                </c:pt>
                <c:pt idx="406">
                  <c:v>42271</c:v>
                </c:pt>
                <c:pt idx="407">
                  <c:v>42272</c:v>
                </c:pt>
                <c:pt idx="408">
                  <c:v>42275</c:v>
                </c:pt>
                <c:pt idx="409">
                  <c:v>42276</c:v>
                </c:pt>
                <c:pt idx="410">
                  <c:v>42277</c:v>
                </c:pt>
                <c:pt idx="411">
                  <c:v>42278</c:v>
                </c:pt>
                <c:pt idx="412">
                  <c:v>42279</c:v>
                </c:pt>
                <c:pt idx="413">
                  <c:v>42282</c:v>
                </c:pt>
                <c:pt idx="414">
                  <c:v>42283</c:v>
                </c:pt>
                <c:pt idx="415">
                  <c:v>42284</c:v>
                </c:pt>
                <c:pt idx="416">
                  <c:v>42285</c:v>
                </c:pt>
                <c:pt idx="417">
                  <c:v>42286</c:v>
                </c:pt>
                <c:pt idx="418">
                  <c:v>42289</c:v>
                </c:pt>
                <c:pt idx="419">
                  <c:v>42290</c:v>
                </c:pt>
                <c:pt idx="420">
                  <c:v>42291</c:v>
                </c:pt>
                <c:pt idx="421">
                  <c:v>42292</c:v>
                </c:pt>
                <c:pt idx="422">
                  <c:v>42293</c:v>
                </c:pt>
                <c:pt idx="423">
                  <c:v>42296</c:v>
                </c:pt>
                <c:pt idx="424">
                  <c:v>42297</c:v>
                </c:pt>
                <c:pt idx="425">
                  <c:v>42298</c:v>
                </c:pt>
                <c:pt idx="426">
                  <c:v>42299</c:v>
                </c:pt>
                <c:pt idx="427">
                  <c:v>42300</c:v>
                </c:pt>
                <c:pt idx="428">
                  <c:v>42303</c:v>
                </c:pt>
                <c:pt idx="429">
                  <c:v>42304</c:v>
                </c:pt>
                <c:pt idx="430">
                  <c:v>42305</c:v>
                </c:pt>
                <c:pt idx="431">
                  <c:v>42306</c:v>
                </c:pt>
                <c:pt idx="432">
                  <c:v>42307</c:v>
                </c:pt>
                <c:pt idx="433">
                  <c:v>42310</c:v>
                </c:pt>
                <c:pt idx="434">
                  <c:v>42311</c:v>
                </c:pt>
                <c:pt idx="435">
                  <c:v>42312</c:v>
                </c:pt>
                <c:pt idx="436">
                  <c:v>42313</c:v>
                </c:pt>
                <c:pt idx="437">
                  <c:v>42314</c:v>
                </c:pt>
                <c:pt idx="438">
                  <c:v>42317</c:v>
                </c:pt>
                <c:pt idx="439">
                  <c:v>42318</c:v>
                </c:pt>
                <c:pt idx="440">
                  <c:v>42319</c:v>
                </c:pt>
                <c:pt idx="441">
                  <c:v>42320</c:v>
                </c:pt>
                <c:pt idx="442">
                  <c:v>42321</c:v>
                </c:pt>
                <c:pt idx="443">
                  <c:v>42324</c:v>
                </c:pt>
                <c:pt idx="444">
                  <c:v>42325</c:v>
                </c:pt>
                <c:pt idx="445">
                  <c:v>42326</c:v>
                </c:pt>
                <c:pt idx="446">
                  <c:v>42327</c:v>
                </c:pt>
                <c:pt idx="447">
                  <c:v>42328</c:v>
                </c:pt>
                <c:pt idx="448">
                  <c:v>42331</c:v>
                </c:pt>
                <c:pt idx="449">
                  <c:v>42332</c:v>
                </c:pt>
                <c:pt idx="450">
                  <c:v>42333</c:v>
                </c:pt>
                <c:pt idx="451">
                  <c:v>42334</c:v>
                </c:pt>
                <c:pt idx="452">
                  <c:v>42335</c:v>
                </c:pt>
                <c:pt idx="453">
                  <c:v>42338</c:v>
                </c:pt>
                <c:pt idx="454">
                  <c:v>42339</c:v>
                </c:pt>
                <c:pt idx="455">
                  <c:v>42340</c:v>
                </c:pt>
                <c:pt idx="456">
                  <c:v>42341</c:v>
                </c:pt>
                <c:pt idx="457">
                  <c:v>42342</c:v>
                </c:pt>
                <c:pt idx="458">
                  <c:v>42345</c:v>
                </c:pt>
                <c:pt idx="459">
                  <c:v>42346</c:v>
                </c:pt>
                <c:pt idx="460">
                  <c:v>42347</c:v>
                </c:pt>
                <c:pt idx="461">
                  <c:v>42348</c:v>
                </c:pt>
                <c:pt idx="462">
                  <c:v>42349</c:v>
                </c:pt>
                <c:pt idx="463">
                  <c:v>42352</c:v>
                </c:pt>
                <c:pt idx="464">
                  <c:v>42353</c:v>
                </c:pt>
                <c:pt idx="465">
                  <c:v>42354</c:v>
                </c:pt>
                <c:pt idx="466">
                  <c:v>42355</c:v>
                </c:pt>
                <c:pt idx="467">
                  <c:v>42356</c:v>
                </c:pt>
                <c:pt idx="468">
                  <c:v>42359</c:v>
                </c:pt>
                <c:pt idx="469">
                  <c:v>42360</c:v>
                </c:pt>
                <c:pt idx="470">
                  <c:v>42361</c:v>
                </c:pt>
                <c:pt idx="471">
                  <c:v>42362</c:v>
                </c:pt>
                <c:pt idx="472">
                  <c:v>42363</c:v>
                </c:pt>
                <c:pt idx="473">
                  <c:v>42366</c:v>
                </c:pt>
                <c:pt idx="474">
                  <c:v>42367</c:v>
                </c:pt>
                <c:pt idx="475">
                  <c:v>42368</c:v>
                </c:pt>
                <c:pt idx="476">
                  <c:v>42369</c:v>
                </c:pt>
                <c:pt idx="477">
                  <c:v>42373</c:v>
                </c:pt>
                <c:pt idx="478">
                  <c:v>42374</c:v>
                </c:pt>
                <c:pt idx="479">
                  <c:v>42375</c:v>
                </c:pt>
                <c:pt idx="480">
                  <c:v>42376</c:v>
                </c:pt>
                <c:pt idx="481">
                  <c:v>42377</c:v>
                </c:pt>
                <c:pt idx="482">
                  <c:v>42380</c:v>
                </c:pt>
                <c:pt idx="483">
                  <c:v>42381</c:v>
                </c:pt>
                <c:pt idx="484">
                  <c:v>42382</c:v>
                </c:pt>
                <c:pt idx="485">
                  <c:v>42383</c:v>
                </c:pt>
                <c:pt idx="486">
                  <c:v>42384</c:v>
                </c:pt>
                <c:pt idx="487">
                  <c:v>42387</c:v>
                </c:pt>
                <c:pt idx="488">
                  <c:v>42388</c:v>
                </c:pt>
                <c:pt idx="489">
                  <c:v>42389</c:v>
                </c:pt>
                <c:pt idx="490">
                  <c:v>42390</c:v>
                </c:pt>
                <c:pt idx="491">
                  <c:v>42391</c:v>
                </c:pt>
                <c:pt idx="492">
                  <c:v>42394</c:v>
                </c:pt>
                <c:pt idx="493">
                  <c:v>42395</c:v>
                </c:pt>
                <c:pt idx="494">
                  <c:v>42396</c:v>
                </c:pt>
                <c:pt idx="495">
                  <c:v>42397</c:v>
                </c:pt>
                <c:pt idx="496">
                  <c:v>42398</c:v>
                </c:pt>
                <c:pt idx="497">
                  <c:v>42401</c:v>
                </c:pt>
                <c:pt idx="498">
                  <c:v>42402</c:v>
                </c:pt>
                <c:pt idx="499">
                  <c:v>42403</c:v>
                </c:pt>
                <c:pt idx="500">
                  <c:v>42404</c:v>
                </c:pt>
                <c:pt idx="501">
                  <c:v>42405</c:v>
                </c:pt>
                <c:pt idx="502">
                  <c:v>42415</c:v>
                </c:pt>
                <c:pt idx="503">
                  <c:v>42416</c:v>
                </c:pt>
                <c:pt idx="504">
                  <c:v>42417</c:v>
                </c:pt>
                <c:pt idx="505">
                  <c:v>42418</c:v>
                </c:pt>
                <c:pt idx="506">
                  <c:v>42419</c:v>
                </c:pt>
                <c:pt idx="507">
                  <c:v>42422</c:v>
                </c:pt>
                <c:pt idx="508">
                  <c:v>42423</c:v>
                </c:pt>
                <c:pt idx="509">
                  <c:v>42424</c:v>
                </c:pt>
                <c:pt idx="510">
                  <c:v>42425</c:v>
                </c:pt>
                <c:pt idx="511">
                  <c:v>42426</c:v>
                </c:pt>
                <c:pt idx="512">
                  <c:v>42429</c:v>
                </c:pt>
                <c:pt idx="513">
                  <c:v>42430</c:v>
                </c:pt>
                <c:pt idx="514">
                  <c:v>42431</c:v>
                </c:pt>
                <c:pt idx="515">
                  <c:v>42432</c:v>
                </c:pt>
                <c:pt idx="516">
                  <c:v>42433</c:v>
                </c:pt>
                <c:pt idx="517">
                  <c:v>42436</c:v>
                </c:pt>
                <c:pt idx="518">
                  <c:v>42437</c:v>
                </c:pt>
                <c:pt idx="519">
                  <c:v>42438</c:v>
                </c:pt>
                <c:pt idx="520">
                  <c:v>42439</c:v>
                </c:pt>
                <c:pt idx="521">
                  <c:v>42440</c:v>
                </c:pt>
                <c:pt idx="522">
                  <c:v>42443</c:v>
                </c:pt>
                <c:pt idx="523">
                  <c:v>42444</c:v>
                </c:pt>
                <c:pt idx="524">
                  <c:v>42445</c:v>
                </c:pt>
                <c:pt idx="525">
                  <c:v>42446</c:v>
                </c:pt>
                <c:pt idx="526">
                  <c:v>42447</c:v>
                </c:pt>
                <c:pt idx="527">
                  <c:v>42450</c:v>
                </c:pt>
                <c:pt idx="528">
                  <c:v>42451</c:v>
                </c:pt>
                <c:pt idx="529">
                  <c:v>42452</c:v>
                </c:pt>
                <c:pt idx="530">
                  <c:v>42453</c:v>
                </c:pt>
                <c:pt idx="531">
                  <c:v>42454</c:v>
                </c:pt>
                <c:pt idx="532">
                  <c:v>42457</c:v>
                </c:pt>
                <c:pt idx="533">
                  <c:v>42458</c:v>
                </c:pt>
                <c:pt idx="534">
                  <c:v>42459</c:v>
                </c:pt>
                <c:pt idx="535">
                  <c:v>42460</c:v>
                </c:pt>
                <c:pt idx="536">
                  <c:v>42461</c:v>
                </c:pt>
                <c:pt idx="537">
                  <c:v>42464</c:v>
                </c:pt>
                <c:pt idx="538">
                  <c:v>42465</c:v>
                </c:pt>
                <c:pt idx="539">
                  <c:v>42466</c:v>
                </c:pt>
                <c:pt idx="540">
                  <c:v>42467</c:v>
                </c:pt>
                <c:pt idx="541">
                  <c:v>42468</c:v>
                </c:pt>
                <c:pt idx="542">
                  <c:v>42471</c:v>
                </c:pt>
                <c:pt idx="543">
                  <c:v>42472</c:v>
                </c:pt>
                <c:pt idx="544">
                  <c:v>42473</c:v>
                </c:pt>
                <c:pt idx="545">
                  <c:v>42474</c:v>
                </c:pt>
                <c:pt idx="546">
                  <c:v>42475</c:v>
                </c:pt>
                <c:pt idx="547">
                  <c:v>42479</c:v>
                </c:pt>
                <c:pt idx="548">
                  <c:v>42480</c:v>
                </c:pt>
                <c:pt idx="549">
                  <c:v>42481</c:v>
                </c:pt>
                <c:pt idx="550">
                  <c:v>42482</c:v>
                </c:pt>
                <c:pt idx="551">
                  <c:v>42485</c:v>
                </c:pt>
                <c:pt idx="552">
                  <c:v>42486</c:v>
                </c:pt>
                <c:pt idx="553">
                  <c:v>42487</c:v>
                </c:pt>
                <c:pt idx="554">
                  <c:v>42488</c:v>
                </c:pt>
                <c:pt idx="555">
                  <c:v>42489</c:v>
                </c:pt>
                <c:pt idx="556">
                  <c:v>42494</c:v>
                </c:pt>
                <c:pt idx="557">
                  <c:v>42495</c:v>
                </c:pt>
                <c:pt idx="558">
                  <c:v>42496</c:v>
                </c:pt>
                <c:pt idx="559">
                  <c:v>42499</c:v>
                </c:pt>
                <c:pt idx="560">
                  <c:v>42500</c:v>
                </c:pt>
                <c:pt idx="561">
                  <c:v>42501</c:v>
                </c:pt>
                <c:pt idx="562">
                  <c:v>42502</c:v>
                </c:pt>
                <c:pt idx="563">
                  <c:v>42503</c:v>
                </c:pt>
                <c:pt idx="564">
                  <c:v>42506</c:v>
                </c:pt>
                <c:pt idx="565">
                  <c:v>42507</c:v>
                </c:pt>
                <c:pt idx="566">
                  <c:v>42508</c:v>
                </c:pt>
                <c:pt idx="567">
                  <c:v>42509</c:v>
                </c:pt>
                <c:pt idx="568">
                  <c:v>42510</c:v>
                </c:pt>
                <c:pt idx="569">
                  <c:v>42513</c:v>
                </c:pt>
                <c:pt idx="570">
                  <c:v>42514</c:v>
                </c:pt>
                <c:pt idx="571">
                  <c:v>42515</c:v>
                </c:pt>
                <c:pt idx="572">
                  <c:v>42516</c:v>
                </c:pt>
                <c:pt idx="573">
                  <c:v>42517</c:v>
                </c:pt>
                <c:pt idx="574">
                  <c:v>42520</c:v>
                </c:pt>
                <c:pt idx="575">
                  <c:v>42521</c:v>
                </c:pt>
                <c:pt idx="576">
                  <c:v>42522</c:v>
                </c:pt>
                <c:pt idx="577">
                  <c:v>42523</c:v>
                </c:pt>
                <c:pt idx="578">
                  <c:v>42524</c:v>
                </c:pt>
                <c:pt idx="579">
                  <c:v>42527</c:v>
                </c:pt>
                <c:pt idx="580">
                  <c:v>42528</c:v>
                </c:pt>
                <c:pt idx="581">
                  <c:v>42529</c:v>
                </c:pt>
                <c:pt idx="582">
                  <c:v>42530</c:v>
                </c:pt>
                <c:pt idx="583">
                  <c:v>42531</c:v>
                </c:pt>
                <c:pt idx="584">
                  <c:v>42534</c:v>
                </c:pt>
                <c:pt idx="585">
                  <c:v>42535</c:v>
                </c:pt>
                <c:pt idx="586">
                  <c:v>42536</c:v>
                </c:pt>
                <c:pt idx="587">
                  <c:v>42537</c:v>
                </c:pt>
                <c:pt idx="588">
                  <c:v>42538</c:v>
                </c:pt>
                <c:pt idx="589">
                  <c:v>42541</c:v>
                </c:pt>
                <c:pt idx="590">
                  <c:v>42542</c:v>
                </c:pt>
                <c:pt idx="591">
                  <c:v>42543</c:v>
                </c:pt>
                <c:pt idx="592">
                  <c:v>42544</c:v>
                </c:pt>
                <c:pt idx="593">
                  <c:v>42545</c:v>
                </c:pt>
                <c:pt idx="594">
                  <c:v>42548</c:v>
                </c:pt>
                <c:pt idx="595">
                  <c:v>42549</c:v>
                </c:pt>
                <c:pt idx="596">
                  <c:v>42550</c:v>
                </c:pt>
                <c:pt idx="597">
                  <c:v>42551</c:v>
                </c:pt>
                <c:pt idx="598">
                  <c:v>42552</c:v>
                </c:pt>
                <c:pt idx="599">
                  <c:v>42555</c:v>
                </c:pt>
                <c:pt idx="600">
                  <c:v>42556</c:v>
                </c:pt>
                <c:pt idx="601">
                  <c:v>42557</c:v>
                </c:pt>
                <c:pt idx="602">
                  <c:v>42558</c:v>
                </c:pt>
                <c:pt idx="603">
                  <c:v>42559</c:v>
                </c:pt>
                <c:pt idx="604">
                  <c:v>42562</c:v>
                </c:pt>
                <c:pt idx="605">
                  <c:v>42563</c:v>
                </c:pt>
                <c:pt idx="606">
                  <c:v>42564</c:v>
                </c:pt>
                <c:pt idx="607">
                  <c:v>42565</c:v>
                </c:pt>
                <c:pt idx="608">
                  <c:v>42566</c:v>
                </c:pt>
                <c:pt idx="609">
                  <c:v>42569</c:v>
                </c:pt>
                <c:pt idx="610">
                  <c:v>42570</c:v>
                </c:pt>
                <c:pt idx="611">
                  <c:v>42571</c:v>
                </c:pt>
                <c:pt idx="612">
                  <c:v>42572</c:v>
                </c:pt>
                <c:pt idx="613">
                  <c:v>42573</c:v>
                </c:pt>
                <c:pt idx="614">
                  <c:v>42576</c:v>
                </c:pt>
                <c:pt idx="615">
                  <c:v>42577</c:v>
                </c:pt>
                <c:pt idx="616">
                  <c:v>42578</c:v>
                </c:pt>
                <c:pt idx="617">
                  <c:v>42579</c:v>
                </c:pt>
                <c:pt idx="618">
                  <c:v>42580</c:v>
                </c:pt>
                <c:pt idx="619">
                  <c:v>42583</c:v>
                </c:pt>
                <c:pt idx="620">
                  <c:v>42584</c:v>
                </c:pt>
                <c:pt idx="621">
                  <c:v>42585</c:v>
                </c:pt>
                <c:pt idx="622">
                  <c:v>42586</c:v>
                </c:pt>
                <c:pt idx="623">
                  <c:v>42587</c:v>
                </c:pt>
                <c:pt idx="624">
                  <c:v>42590</c:v>
                </c:pt>
                <c:pt idx="625">
                  <c:v>42591</c:v>
                </c:pt>
                <c:pt idx="626">
                  <c:v>42592</c:v>
                </c:pt>
                <c:pt idx="627">
                  <c:v>42593</c:v>
                </c:pt>
                <c:pt idx="628">
                  <c:v>42594</c:v>
                </c:pt>
                <c:pt idx="629">
                  <c:v>42597</c:v>
                </c:pt>
                <c:pt idx="630">
                  <c:v>42598</c:v>
                </c:pt>
                <c:pt idx="631">
                  <c:v>42599</c:v>
                </c:pt>
                <c:pt idx="632">
                  <c:v>42600</c:v>
                </c:pt>
                <c:pt idx="633">
                  <c:v>42601</c:v>
                </c:pt>
                <c:pt idx="634">
                  <c:v>42604</c:v>
                </c:pt>
                <c:pt idx="635">
                  <c:v>42605</c:v>
                </c:pt>
                <c:pt idx="636">
                  <c:v>42606</c:v>
                </c:pt>
                <c:pt idx="637">
                  <c:v>42607</c:v>
                </c:pt>
                <c:pt idx="638">
                  <c:v>42608</c:v>
                </c:pt>
                <c:pt idx="639">
                  <c:v>42611</c:v>
                </c:pt>
                <c:pt idx="640">
                  <c:v>42612</c:v>
                </c:pt>
                <c:pt idx="641">
                  <c:v>42613</c:v>
                </c:pt>
                <c:pt idx="642">
                  <c:v>42614</c:v>
                </c:pt>
                <c:pt idx="643">
                  <c:v>42618</c:v>
                </c:pt>
                <c:pt idx="644">
                  <c:v>42619</c:v>
                </c:pt>
                <c:pt idx="645">
                  <c:v>42620</c:v>
                </c:pt>
                <c:pt idx="646">
                  <c:v>42621</c:v>
                </c:pt>
                <c:pt idx="647">
                  <c:v>42622</c:v>
                </c:pt>
                <c:pt idx="648">
                  <c:v>42625</c:v>
                </c:pt>
                <c:pt idx="649">
                  <c:v>42626</c:v>
                </c:pt>
                <c:pt idx="650">
                  <c:v>42627</c:v>
                </c:pt>
                <c:pt idx="651">
                  <c:v>42628</c:v>
                </c:pt>
                <c:pt idx="652">
                  <c:v>42629</c:v>
                </c:pt>
                <c:pt idx="653">
                  <c:v>42632</c:v>
                </c:pt>
                <c:pt idx="654">
                  <c:v>42633</c:v>
                </c:pt>
                <c:pt idx="655">
                  <c:v>42634</c:v>
                </c:pt>
                <c:pt idx="656">
                  <c:v>42635</c:v>
                </c:pt>
                <c:pt idx="657">
                  <c:v>42636</c:v>
                </c:pt>
                <c:pt idx="658">
                  <c:v>42639</c:v>
                </c:pt>
                <c:pt idx="659">
                  <c:v>42640</c:v>
                </c:pt>
                <c:pt idx="660">
                  <c:v>42641</c:v>
                </c:pt>
                <c:pt idx="661">
                  <c:v>42642</c:v>
                </c:pt>
                <c:pt idx="662">
                  <c:v>42643</c:v>
                </c:pt>
                <c:pt idx="663">
                  <c:v>42646</c:v>
                </c:pt>
                <c:pt idx="664">
                  <c:v>42647</c:v>
                </c:pt>
                <c:pt idx="665">
                  <c:v>42648</c:v>
                </c:pt>
                <c:pt idx="666">
                  <c:v>42649</c:v>
                </c:pt>
                <c:pt idx="667">
                  <c:v>42650</c:v>
                </c:pt>
                <c:pt idx="668">
                  <c:v>42653</c:v>
                </c:pt>
                <c:pt idx="669">
                  <c:v>42654</c:v>
                </c:pt>
                <c:pt idx="670">
                  <c:v>42655</c:v>
                </c:pt>
                <c:pt idx="671">
                  <c:v>42656</c:v>
                </c:pt>
                <c:pt idx="672">
                  <c:v>42657</c:v>
                </c:pt>
                <c:pt idx="673">
                  <c:v>42660</c:v>
                </c:pt>
                <c:pt idx="674">
                  <c:v>42661</c:v>
                </c:pt>
                <c:pt idx="675">
                  <c:v>42662</c:v>
                </c:pt>
                <c:pt idx="676">
                  <c:v>42663</c:v>
                </c:pt>
                <c:pt idx="677">
                  <c:v>42664</c:v>
                </c:pt>
                <c:pt idx="678">
                  <c:v>42667</c:v>
                </c:pt>
                <c:pt idx="679">
                  <c:v>42668</c:v>
                </c:pt>
                <c:pt idx="680">
                  <c:v>42669</c:v>
                </c:pt>
                <c:pt idx="681">
                  <c:v>42670</c:v>
                </c:pt>
                <c:pt idx="682">
                  <c:v>42671</c:v>
                </c:pt>
                <c:pt idx="683">
                  <c:v>42674</c:v>
                </c:pt>
                <c:pt idx="684">
                  <c:v>42675</c:v>
                </c:pt>
                <c:pt idx="685">
                  <c:v>42676</c:v>
                </c:pt>
                <c:pt idx="686">
                  <c:v>42677</c:v>
                </c:pt>
                <c:pt idx="687">
                  <c:v>42678</c:v>
                </c:pt>
                <c:pt idx="688">
                  <c:v>42681</c:v>
                </c:pt>
                <c:pt idx="689">
                  <c:v>42682</c:v>
                </c:pt>
                <c:pt idx="690">
                  <c:v>42683</c:v>
                </c:pt>
                <c:pt idx="691">
                  <c:v>42684</c:v>
                </c:pt>
                <c:pt idx="692">
                  <c:v>42685</c:v>
                </c:pt>
                <c:pt idx="693">
                  <c:v>42688</c:v>
                </c:pt>
                <c:pt idx="694">
                  <c:v>42689</c:v>
                </c:pt>
                <c:pt idx="695">
                  <c:v>42690</c:v>
                </c:pt>
                <c:pt idx="696">
                  <c:v>42691</c:v>
                </c:pt>
                <c:pt idx="697">
                  <c:v>42692</c:v>
                </c:pt>
                <c:pt idx="698">
                  <c:v>42695</c:v>
                </c:pt>
                <c:pt idx="699">
                  <c:v>42696</c:v>
                </c:pt>
                <c:pt idx="700">
                  <c:v>42697</c:v>
                </c:pt>
                <c:pt idx="701">
                  <c:v>42698</c:v>
                </c:pt>
                <c:pt idx="702">
                  <c:v>42699</c:v>
                </c:pt>
                <c:pt idx="703">
                  <c:v>42702</c:v>
                </c:pt>
                <c:pt idx="704">
                  <c:v>42703</c:v>
                </c:pt>
                <c:pt idx="705">
                  <c:v>42704</c:v>
                </c:pt>
                <c:pt idx="706">
                  <c:v>42705</c:v>
                </c:pt>
                <c:pt idx="707">
                  <c:v>42706</c:v>
                </c:pt>
                <c:pt idx="708">
                  <c:v>42709</c:v>
                </c:pt>
                <c:pt idx="709">
                  <c:v>42710</c:v>
                </c:pt>
                <c:pt idx="710">
                  <c:v>42711</c:v>
                </c:pt>
                <c:pt idx="711">
                  <c:v>42712</c:v>
                </c:pt>
                <c:pt idx="712">
                  <c:v>42713</c:v>
                </c:pt>
                <c:pt idx="713">
                  <c:v>42716</c:v>
                </c:pt>
                <c:pt idx="714">
                  <c:v>42717</c:v>
                </c:pt>
                <c:pt idx="715">
                  <c:v>42718</c:v>
                </c:pt>
                <c:pt idx="716">
                  <c:v>42719</c:v>
                </c:pt>
                <c:pt idx="717">
                  <c:v>42720</c:v>
                </c:pt>
                <c:pt idx="718">
                  <c:v>42723</c:v>
                </c:pt>
                <c:pt idx="719">
                  <c:v>42724</c:v>
                </c:pt>
                <c:pt idx="720">
                  <c:v>42725</c:v>
                </c:pt>
                <c:pt idx="721">
                  <c:v>42726</c:v>
                </c:pt>
                <c:pt idx="722">
                  <c:v>42727</c:v>
                </c:pt>
                <c:pt idx="723">
                  <c:v>42730</c:v>
                </c:pt>
                <c:pt idx="724">
                  <c:v>42731</c:v>
                </c:pt>
                <c:pt idx="725">
                  <c:v>42732</c:v>
                </c:pt>
                <c:pt idx="726">
                  <c:v>42733</c:v>
                </c:pt>
                <c:pt idx="727">
                  <c:v>42734</c:v>
                </c:pt>
                <c:pt idx="728">
                  <c:v>42738</c:v>
                </c:pt>
                <c:pt idx="729">
                  <c:v>42739</c:v>
                </c:pt>
                <c:pt idx="730">
                  <c:v>42740</c:v>
                </c:pt>
                <c:pt idx="731">
                  <c:v>42741</c:v>
                </c:pt>
                <c:pt idx="732">
                  <c:v>42744</c:v>
                </c:pt>
                <c:pt idx="733">
                  <c:v>42745</c:v>
                </c:pt>
                <c:pt idx="734">
                  <c:v>42746</c:v>
                </c:pt>
                <c:pt idx="735">
                  <c:v>42747</c:v>
                </c:pt>
                <c:pt idx="736">
                  <c:v>42748</c:v>
                </c:pt>
                <c:pt idx="737">
                  <c:v>42751</c:v>
                </c:pt>
                <c:pt idx="738">
                  <c:v>42752</c:v>
                </c:pt>
                <c:pt idx="739">
                  <c:v>42753</c:v>
                </c:pt>
                <c:pt idx="740">
                  <c:v>42754</c:v>
                </c:pt>
                <c:pt idx="741">
                  <c:v>42755</c:v>
                </c:pt>
                <c:pt idx="742">
                  <c:v>42758</c:v>
                </c:pt>
                <c:pt idx="743">
                  <c:v>42759</c:v>
                </c:pt>
                <c:pt idx="744">
                  <c:v>42760</c:v>
                </c:pt>
                <c:pt idx="745">
                  <c:v>42768</c:v>
                </c:pt>
                <c:pt idx="746">
                  <c:v>42769</c:v>
                </c:pt>
                <c:pt idx="747">
                  <c:v>42772</c:v>
                </c:pt>
                <c:pt idx="748">
                  <c:v>42773</c:v>
                </c:pt>
                <c:pt idx="749">
                  <c:v>42774</c:v>
                </c:pt>
                <c:pt idx="750">
                  <c:v>42775</c:v>
                </c:pt>
                <c:pt idx="751">
                  <c:v>42776</c:v>
                </c:pt>
                <c:pt idx="752">
                  <c:v>42779</c:v>
                </c:pt>
                <c:pt idx="753">
                  <c:v>42780</c:v>
                </c:pt>
                <c:pt idx="754">
                  <c:v>42781</c:v>
                </c:pt>
                <c:pt idx="755">
                  <c:v>42782</c:v>
                </c:pt>
                <c:pt idx="756">
                  <c:v>42783</c:v>
                </c:pt>
                <c:pt idx="757">
                  <c:v>42786</c:v>
                </c:pt>
                <c:pt idx="758">
                  <c:v>42787</c:v>
                </c:pt>
                <c:pt idx="759">
                  <c:v>42788</c:v>
                </c:pt>
                <c:pt idx="760">
                  <c:v>42789</c:v>
                </c:pt>
                <c:pt idx="761">
                  <c:v>42790</c:v>
                </c:pt>
                <c:pt idx="762">
                  <c:v>42793</c:v>
                </c:pt>
                <c:pt idx="763">
                  <c:v>42794</c:v>
                </c:pt>
                <c:pt idx="764">
                  <c:v>42795</c:v>
                </c:pt>
                <c:pt idx="765">
                  <c:v>42796</c:v>
                </c:pt>
                <c:pt idx="766">
                  <c:v>42797</c:v>
                </c:pt>
                <c:pt idx="767">
                  <c:v>42800</c:v>
                </c:pt>
                <c:pt idx="768">
                  <c:v>42801</c:v>
                </c:pt>
                <c:pt idx="769">
                  <c:v>42802</c:v>
                </c:pt>
                <c:pt idx="770">
                  <c:v>42803</c:v>
                </c:pt>
                <c:pt idx="771">
                  <c:v>42804</c:v>
                </c:pt>
                <c:pt idx="772">
                  <c:v>42807</c:v>
                </c:pt>
                <c:pt idx="773">
                  <c:v>42808</c:v>
                </c:pt>
                <c:pt idx="774">
                  <c:v>42809</c:v>
                </c:pt>
                <c:pt idx="775">
                  <c:v>42810</c:v>
                </c:pt>
                <c:pt idx="776">
                  <c:v>42811</c:v>
                </c:pt>
                <c:pt idx="777">
                  <c:v>42814</c:v>
                </c:pt>
                <c:pt idx="778">
                  <c:v>42815</c:v>
                </c:pt>
                <c:pt idx="779">
                  <c:v>42816</c:v>
                </c:pt>
                <c:pt idx="780">
                  <c:v>42817</c:v>
                </c:pt>
                <c:pt idx="781">
                  <c:v>42818</c:v>
                </c:pt>
                <c:pt idx="782">
                  <c:v>42821</c:v>
                </c:pt>
                <c:pt idx="783">
                  <c:v>42822</c:v>
                </c:pt>
                <c:pt idx="784">
                  <c:v>42823</c:v>
                </c:pt>
                <c:pt idx="785">
                  <c:v>42824</c:v>
                </c:pt>
                <c:pt idx="786">
                  <c:v>42825</c:v>
                </c:pt>
                <c:pt idx="787">
                  <c:v>42828</c:v>
                </c:pt>
                <c:pt idx="788">
                  <c:v>42829</c:v>
                </c:pt>
                <c:pt idx="789">
                  <c:v>42830</c:v>
                </c:pt>
                <c:pt idx="790">
                  <c:v>42832</c:v>
                </c:pt>
                <c:pt idx="791">
                  <c:v>42835</c:v>
                </c:pt>
                <c:pt idx="792">
                  <c:v>42836</c:v>
                </c:pt>
                <c:pt idx="793">
                  <c:v>42837</c:v>
                </c:pt>
                <c:pt idx="794">
                  <c:v>42838</c:v>
                </c:pt>
                <c:pt idx="795">
                  <c:v>42839</c:v>
                </c:pt>
                <c:pt idx="796">
                  <c:v>42842</c:v>
                </c:pt>
                <c:pt idx="797">
                  <c:v>42843</c:v>
                </c:pt>
                <c:pt idx="798">
                  <c:v>42844</c:v>
                </c:pt>
                <c:pt idx="799">
                  <c:v>42845</c:v>
                </c:pt>
                <c:pt idx="800">
                  <c:v>42846</c:v>
                </c:pt>
                <c:pt idx="801">
                  <c:v>42849</c:v>
                </c:pt>
                <c:pt idx="802">
                  <c:v>42850</c:v>
                </c:pt>
                <c:pt idx="803">
                  <c:v>42851</c:v>
                </c:pt>
                <c:pt idx="804">
                  <c:v>42852</c:v>
                </c:pt>
                <c:pt idx="805">
                  <c:v>42853</c:v>
                </c:pt>
                <c:pt idx="806">
                  <c:v>42858</c:v>
                </c:pt>
                <c:pt idx="807">
                  <c:v>42859</c:v>
                </c:pt>
                <c:pt idx="808">
                  <c:v>42860</c:v>
                </c:pt>
                <c:pt idx="809">
                  <c:v>42863</c:v>
                </c:pt>
                <c:pt idx="810">
                  <c:v>42864</c:v>
                </c:pt>
                <c:pt idx="811">
                  <c:v>42865</c:v>
                </c:pt>
                <c:pt idx="812">
                  <c:v>42866</c:v>
                </c:pt>
                <c:pt idx="813">
                  <c:v>42867</c:v>
                </c:pt>
                <c:pt idx="814">
                  <c:v>42870</c:v>
                </c:pt>
                <c:pt idx="815">
                  <c:v>42871</c:v>
                </c:pt>
                <c:pt idx="816">
                  <c:v>42872</c:v>
                </c:pt>
                <c:pt idx="817">
                  <c:v>42873</c:v>
                </c:pt>
                <c:pt idx="818">
                  <c:v>42874</c:v>
                </c:pt>
                <c:pt idx="819">
                  <c:v>42877</c:v>
                </c:pt>
                <c:pt idx="820">
                  <c:v>42878</c:v>
                </c:pt>
                <c:pt idx="821">
                  <c:v>42879</c:v>
                </c:pt>
                <c:pt idx="822">
                  <c:v>42880</c:v>
                </c:pt>
                <c:pt idx="823">
                  <c:v>42881</c:v>
                </c:pt>
                <c:pt idx="824">
                  <c:v>42884</c:v>
                </c:pt>
                <c:pt idx="825">
                  <c:v>42885</c:v>
                </c:pt>
                <c:pt idx="826">
                  <c:v>42886</c:v>
                </c:pt>
                <c:pt idx="827">
                  <c:v>42887</c:v>
                </c:pt>
                <c:pt idx="828">
                  <c:v>42888</c:v>
                </c:pt>
                <c:pt idx="829">
                  <c:v>42891</c:v>
                </c:pt>
                <c:pt idx="830">
                  <c:v>42892</c:v>
                </c:pt>
                <c:pt idx="831">
                  <c:v>42893</c:v>
                </c:pt>
                <c:pt idx="832">
                  <c:v>42894</c:v>
                </c:pt>
                <c:pt idx="833">
                  <c:v>42895</c:v>
                </c:pt>
                <c:pt idx="834">
                  <c:v>42898</c:v>
                </c:pt>
                <c:pt idx="835">
                  <c:v>42899</c:v>
                </c:pt>
                <c:pt idx="836">
                  <c:v>42900</c:v>
                </c:pt>
                <c:pt idx="837">
                  <c:v>42901</c:v>
                </c:pt>
                <c:pt idx="838">
                  <c:v>42902</c:v>
                </c:pt>
                <c:pt idx="839">
                  <c:v>42905</c:v>
                </c:pt>
                <c:pt idx="840">
                  <c:v>42906</c:v>
                </c:pt>
                <c:pt idx="841">
                  <c:v>42907</c:v>
                </c:pt>
                <c:pt idx="842">
                  <c:v>42908</c:v>
                </c:pt>
                <c:pt idx="843">
                  <c:v>42909</c:v>
                </c:pt>
                <c:pt idx="844">
                  <c:v>42912</c:v>
                </c:pt>
                <c:pt idx="845">
                  <c:v>42913</c:v>
                </c:pt>
                <c:pt idx="846">
                  <c:v>42914</c:v>
                </c:pt>
                <c:pt idx="847">
                  <c:v>42915</c:v>
                </c:pt>
                <c:pt idx="848">
                  <c:v>42916</c:v>
                </c:pt>
                <c:pt idx="849">
                  <c:v>42919</c:v>
                </c:pt>
                <c:pt idx="850">
                  <c:v>42920</c:v>
                </c:pt>
                <c:pt idx="851">
                  <c:v>42921</c:v>
                </c:pt>
                <c:pt idx="852">
                  <c:v>42922</c:v>
                </c:pt>
                <c:pt idx="853">
                  <c:v>42923</c:v>
                </c:pt>
                <c:pt idx="854">
                  <c:v>42926</c:v>
                </c:pt>
                <c:pt idx="855">
                  <c:v>42927</c:v>
                </c:pt>
                <c:pt idx="856">
                  <c:v>42928</c:v>
                </c:pt>
                <c:pt idx="857">
                  <c:v>42929</c:v>
                </c:pt>
                <c:pt idx="858">
                  <c:v>42930</c:v>
                </c:pt>
                <c:pt idx="859">
                  <c:v>42933</c:v>
                </c:pt>
                <c:pt idx="860">
                  <c:v>42934</c:v>
                </c:pt>
                <c:pt idx="861">
                  <c:v>42935</c:v>
                </c:pt>
                <c:pt idx="862">
                  <c:v>42936</c:v>
                </c:pt>
                <c:pt idx="863">
                  <c:v>42937</c:v>
                </c:pt>
                <c:pt idx="864">
                  <c:v>42940</c:v>
                </c:pt>
                <c:pt idx="865">
                  <c:v>42941</c:v>
                </c:pt>
                <c:pt idx="866">
                  <c:v>42942</c:v>
                </c:pt>
                <c:pt idx="867">
                  <c:v>42943</c:v>
                </c:pt>
                <c:pt idx="868">
                  <c:v>42944</c:v>
                </c:pt>
                <c:pt idx="869">
                  <c:v>42947</c:v>
                </c:pt>
                <c:pt idx="870">
                  <c:v>42948</c:v>
                </c:pt>
                <c:pt idx="871">
                  <c:v>42949</c:v>
                </c:pt>
                <c:pt idx="872">
                  <c:v>42950</c:v>
                </c:pt>
                <c:pt idx="873">
                  <c:v>42951</c:v>
                </c:pt>
                <c:pt idx="874">
                  <c:v>42954</c:v>
                </c:pt>
                <c:pt idx="875">
                  <c:v>42955</c:v>
                </c:pt>
                <c:pt idx="876">
                  <c:v>42956</c:v>
                </c:pt>
                <c:pt idx="877">
                  <c:v>42957</c:v>
                </c:pt>
                <c:pt idx="878">
                  <c:v>42958</c:v>
                </c:pt>
                <c:pt idx="879">
                  <c:v>42961</c:v>
                </c:pt>
                <c:pt idx="880">
                  <c:v>42962</c:v>
                </c:pt>
                <c:pt idx="881">
                  <c:v>42963</c:v>
                </c:pt>
                <c:pt idx="882">
                  <c:v>42964</c:v>
                </c:pt>
                <c:pt idx="883">
                  <c:v>42965</c:v>
                </c:pt>
                <c:pt idx="884">
                  <c:v>42968</c:v>
                </c:pt>
                <c:pt idx="885">
                  <c:v>42969</c:v>
                </c:pt>
                <c:pt idx="886">
                  <c:v>42970</c:v>
                </c:pt>
                <c:pt idx="887">
                  <c:v>42971</c:v>
                </c:pt>
                <c:pt idx="888">
                  <c:v>42972</c:v>
                </c:pt>
                <c:pt idx="889">
                  <c:v>42975</c:v>
                </c:pt>
                <c:pt idx="890">
                  <c:v>42976</c:v>
                </c:pt>
                <c:pt idx="891">
                  <c:v>42977</c:v>
                </c:pt>
                <c:pt idx="892">
                  <c:v>42978</c:v>
                </c:pt>
                <c:pt idx="893">
                  <c:v>42979</c:v>
                </c:pt>
                <c:pt idx="894">
                  <c:v>42983</c:v>
                </c:pt>
                <c:pt idx="895">
                  <c:v>42984</c:v>
                </c:pt>
                <c:pt idx="896">
                  <c:v>42985</c:v>
                </c:pt>
                <c:pt idx="897">
                  <c:v>42986</c:v>
                </c:pt>
                <c:pt idx="898">
                  <c:v>42989</c:v>
                </c:pt>
                <c:pt idx="899">
                  <c:v>42990</c:v>
                </c:pt>
                <c:pt idx="900">
                  <c:v>42991</c:v>
                </c:pt>
                <c:pt idx="901">
                  <c:v>42992</c:v>
                </c:pt>
                <c:pt idx="902">
                  <c:v>42993</c:v>
                </c:pt>
                <c:pt idx="903">
                  <c:v>42996</c:v>
                </c:pt>
                <c:pt idx="904">
                  <c:v>42997</c:v>
                </c:pt>
                <c:pt idx="905">
                  <c:v>42998</c:v>
                </c:pt>
                <c:pt idx="906">
                  <c:v>42999</c:v>
                </c:pt>
                <c:pt idx="907">
                  <c:v>43000</c:v>
                </c:pt>
                <c:pt idx="908">
                  <c:v>43003</c:v>
                </c:pt>
                <c:pt idx="909">
                  <c:v>43004</c:v>
                </c:pt>
                <c:pt idx="910">
                  <c:v>43005</c:v>
                </c:pt>
                <c:pt idx="911">
                  <c:v>43006</c:v>
                </c:pt>
                <c:pt idx="912">
                  <c:v>43007</c:v>
                </c:pt>
                <c:pt idx="913">
                  <c:v>43010</c:v>
                </c:pt>
                <c:pt idx="914">
                  <c:v>43011</c:v>
                </c:pt>
                <c:pt idx="915">
                  <c:v>43012</c:v>
                </c:pt>
                <c:pt idx="916">
                  <c:v>43013</c:v>
                </c:pt>
                <c:pt idx="917">
                  <c:v>43014</c:v>
                </c:pt>
                <c:pt idx="918">
                  <c:v>43017</c:v>
                </c:pt>
                <c:pt idx="919">
                  <c:v>43018</c:v>
                </c:pt>
                <c:pt idx="920">
                  <c:v>43019</c:v>
                </c:pt>
                <c:pt idx="921">
                  <c:v>43020</c:v>
                </c:pt>
                <c:pt idx="922">
                  <c:v>43021</c:v>
                </c:pt>
                <c:pt idx="923">
                  <c:v>43024</c:v>
                </c:pt>
                <c:pt idx="924">
                  <c:v>43025</c:v>
                </c:pt>
                <c:pt idx="925">
                  <c:v>43026</c:v>
                </c:pt>
                <c:pt idx="926">
                  <c:v>43027</c:v>
                </c:pt>
                <c:pt idx="927">
                  <c:v>43028</c:v>
                </c:pt>
                <c:pt idx="928">
                  <c:v>43031</c:v>
                </c:pt>
                <c:pt idx="929">
                  <c:v>43032</c:v>
                </c:pt>
                <c:pt idx="930">
                  <c:v>43033</c:v>
                </c:pt>
                <c:pt idx="931">
                  <c:v>43034</c:v>
                </c:pt>
                <c:pt idx="932">
                  <c:v>43035</c:v>
                </c:pt>
                <c:pt idx="933">
                  <c:v>43038</c:v>
                </c:pt>
                <c:pt idx="934">
                  <c:v>43039</c:v>
                </c:pt>
                <c:pt idx="935">
                  <c:v>43040</c:v>
                </c:pt>
                <c:pt idx="936">
                  <c:v>43041</c:v>
                </c:pt>
                <c:pt idx="937">
                  <c:v>43042</c:v>
                </c:pt>
                <c:pt idx="938">
                  <c:v>43045</c:v>
                </c:pt>
                <c:pt idx="939">
                  <c:v>43046</c:v>
                </c:pt>
                <c:pt idx="940">
                  <c:v>43047</c:v>
                </c:pt>
                <c:pt idx="941">
                  <c:v>43048</c:v>
                </c:pt>
                <c:pt idx="942">
                  <c:v>43049</c:v>
                </c:pt>
                <c:pt idx="943">
                  <c:v>43052</c:v>
                </c:pt>
                <c:pt idx="944">
                  <c:v>43053</c:v>
                </c:pt>
                <c:pt idx="945">
                  <c:v>43054</c:v>
                </c:pt>
                <c:pt idx="946">
                  <c:v>43055</c:v>
                </c:pt>
                <c:pt idx="947">
                  <c:v>43056</c:v>
                </c:pt>
                <c:pt idx="948">
                  <c:v>43059</c:v>
                </c:pt>
                <c:pt idx="949">
                  <c:v>43060</c:v>
                </c:pt>
                <c:pt idx="950">
                  <c:v>43061</c:v>
                </c:pt>
                <c:pt idx="951">
                  <c:v>43062</c:v>
                </c:pt>
                <c:pt idx="952">
                  <c:v>43063</c:v>
                </c:pt>
                <c:pt idx="953">
                  <c:v>43066</c:v>
                </c:pt>
                <c:pt idx="954">
                  <c:v>43067</c:v>
                </c:pt>
                <c:pt idx="955">
                  <c:v>43068</c:v>
                </c:pt>
                <c:pt idx="956">
                  <c:v>43069</c:v>
                </c:pt>
                <c:pt idx="957">
                  <c:v>43070</c:v>
                </c:pt>
                <c:pt idx="958">
                  <c:v>43073</c:v>
                </c:pt>
                <c:pt idx="959">
                  <c:v>43074</c:v>
                </c:pt>
                <c:pt idx="960">
                  <c:v>43075</c:v>
                </c:pt>
                <c:pt idx="961">
                  <c:v>43076</c:v>
                </c:pt>
                <c:pt idx="962">
                  <c:v>43077</c:v>
                </c:pt>
                <c:pt idx="963">
                  <c:v>43080</c:v>
                </c:pt>
                <c:pt idx="964">
                  <c:v>43081</c:v>
                </c:pt>
                <c:pt idx="965">
                  <c:v>43082</c:v>
                </c:pt>
                <c:pt idx="966">
                  <c:v>43083</c:v>
                </c:pt>
                <c:pt idx="967">
                  <c:v>43084</c:v>
                </c:pt>
                <c:pt idx="968">
                  <c:v>43087</c:v>
                </c:pt>
                <c:pt idx="969">
                  <c:v>43088</c:v>
                </c:pt>
                <c:pt idx="970">
                  <c:v>43089</c:v>
                </c:pt>
                <c:pt idx="971">
                  <c:v>43090</c:v>
                </c:pt>
                <c:pt idx="972">
                  <c:v>43091</c:v>
                </c:pt>
                <c:pt idx="973">
                  <c:v>43094</c:v>
                </c:pt>
                <c:pt idx="974">
                  <c:v>43095</c:v>
                </c:pt>
                <c:pt idx="975">
                  <c:v>43096</c:v>
                </c:pt>
                <c:pt idx="976">
                  <c:v>43097</c:v>
                </c:pt>
                <c:pt idx="977">
                  <c:v>43098</c:v>
                </c:pt>
                <c:pt idx="978">
                  <c:v>43102</c:v>
                </c:pt>
                <c:pt idx="979">
                  <c:v>43103</c:v>
                </c:pt>
                <c:pt idx="980">
                  <c:v>43104</c:v>
                </c:pt>
                <c:pt idx="981">
                  <c:v>43105</c:v>
                </c:pt>
                <c:pt idx="982">
                  <c:v>43108</c:v>
                </c:pt>
                <c:pt idx="983">
                  <c:v>43109</c:v>
                </c:pt>
                <c:pt idx="984">
                  <c:v>43110</c:v>
                </c:pt>
                <c:pt idx="985">
                  <c:v>43111</c:v>
                </c:pt>
                <c:pt idx="986">
                  <c:v>43112</c:v>
                </c:pt>
                <c:pt idx="987">
                  <c:v>43115</c:v>
                </c:pt>
                <c:pt idx="988">
                  <c:v>43116</c:v>
                </c:pt>
                <c:pt idx="989">
                  <c:v>43117</c:v>
                </c:pt>
                <c:pt idx="990">
                  <c:v>43118</c:v>
                </c:pt>
                <c:pt idx="991">
                  <c:v>43119</c:v>
                </c:pt>
                <c:pt idx="992">
                  <c:v>43122</c:v>
                </c:pt>
                <c:pt idx="993">
                  <c:v>43123</c:v>
                </c:pt>
                <c:pt idx="994">
                  <c:v>43125</c:v>
                </c:pt>
                <c:pt idx="995">
                  <c:v>43126</c:v>
                </c:pt>
                <c:pt idx="996">
                  <c:v>43129</c:v>
                </c:pt>
                <c:pt idx="997">
                  <c:v>43130</c:v>
                </c:pt>
                <c:pt idx="998">
                  <c:v>43131</c:v>
                </c:pt>
                <c:pt idx="999">
                  <c:v>43132</c:v>
                </c:pt>
                <c:pt idx="1000">
                  <c:v>43133</c:v>
                </c:pt>
                <c:pt idx="1001">
                  <c:v>43136</c:v>
                </c:pt>
                <c:pt idx="1002">
                  <c:v>43137</c:v>
                </c:pt>
                <c:pt idx="1003">
                  <c:v>43138</c:v>
                </c:pt>
                <c:pt idx="1004">
                  <c:v>43139</c:v>
                </c:pt>
                <c:pt idx="1005">
                  <c:v>43140</c:v>
                </c:pt>
                <c:pt idx="1006">
                  <c:v>43143</c:v>
                </c:pt>
                <c:pt idx="1007">
                  <c:v>43144</c:v>
                </c:pt>
                <c:pt idx="1008">
                  <c:v>43152</c:v>
                </c:pt>
                <c:pt idx="1009">
                  <c:v>43153</c:v>
                </c:pt>
                <c:pt idx="1010">
                  <c:v>43154</c:v>
                </c:pt>
                <c:pt idx="1011">
                  <c:v>43157</c:v>
                </c:pt>
                <c:pt idx="1012">
                  <c:v>43158</c:v>
                </c:pt>
                <c:pt idx="1013">
                  <c:v>43159</c:v>
                </c:pt>
                <c:pt idx="1014">
                  <c:v>43160</c:v>
                </c:pt>
                <c:pt idx="1015">
                  <c:v>43161</c:v>
                </c:pt>
                <c:pt idx="1016">
                  <c:v>43164</c:v>
                </c:pt>
                <c:pt idx="1017">
                  <c:v>43165</c:v>
                </c:pt>
                <c:pt idx="1018">
                  <c:v>43166</c:v>
                </c:pt>
                <c:pt idx="1019">
                  <c:v>43167</c:v>
                </c:pt>
                <c:pt idx="1020">
                  <c:v>43168</c:v>
                </c:pt>
                <c:pt idx="1021">
                  <c:v>43171</c:v>
                </c:pt>
                <c:pt idx="1022">
                  <c:v>43172</c:v>
                </c:pt>
                <c:pt idx="1023">
                  <c:v>43173</c:v>
                </c:pt>
                <c:pt idx="1024">
                  <c:v>43174</c:v>
                </c:pt>
                <c:pt idx="1025">
                  <c:v>43175</c:v>
                </c:pt>
                <c:pt idx="1026">
                  <c:v>43178</c:v>
                </c:pt>
                <c:pt idx="1027">
                  <c:v>43179</c:v>
                </c:pt>
                <c:pt idx="1028">
                  <c:v>43180</c:v>
                </c:pt>
                <c:pt idx="1029">
                  <c:v>43181</c:v>
                </c:pt>
                <c:pt idx="1030">
                  <c:v>43182</c:v>
                </c:pt>
                <c:pt idx="1031">
                  <c:v>43185</c:v>
                </c:pt>
                <c:pt idx="1032">
                  <c:v>43186</c:v>
                </c:pt>
                <c:pt idx="1033">
                  <c:v>43187</c:v>
                </c:pt>
                <c:pt idx="1034">
                  <c:v>43188</c:v>
                </c:pt>
                <c:pt idx="1035">
                  <c:v>43189</c:v>
                </c:pt>
                <c:pt idx="1036">
                  <c:v>43192</c:v>
                </c:pt>
                <c:pt idx="1037">
                  <c:v>43193</c:v>
                </c:pt>
                <c:pt idx="1038">
                  <c:v>43194</c:v>
                </c:pt>
                <c:pt idx="1039">
                  <c:v>43195</c:v>
                </c:pt>
                <c:pt idx="1040">
                  <c:v>43196</c:v>
                </c:pt>
                <c:pt idx="1041">
                  <c:v>43199</c:v>
                </c:pt>
                <c:pt idx="1042">
                  <c:v>43200</c:v>
                </c:pt>
                <c:pt idx="1043">
                  <c:v>43201</c:v>
                </c:pt>
                <c:pt idx="1044">
                  <c:v>43202</c:v>
                </c:pt>
                <c:pt idx="1045">
                  <c:v>43203</c:v>
                </c:pt>
                <c:pt idx="1046">
                  <c:v>43206</c:v>
                </c:pt>
                <c:pt idx="1047">
                  <c:v>43207</c:v>
                </c:pt>
                <c:pt idx="1048">
                  <c:v>43208</c:v>
                </c:pt>
                <c:pt idx="1049">
                  <c:v>43209</c:v>
                </c:pt>
                <c:pt idx="1050">
                  <c:v>43210</c:v>
                </c:pt>
                <c:pt idx="1051">
                  <c:v>43213</c:v>
                </c:pt>
                <c:pt idx="1052">
                  <c:v>43214</c:v>
                </c:pt>
                <c:pt idx="1053">
                  <c:v>43216</c:v>
                </c:pt>
                <c:pt idx="1054">
                  <c:v>43217</c:v>
                </c:pt>
                <c:pt idx="1055">
                  <c:v>43222</c:v>
                </c:pt>
                <c:pt idx="1056">
                  <c:v>43223</c:v>
                </c:pt>
                <c:pt idx="1057">
                  <c:v>43224</c:v>
                </c:pt>
                <c:pt idx="1058">
                  <c:v>43227</c:v>
                </c:pt>
                <c:pt idx="1059">
                  <c:v>43228</c:v>
                </c:pt>
                <c:pt idx="1060">
                  <c:v>43229</c:v>
                </c:pt>
                <c:pt idx="1061">
                  <c:v>43230</c:v>
                </c:pt>
                <c:pt idx="1062">
                  <c:v>43231</c:v>
                </c:pt>
                <c:pt idx="1063">
                  <c:v>43234</c:v>
                </c:pt>
                <c:pt idx="1064">
                  <c:v>43235</c:v>
                </c:pt>
                <c:pt idx="1065">
                  <c:v>43236</c:v>
                </c:pt>
                <c:pt idx="1066">
                  <c:v>43237</c:v>
                </c:pt>
                <c:pt idx="1067">
                  <c:v>43238</c:v>
                </c:pt>
                <c:pt idx="1068">
                  <c:v>43241</c:v>
                </c:pt>
                <c:pt idx="1069">
                  <c:v>43242</c:v>
                </c:pt>
                <c:pt idx="1070">
                  <c:v>43243</c:v>
                </c:pt>
                <c:pt idx="1071">
                  <c:v>43244</c:v>
                </c:pt>
                <c:pt idx="1072">
                  <c:v>43245</c:v>
                </c:pt>
                <c:pt idx="1073">
                  <c:v>43248</c:v>
                </c:pt>
                <c:pt idx="1074">
                  <c:v>43249</c:v>
                </c:pt>
                <c:pt idx="1075">
                  <c:v>43250</c:v>
                </c:pt>
                <c:pt idx="1076">
                  <c:v>43251</c:v>
                </c:pt>
                <c:pt idx="1077">
                  <c:v>43252</c:v>
                </c:pt>
                <c:pt idx="1078">
                  <c:v>43255</c:v>
                </c:pt>
                <c:pt idx="1079">
                  <c:v>43256</c:v>
                </c:pt>
                <c:pt idx="1080">
                  <c:v>43257</c:v>
                </c:pt>
                <c:pt idx="1081">
                  <c:v>43258</c:v>
                </c:pt>
                <c:pt idx="1082">
                  <c:v>43259</c:v>
                </c:pt>
                <c:pt idx="1083">
                  <c:v>43262</c:v>
                </c:pt>
                <c:pt idx="1084">
                  <c:v>43263</c:v>
                </c:pt>
                <c:pt idx="1085">
                  <c:v>43264</c:v>
                </c:pt>
                <c:pt idx="1086">
                  <c:v>43265</c:v>
                </c:pt>
                <c:pt idx="1087">
                  <c:v>43266</c:v>
                </c:pt>
                <c:pt idx="1088">
                  <c:v>43269</c:v>
                </c:pt>
                <c:pt idx="1089">
                  <c:v>43270</c:v>
                </c:pt>
                <c:pt idx="1090">
                  <c:v>43271</c:v>
                </c:pt>
                <c:pt idx="1091">
                  <c:v>43272</c:v>
                </c:pt>
                <c:pt idx="1092">
                  <c:v>43273</c:v>
                </c:pt>
                <c:pt idx="1093">
                  <c:v>43276</c:v>
                </c:pt>
                <c:pt idx="1094">
                  <c:v>43277</c:v>
                </c:pt>
                <c:pt idx="1095">
                  <c:v>43278</c:v>
                </c:pt>
                <c:pt idx="1096">
                  <c:v>43279</c:v>
                </c:pt>
                <c:pt idx="1097">
                  <c:v>43280</c:v>
                </c:pt>
                <c:pt idx="1098">
                  <c:v>43283</c:v>
                </c:pt>
                <c:pt idx="1099">
                  <c:v>43284</c:v>
                </c:pt>
                <c:pt idx="1100">
                  <c:v>43285</c:v>
                </c:pt>
                <c:pt idx="1101">
                  <c:v>43286</c:v>
                </c:pt>
                <c:pt idx="1102">
                  <c:v>43287</c:v>
                </c:pt>
                <c:pt idx="1103">
                  <c:v>43290</c:v>
                </c:pt>
                <c:pt idx="1104">
                  <c:v>43291</c:v>
                </c:pt>
                <c:pt idx="1105">
                  <c:v>43292</c:v>
                </c:pt>
                <c:pt idx="1106">
                  <c:v>43293</c:v>
                </c:pt>
                <c:pt idx="1107">
                  <c:v>43294</c:v>
                </c:pt>
                <c:pt idx="1108">
                  <c:v>43297</c:v>
                </c:pt>
                <c:pt idx="1109">
                  <c:v>43298</c:v>
                </c:pt>
                <c:pt idx="1110">
                  <c:v>43299</c:v>
                </c:pt>
                <c:pt idx="1111">
                  <c:v>43300</c:v>
                </c:pt>
                <c:pt idx="1112">
                  <c:v>43301</c:v>
                </c:pt>
                <c:pt idx="1113">
                  <c:v>43304</c:v>
                </c:pt>
                <c:pt idx="1114">
                  <c:v>43305</c:v>
                </c:pt>
                <c:pt idx="1115">
                  <c:v>43306</c:v>
                </c:pt>
                <c:pt idx="1116">
                  <c:v>43307</c:v>
                </c:pt>
                <c:pt idx="1117">
                  <c:v>43308</c:v>
                </c:pt>
                <c:pt idx="1118">
                  <c:v>43311</c:v>
                </c:pt>
                <c:pt idx="1119">
                  <c:v>43312</c:v>
                </c:pt>
                <c:pt idx="1120">
                  <c:v>43313</c:v>
                </c:pt>
                <c:pt idx="1121">
                  <c:v>43314</c:v>
                </c:pt>
                <c:pt idx="1122">
                  <c:v>43315</c:v>
                </c:pt>
                <c:pt idx="1123">
                  <c:v>43318</c:v>
                </c:pt>
                <c:pt idx="1124">
                  <c:v>43319</c:v>
                </c:pt>
                <c:pt idx="1125">
                  <c:v>43320</c:v>
                </c:pt>
                <c:pt idx="1126">
                  <c:v>43321</c:v>
                </c:pt>
                <c:pt idx="1127">
                  <c:v>43322</c:v>
                </c:pt>
                <c:pt idx="1128">
                  <c:v>43325</c:v>
                </c:pt>
                <c:pt idx="1129">
                  <c:v>43326</c:v>
                </c:pt>
                <c:pt idx="1130">
                  <c:v>43327</c:v>
                </c:pt>
                <c:pt idx="1131">
                  <c:v>43328</c:v>
                </c:pt>
                <c:pt idx="1132">
                  <c:v>43329</c:v>
                </c:pt>
                <c:pt idx="1133">
                  <c:v>43332</c:v>
                </c:pt>
                <c:pt idx="1134">
                  <c:v>43333</c:v>
                </c:pt>
                <c:pt idx="1135">
                  <c:v>43334</c:v>
                </c:pt>
                <c:pt idx="1136">
                  <c:v>43335</c:v>
                </c:pt>
                <c:pt idx="1137">
                  <c:v>43336</c:v>
                </c:pt>
                <c:pt idx="1138">
                  <c:v>43339</c:v>
                </c:pt>
                <c:pt idx="1139">
                  <c:v>43340</c:v>
                </c:pt>
                <c:pt idx="1140">
                  <c:v>43341</c:v>
                </c:pt>
                <c:pt idx="1141">
                  <c:v>43342</c:v>
                </c:pt>
                <c:pt idx="1142">
                  <c:v>43343</c:v>
                </c:pt>
                <c:pt idx="1143">
                  <c:v>43347</c:v>
                </c:pt>
                <c:pt idx="1144">
                  <c:v>43348</c:v>
                </c:pt>
                <c:pt idx="1145">
                  <c:v>43349</c:v>
                </c:pt>
                <c:pt idx="1146">
                  <c:v>43350</c:v>
                </c:pt>
                <c:pt idx="1147">
                  <c:v>43353</c:v>
                </c:pt>
                <c:pt idx="1148">
                  <c:v>43354</c:v>
                </c:pt>
                <c:pt idx="1149">
                  <c:v>43355</c:v>
                </c:pt>
                <c:pt idx="1150">
                  <c:v>43356</c:v>
                </c:pt>
                <c:pt idx="1151">
                  <c:v>43357</c:v>
                </c:pt>
                <c:pt idx="1152">
                  <c:v>43360</c:v>
                </c:pt>
                <c:pt idx="1153">
                  <c:v>43361</c:v>
                </c:pt>
                <c:pt idx="1154">
                  <c:v>43362</c:v>
                </c:pt>
                <c:pt idx="1155">
                  <c:v>43363</c:v>
                </c:pt>
                <c:pt idx="1156">
                  <c:v>43364</c:v>
                </c:pt>
                <c:pt idx="1157">
                  <c:v>43367</c:v>
                </c:pt>
                <c:pt idx="1158">
                  <c:v>43368</c:v>
                </c:pt>
                <c:pt idx="1159">
                  <c:v>43369</c:v>
                </c:pt>
                <c:pt idx="1160">
                  <c:v>43370</c:v>
                </c:pt>
                <c:pt idx="1161">
                  <c:v>43371</c:v>
                </c:pt>
                <c:pt idx="1162">
                  <c:v>43374</c:v>
                </c:pt>
                <c:pt idx="1163">
                  <c:v>43375</c:v>
                </c:pt>
                <c:pt idx="1164">
                  <c:v>43376</c:v>
                </c:pt>
                <c:pt idx="1165">
                  <c:v>43377</c:v>
                </c:pt>
                <c:pt idx="1166">
                  <c:v>43378</c:v>
                </c:pt>
                <c:pt idx="1167">
                  <c:v>43381</c:v>
                </c:pt>
                <c:pt idx="1168">
                  <c:v>43382</c:v>
                </c:pt>
                <c:pt idx="1169">
                  <c:v>43383</c:v>
                </c:pt>
                <c:pt idx="1170">
                  <c:v>43384</c:v>
                </c:pt>
                <c:pt idx="1171">
                  <c:v>43385</c:v>
                </c:pt>
                <c:pt idx="1172">
                  <c:v>43388</c:v>
                </c:pt>
                <c:pt idx="1173">
                  <c:v>43389</c:v>
                </c:pt>
                <c:pt idx="1174">
                  <c:v>43390</c:v>
                </c:pt>
                <c:pt idx="1175">
                  <c:v>43391</c:v>
                </c:pt>
                <c:pt idx="1176">
                  <c:v>43392</c:v>
                </c:pt>
                <c:pt idx="1177">
                  <c:v>43395</c:v>
                </c:pt>
                <c:pt idx="1178">
                  <c:v>43396</c:v>
                </c:pt>
                <c:pt idx="1179">
                  <c:v>43397</c:v>
                </c:pt>
                <c:pt idx="1180">
                  <c:v>43398</c:v>
                </c:pt>
                <c:pt idx="1181">
                  <c:v>43399</c:v>
                </c:pt>
                <c:pt idx="1182">
                  <c:v>43402</c:v>
                </c:pt>
                <c:pt idx="1183">
                  <c:v>43403</c:v>
                </c:pt>
                <c:pt idx="1184">
                  <c:v>43404</c:v>
                </c:pt>
                <c:pt idx="1185">
                  <c:v>43405</c:v>
                </c:pt>
                <c:pt idx="1186">
                  <c:v>43406</c:v>
                </c:pt>
                <c:pt idx="1187">
                  <c:v>43409</c:v>
                </c:pt>
                <c:pt idx="1188">
                  <c:v>43410</c:v>
                </c:pt>
                <c:pt idx="1189">
                  <c:v>43411</c:v>
                </c:pt>
                <c:pt idx="1190">
                  <c:v>43412</c:v>
                </c:pt>
                <c:pt idx="1191">
                  <c:v>43413</c:v>
                </c:pt>
                <c:pt idx="1192">
                  <c:v>43416</c:v>
                </c:pt>
                <c:pt idx="1193">
                  <c:v>43417</c:v>
                </c:pt>
                <c:pt idx="1194">
                  <c:v>43418</c:v>
                </c:pt>
                <c:pt idx="1195">
                  <c:v>43419</c:v>
                </c:pt>
                <c:pt idx="1196">
                  <c:v>43420</c:v>
                </c:pt>
                <c:pt idx="1197">
                  <c:v>43423</c:v>
                </c:pt>
                <c:pt idx="1198">
                  <c:v>43424</c:v>
                </c:pt>
                <c:pt idx="1199">
                  <c:v>43425</c:v>
                </c:pt>
                <c:pt idx="1200">
                  <c:v>43426</c:v>
                </c:pt>
                <c:pt idx="1201">
                  <c:v>43427</c:v>
                </c:pt>
                <c:pt idx="1202">
                  <c:v>43430</c:v>
                </c:pt>
                <c:pt idx="1203">
                  <c:v>43431</c:v>
                </c:pt>
                <c:pt idx="1204">
                  <c:v>43432</c:v>
                </c:pt>
                <c:pt idx="1205">
                  <c:v>43433</c:v>
                </c:pt>
                <c:pt idx="1206">
                  <c:v>43434</c:v>
                </c:pt>
                <c:pt idx="1207">
                  <c:v>43437</c:v>
                </c:pt>
                <c:pt idx="1208">
                  <c:v>43438</c:v>
                </c:pt>
                <c:pt idx="1209">
                  <c:v>43439</c:v>
                </c:pt>
                <c:pt idx="1210">
                  <c:v>43440</c:v>
                </c:pt>
                <c:pt idx="1211">
                  <c:v>43441</c:v>
                </c:pt>
                <c:pt idx="1212">
                  <c:v>43444</c:v>
                </c:pt>
                <c:pt idx="1213">
                  <c:v>43445</c:v>
                </c:pt>
                <c:pt idx="1214">
                  <c:v>43446</c:v>
                </c:pt>
                <c:pt idx="1215">
                  <c:v>43447</c:v>
                </c:pt>
                <c:pt idx="1216">
                  <c:v>43448</c:v>
                </c:pt>
                <c:pt idx="1217">
                  <c:v>43451</c:v>
                </c:pt>
                <c:pt idx="1218">
                  <c:v>43452</c:v>
                </c:pt>
                <c:pt idx="1219">
                  <c:v>43453</c:v>
                </c:pt>
                <c:pt idx="1220">
                  <c:v>43454</c:v>
                </c:pt>
                <c:pt idx="1221">
                  <c:v>43455</c:v>
                </c:pt>
                <c:pt idx="1222">
                  <c:v>43458</c:v>
                </c:pt>
                <c:pt idx="1223">
                  <c:v>43459</c:v>
                </c:pt>
                <c:pt idx="1224">
                  <c:v>43460</c:v>
                </c:pt>
                <c:pt idx="1225">
                  <c:v>43461</c:v>
                </c:pt>
                <c:pt idx="1226">
                  <c:v>43462</c:v>
                </c:pt>
                <c:pt idx="1227">
                  <c:v>43467</c:v>
                </c:pt>
                <c:pt idx="1228">
                  <c:v>43468</c:v>
                </c:pt>
                <c:pt idx="1229">
                  <c:v>43469</c:v>
                </c:pt>
                <c:pt idx="1230">
                  <c:v>43472</c:v>
                </c:pt>
                <c:pt idx="1231">
                  <c:v>43473</c:v>
                </c:pt>
                <c:pt idx="1232">
                  <c:v>43474</c:v>
                </c:pt>
                <c:pt idx="1233">
                  <c:v>43475</c:v>
                </c:pt>
                <c:pt idx="1234">
                  <c:v>43476</c:v>
                </c:pt>
                <c:pt idx="1235">
                  <c:v>43479</c:v>
                </c:pt>
                <c:pt idx="1236">
                  <c:v>43480</c:v>
                </c:pt>
                <c:pt idx="1237">
                  <c:v>43481</c:v>
                </c:pt>
                <c:pt idx="1238">
                  <c:v>43482</c:v>
                </c:pt>
                <c:pt idx="1239">
                  <c:v>43483</c:v>
                </c:pt>
                <c:pt idx="1240">
                  <c:v>43486</c:v>
                </c:pt>
                <c:pt idx="1241">
                  <c:v>43487</c:v>
                </c:pt>
                <c:pt idx="1242">
                  <c:v>43488</c:v>
                </c:pt>
                <c:pt idx="1243">
                  <c:v>43489</c:v>
                </c:pt>
                <c:pt idx="1244">
                  <c:v>43490</c:v>
                </c:pt>
                <c:pt idx="1245">
                  <c:v>43493</c:v>
                </c:pt>
                <c:pt idx="1246">
                  <c:v>43494</c:v>
                </c:pt>
                <c:pt idx="1247">
                  <c:v>43495</c:v>
                </c:pt>
                <c:pt idx="1248">
                  <c:v>43496</c:v>
                </c:pt>
                <c:pt idx="1249">
                  <c:v>43497</c:v>
                </c:pt>
                <c:pt idx="1250">
                  <c:v>43507</c:v>
                </c:pt>
                <c:pt idx="1251">
                  <c:v>43508</c:v>
                </c:pt>
                <c:pt idx="1252">
                  <c:v>43509</c:v>
                </c:pt>
                <c:pt idx="1253">
                  <c:v>43510</c:v>
                </c:pt>
                <c:pt idx="1254">
                  <c:v>43511</c:v>
                </c:pt>
                <c:pt idx="1255">
                  <c:v>43514</c:v>
                </c:pt>
                <c:pt idx="1256">
                  <c:v>43515</c:v>
                </c:pt>
                <c:pt idx="1257">
                  <c:v>43516</c:v>
                </c:pt>
                <c:pt idx="1258">
                  <c:v>43517</c:v>
                </c:pt>
                <c:pt idx="1259">
                  <c:v>43518</c:v>
                </c:pt>
                <c:pt idx="1260">
                  <c:v>43521</c:v>
                </c:pt>
                <c:pt idx="1261">
                  <c:v>43522</c:v>
                </c:pt>
                <c:pt idx="1262">
                  <c:v>43523</c:v>
                </c:pt>
                <c:pt idx="1263">
                  <c:v>43524</c:v>
                </c:pt>
                <c:pt idx="1264">
                  <c:v>43525</c:v>
                </c:pt>
                <c:pt idx="1265">
                  <c:v>43528</c:v>
                </c:pt>
                <c:pt idx="1266">
                  <c:v>43529</c:v>
                </c:pt>
                <c:pt idx="1267">
                  <c:v>43530</c:v>
                </c:pt>
                <c:pt idx="1268">
                  <c:v>43531</c:v>
                </c:pt>
                <c:pt idx="1269">
                  <c:v>43532</c:v>
                </c:pt>
                <c:pt idx="1270">
                  <c:v>43535</c:v>
                </c:pt>
                <c:pt idx="1271">
                  <c:v>43536</c:v>
                </c:pt>
                <c:pt idx="1272">
                  <c:v>43537</c:v>
                </c:pt>
                <c:pt idx="1273">
                  <c:v>43538</c:v>
                </c:pt>
                <c:pt idx="1274">
                  <c:v>43539</c:v>
                </c:pt>
                <c:pt idx="1275">
                  <c:v>43542</c:v>
                </c:pt>
                <c:pt idx="1276">
                  <c:v>43543</c:v>
                </c:pt>
                <c:pt idx="1277">
                  <c:v>43544</c:v>
                </c:pt>
                <c:pt idx="1278">
                  <c:v>43545</c:v>
                </c:pt>
                <c:pt idx="1279">
                  <c:v>43546</c:v>
                </c:pt>
                <c:pt idx="1280">
                  <c:v>43549</c:v>
                </c:pt>
                <c:pt idx="1281">
                  <c:v>43550</c:v>
                </c:pt>
                <c:pt idx="1282">
                  <c:v>43551</c:v>
                </c:pt>
                <c:pt idx="1283">
                  <c:v>43552</c:v>
                </c:pt>
                <c:pt idx="1284">
                  <c:v>43553</c:v>
                </c:pt>
                <c:pt idx="1285">
                  <c:v>43556</c:v>
                </c:pt>
                <c:pt idx="1286">
                  <c:v>43557</c:v>
                </c:pt>
                <c:pt idx="1287">
                  <c:v>43558</c:v>
                </c:pt>
                <c:pt idx="1288">
                  <c:v>43559</c:v>
                </c:pt>
                <c:pt idx="1289">
                  <c:v>43560</c:v>
                </c:pt>
                <c:pt idx="1290">
                  <c:v>43563</c:v>
                </c:pt>
                <c:pt idx="1291">
                  <c:v>43564</c:v>
                </c:pt>
                <c:pt idx="1292">
                  <c:v>43565</c:v>
                </c:pt>
                <c:pt idx="1293">
                  <c:v>43566</c:v>
                </c:pt>
                <c:pt idx="1294">
                  <c:v>43567</c:v>
                </c:pt>
                <c:pt idx="1295">
                  <c:v>43571</c:v>
                </c:pt>
                <c:pt idx="1296">
                  <c:v>43572</c:v>
                </c:pt>
                <c:pt idx="1297">
                  <c:v>43573</c:v>
                </c:pt>
                <c:pt idx="1298">
                  <c:v>43574</c:v>
                </c:pt>
                <c:pt idx="1299">
                  <c:v>43577</c:v>
                </c:pt>
                <c:pt idx="1300">
                  <c:v>43578</c:v>
                </c:pt>
                <c:pt idx="1301">
                  <c:v>43579</c:v>
                </c:pt>
                <c:pt idx="1302">
                  <c:v>43580</c:v>
                </c:pt>
                <c:pt idx="1303">
                  <c:v>43581</c:v>
                </c:pt>
                <c:pt idx="1304">
                  <c:v>43587</c:v>
                </c:pt>
                <c:pt idx="1305">
                  <c:v>43588</c:v>
                </c:pt>
                <c:pt idx="1306">
                  <c:v>43591</c:v>
                </c:pt>
                <c:pt idx="1307">
                  <c:v>43592</c:v>
                </c:pt>
                <c:pt idx="1308">
                  <c:v>43593</c:v>
                </c:pt>
                <c:pt idx="1309">
                  <c:v>43594</c:v>
                </c:pt>
                <c:pt idx="1310">
                  <c:v>43595</c:v>
                </c:pt>
                <c:pt idx="1311">
                  <c:v>43598</c:v>
                </c:pt>
                <c:pt idx="1312">
                  <c:v>43599</c:v>
                </c:pt>
                <c:pt idx="1313">
                  <c:v>43600</c:v>
                </c:pt>
                <c:pt idx="1314">
                  <c:v>43601</c:v>
                </c:pt>
                <c:pt idx="1315">
                  <c:v>43602</c:v>
                </c:pt>
                <c:pt idx="1316">
                  <c:v>43605</c:v>
                </c:pt>
                <c:pt idx="1317">
                  <c:v>43606</c:v>
                </c:pt>
                <c:pt idx="1318">
                  <c:v>43607</c:v>
                </c:pt>
                <c:pt idx="1319">
                  <c:v>43608</c:v>
                </c:pt>
                <c:pt idx="1320">
                  <c:v>43609</c:v>
                </c:pt>
                <c:pt idx="1321">
                  <c:v>43612</c:v>
                </c:pt>
                <c:pt idx="1322">
                  <c:v>43613</c:v>
                </c:pt>
                <c:pt idx="1323">
                  <c:v>43614</c:v>
                </c:pt>
                <c:pt idx="1324">
                  <c:v>43615</c:v>
                </c:pt>
                <c:pt idx="1325">
                  <c:v>43616</c:v>
                </c:pt>
                <c:pt idx="1326">
                  <c:v>43619</c:v>
                </c:pt>
                <c:pt idx="1327">
                  <c:v>43620</c:v>
                </c:pt>
                <c:pt idx="1328">
                  <c:v>43621</c:v>
                </c:pt>
                <c:pt idx="1329">
                  <c:v>43622</c:v>
                </c:pt>
                <c:pt idx="1330">
                  <c:v>43623</c:v>
                </c:pt>
                <c:pt idx="1331">
                  <c:v>43626</c:v>
                </c:pt>
                <c:pt idx="1332">
                  <c:v>43627</c:v>
                </c:pt>
                <c:pt idx="1333">
                  <c:v>43628</c:v>
                </c:pt>
                <c:pt idx="1334">
                  <c:v>43629</c:v>
                </c:pt>
                <c:pt idx="1335">
                  <c:v>43630</c:v>
                </c:pt>
                <c:pt idx="1336">
                  <c:v>43633</c:v>
                </c:pt>
                <c:pt idx="1337">
                  <c:v>43634</c:v>
                </c:pt>
                <c:pt idx="1338">
                  <c:v>43635</c:v>
                </c:pt>
                <c:pt idx="1339">
                  <c:v>43636</c:v>
                </c:pt>
                <c:pt idx="1340">
                  <c:v>43637</c:v>
                </c:pt>
                <c:pt idx="1341">
                  <c:v>43640</c:v>
                </c:pt>
                <c:pt idx="1342">
                  <c:v>43641</c:v>
                </c:pt>
                <c:pt idx="1343">
                  <c:v>43642</c:v>
                </c:pt>
                <c:pt idx="1344">
                  <c:v>43643</c:v>
                </c:pt>
                <c:pt idx="1345">
                  <c:v>43644</c:v>
                </c:pt>
                <c:pt idx="1346">
                  <c:v>43647</c:v>
                </c:pt>
                <c:pt idx="1347">
                  <c:v>43648</c:v>
                </c:pt>
                <c:pt idx="1348">
                  <c:v>43649</c:v>
                </c:pt>
                <c:pt idx="1349">
                  <c:v>43650</c:v>
                </c:pt>
                <c:pt idx="1350">
                  <c:v>43651</c:v>
                </c:pt>
                <c:pt idx="1351">
                  <c:v>43654</c:v>
                </c:pt>
                <c:pt idx="1352">
                  <c:v>43655</c:v>
                </c:pt>
                <c:pt idx="1353">
                  <c:v>43656</c:v>
                </c:pt>
                <c:pt idx="1354">
                  <c:v>43657</c:v>
                </c:pt>
                <c:pt idx="1355">
                  <c:v>43658</c:v>
                </c:pt>
                <c:pt idx="1356">
                  <c:v>43661</c:v>
                </c:pt>
                <c:pt idx="1357">
                  <c:v>43662</c:v>
                </c:pt>
                <c:pt idx="1358">
                  <c:v>43663</c:v>
                </c:pt>
                <c:pt idx="1359">
                  <c:v>43664</c:v>
                </c:pt>
                <c:pt idx="1360">
                  <c:v>43665</c:v>
                </c:pt>
                <c:pt idx="1361">
                  <c:v>43668</c:v>
                </c:pt>
                <c:pt idx="1362">
                  <c:v>43669</c:v>
                </c:pt>
                <c:pt idx="1363">
                  <c:v>43670</c:v>
                </c:pt>
                <c:pt idx="1364">
                  <c:v>43671</c:v>
                </c:pt>
                <c:pt idx="1365">
                  <c:v>43672</c:v>
                </c:pt>
                <c:pt idx="1366">
                  <c:v>43675</c:v>
                </c:pt>
                <c:pt idx="1367">
                  <c:v>43676</c:v>
                </c:pt>
                <c:pt idx="1368">
                  <c:v>43677</c:v>
                </c:pt>
                <c:pt idx="1369">
                  <c:v>43678</c:v>
                </c:pt>
                <c:pt idx="1370">
                  <c:v>43679</c:v>
                </c:pt>
                <c:pt idx="1371">
                  <c:v>43682</c:v>
                </c:pt>
                <c:pt idx="1372">
                  <c:v>43683</c:v>
                </c:pt>
                <c:pt idx="1373">
                  <c:v>43684</c:v>
                </c:pt>
                <c:pt idx="1374">
                  <c:v>43685</c:v>
                </c:pt>
                <c:pt idx="1375">
                  <c:v>43686</c:v>
                </c:pt>
                <c:pt idx="1376">
                  <c:v>43689</c:v>
                </c:pt>
                <c:pt idx="1377">
                  <c:v>43690</c:v>
                </c:pt>
                <c:pt idx="1378">
                  <c:v>43691</c:v>
                </c:pt>
                <c:pt idx="1379">
                  <c:v>43692</c:v>
                </c:pt>
                <c:pt idx="1380">
                  <c:v>43693</c:v>
                </c:pt>
                <c:pt idx="1381">
                  <c:v>43696</c:v>
                </c:pt>
                <c:pt idx="1382">
                  <c:v>43697</c:v>
                </c:pt>
                <c:pt idx="1383">
                  <c:v>43698</c:v>
                </c:pt>
                <c:pt idx="1384">
                  <c:v>43699</c:v>
                </c:pt>
                <c:pt idx="1385">
                  <c:v>43700</c:v>
                </c:pt>
                <c:pt idx="1386">
                  <c:v>43703</c:v>
                </c:pt>
                <c:pt idx="1387">
                  <c:v>43704</c:v>
                </c:pt>
                <c:pt idx="1388">
                  <c:v>43705</c:v>
                </c:pt>
                <c:pt idx="1389">
                  <c:v>43706</c:v>
                </c:pt>
                <c:pt idx="1390">
                  <c:v>43707</c:v>
                </c:pt>
                <c:pt idx="1391">
                  <c:v>43711</c:v>
                </c:pt>
                <c:pt idx="1392">
                  <c:v>43712</c:v>
                </c:pt>
                <c:pt idx="1393">
                  <c:v>43713</c:v>
                </c:pt>
                <c:pt idx="1394">
                  <c:v>43714</c:v>
                </c:pt>
                <c:pt idx="1395">
                  <c:v>43717</c:v>
                </c:pt>
                <c:pt idx="1396">
                  <c:v>43718</c:v>
                </c:pt>
                <c:pt idx="1397">
                  <c:v>43719</c:v>
                </c:pt>
                <c:pt idx="1398">
                  <c:v>43720</c:v>
                </c:pt>
                <c:pt idx="1399">
                  <c:v>43721</c:v>
                </c:pt>
                <c:pt idx="1400">
                  <c:v>43724</c:v>
                </c:pt>
                <c:pt idx="1401">
                  <c:v>43725</c:v>
                </c:pt>
                <c:pt idx="1402">
                  <c:v>43726</c:v>
                </c:pt>
                <c:pt idx="1403">
                  <c:v>43727</c:v>
                </c:pt>
                <c:pt idx="1404">
                  <c:v>43728</c:v>
                </c:pt>
                <c:pt idx="1405">
                  <c:v>43731</c:v>
                </c:pt>
                <c:pt idx="1406">
                  <c:v>43732</c:v>
                </c:pt>
                <c:pt idx="1407">
                  <c:v>43733</c:v>
                </c:pt>
                <c:pt idx="1408">
                  <c:v>43734</c:v>
                </c:pt>
                <c:pt idx="1409">
                  <c:v>43735</c:v>
                </c:pt>
                <c:pt idx="1410">
                  <c:v>43738</c:v>
                </c:pt>
                <c:pt idx="1411">
                  <c:v>43739</c:v>
                </c:pt>
                <c:pt idx="1412">
                  <c:v>43740</c:v>
                </c:pt>
                <c:pt idx="1413">
                  <c:v>43741</c:v>
                </c:pt>
                <c:pt idx="1414">
                  <c:v>43742</c:v>
                </c:pt>
                <c:pt idx="1415">
                  <c:v>43745</c:v>
                </c:pt>
                <c:pt idx="1416">
                  <c:v>43746</c:v>
                </c:pt>
                <c:pt idx="1417">
                  <c:v>43747</c:v>
                </c:pt>
                <c:pt idx="1418">
                  <c:v>43748</c:v>
                </c:pt>
                <c:pt idx="1419">
                  <c:v>43749</c:v>
                </c:pt>
                <c:pt idx="1420">
                  <c:v>43752</c:v>
                </c:pt>
                <c:pt idx="1421">
                  <c:v>43753</c:v>
                </c:pt>
                <c:pt idx="1422">
                  <c:v>43754</c:v>
                </c:pt>
                <c:pt idx="1423">
                  <c:v>43755</c:v>
                </c:pt>
                <c:pt idx="1424">
                  <c:v>43756</c:v>
                </c:pt>
                <c:pt idx="1425">
                  <c:v>43759</c:v>
                </c:pt>
                <c:pt idx="1426">
                  <c:v>43760</c:v>
                </c:pt>
                <c:pt idx="1427">
                  <c:v>43761</c:v>
                </c:pt>
                <c:pt idx="1428">
                  <c:v>43762</c:v>
                </c:pt>
                <c:pt idx="1429">
                  <c:v>43763</c:v>
                </c:pt>
                <c:pt idx="1430">
                  <c:v>43766</c:v>
                </c:pt>
                <c:pt idx="1431">
                  <c:v>43767</c:v>
                </c:pt>
                <c:pt idx="1432">
                  <c:v>43768</c:v>
                </c:pt>
                <c:pt idx="1433">
                  <c:v>43769</c:v>
                </c:pt>
                <c:pt idx="1434">
                  <c:v>43770</c:v>
                </c:pt>
                <c:pt idx="1435">
                  <c:v>43773</c:v>
                </c:pt>
                <c:pt idx="1436">
                  <c:v>43774</c:v>
                </c:pt>
                <c:pt idx="1437">
                  <c:v>43775</c:v>
                </c:pt>
                <c:pt idx="1438">
                  <c:v>43776</c:v>
                </c:pt>
                <c:pt idx="1439">
                  <c:v>43777</c:v>
                </c:pt>
                <c:pt idx="1440">
                  <c:v>43780</c:v>
                </c:pt>
                <c:pt idx="1441">
                  <c:v>43781</c:v>
                </c:pt>
                <c:pt idx="1442">
                  <c:v>43782</c:v>
                </c:pt>
                <c:pt idx="1443">
                  <c:v>43783</c:v>
                </c:pt>
                <c:pt idx="1444">
                  <c:v>43784</c:v>
                </c:pt>
                <c:pt idx="1445">
                  <c:v>43787</c:v>
                </c:pt>
                <c:pt idx="1446">
                  <c:v>43788</c:v>
                </c:pt>
                <c:pt idx="1447">
                  <c:v>43789</c:v>
                </c:pt>
                <c:pt idx="1448">
                  <c:v>43790</c:v>
                </c:pt>
                <c:pt idx="1449">
                  <c:v>43791</c:v>
                </c:pt>
                <c:pt idx="1450">
                  <c:v>43794</c:v>
                </c:pt>
                <c:pt idx="1451">
                  <c:v>43795</c:v>
                </c:pt>
                <c:pt idx="1452">
                  <c:v>43796</c:v>
                </c:pt>
                <c:pt idx="1453">
                  <c:v>43797</c:v>
                </c:pt>
                <c:pt idx="1454">
                  <c:v>43798</c:v>
                </c:pt>
                <c:pt idx="1455">
                  <c:v>43801</c:v>
                </c:pt>
                <c:pt idx="1456">
                  <c:v>43802</c:v>
                </c:pt>
                <c:pt idx="1457">
                  <c:v>43803</c:v>
                </c:pt>
                <c:pt idx="1458">
                  <c:v>43804</c:v>
                </c:pt>
                <c:pt idx="1459">
                  <c:v>43805</c:v>
                </c:pt>
                <c:pt idx="1460">
                  <c:v>43808</c:v>
                </c:pt>
                <c:pt idx="1461">
                  <c:v>43809</c:v>
                </c:pt>
                <c:pt idx="1462">
                  <c:v>43810</c:v>
                </c:pt>
                <c:pt idx="1463">
                  <c:v>43811</c:v>
                </c:pt>
                <c:pt idx="1464">
                  <c:v>43812</c:v>
                </c:pt>
                <c:pt idx="1465">
                  <c:v>43815</c:v>
                </c:pt>
                <c:pt idx="1466">
                  <c:v>43816</c:v>
                </c:pt>
                <c:pt idx="1467">
                  <c:v>43817</c:v>
                </c:pt>
                <c:pt idx="1468">
                  <c:v>43818</c:v>
                </c:pt>
                <c:pt idx="1469">
                  <c:v>43819</c:v>
                </c:pt>
                <c:pt idx="1470">
                  <c:v>43822</c:v>
                </c:pt>
                <c:pt idx="1471">
                  <c:v>43823</c:v>
                </c:pt>
                <c:pt idx="1472">
                  <c:v>43824</c:v>
                </c:pt>
                <c:pt idx="1473">
                  <c:v>43825</c:v>
                </c:pt>
                <c:pt idx="1474">
                  <c:v>43826</c:v>
                </c:pt>
                <c:pt idx="1475">
                  <c:v>43829</c:v>
                </c:pt>
                <c:pt idx="1476">
                  <c:v>43830</c:v>
                </c:pt>
                <c:pt idx="1477">
                  <c:v>43832</c:v>
                </c:pt>
                <c:pt idx="1478">
                  <c:v>43833</c:v>
                </c:pt>
                <c:pt idx="1479">
                  <c:v>43836</c:v>
                </c:pt>
                <c:pt idx="1480">
                  <c:v>43837</c:v>
                </c:pt>
                <c:pt idx="1481">
                  <c:v>43838</c:v>
                </c:pt>
                <c:pt idx="1482">
                  <c:v>43839</c:v>
                </c:pt>
                <c:pt idx="1483">
                  <c:v>43840</c:v>
                </c:pt>
                <c:pt idx="1484">
                  <c:v>43843</c:v>
                </c:pt>
                <c:pt idx="1485">
                  <c:v>43844</c:v>
                </c:pt>
                <c:pt idx="1486">
                  <c:v>43845</c:v>
                </c:pt>
                <c:pt idx="1487">
                  <c:v>43846</c:v>
                </c:pt>
                <c:pt idx="1488">
                  <c:v>43847</c:v>
                </c:pt>
                <c:pt idx="1489">
                  <c:v>43850</c:v>
                </c:pt>
                <c:pt idx="1490">
                  <c:v>43851</c:v>
                </c:pt>
                <c:pt idx="1491">
                  <c:v>43852</c:v>
                </c:pt>
                <c:pt idx="1492">
                  <c:v>43860</c:v>
                </c:pt>
                <c:pt idx="1493">
                  <c:v>43861</c:v>
                </c:pt>
                <c:pt idx="1494">
                  <c:v>43864</c:v>
                </c:pt>
                <c:pt idx="1495">
                  <c:v>43865</c:v>
                </c:pt>
                <c:pt idx="1496">
                  <c:v>43866</c:v>
                </c:pt>
                <c:pt idx="1497">
                  <c:v>43867</c:v>
                </c:pt>
                <c:pt idx="1498">
                  <c:v>43868</c:v>
                </c:pt>
                <c:pt idx="1499">
                  <c:v>43871</c:v>
                </c:pt>
                <c:pt idx="1500">
                  <c:v>43872</c:v>
                </c:pt>
                <c:pt idx="1501">
                  <c:v>43873</c:v>
                </c:pt>
                <c:pt idx="1502">
                  <c:v>43874</c:v>
                </c:pt>
                <c:pt idx="1503">
                  <c:v>43875</c:v>
                </c:pt>
                <c:pt idx="1504">
                  <c:v>43878</c:v>
                </c:pt>
                <c:pt idx="1505">
                  <c:v>43879</c:v>
                </c:pt>
                <c:pt idx="1506">
                  <c:v>43880</c:v>
                </c:pt>
                <c:pt idx="1507">
                  <c:v>43881</c:v>
                </c:pt>
                <c:pt idx="1508">
                  <c:v>43882</c:v>
                </c:pt>
                <c:pt idx="1509">
                  <c:v>43885</c:v>
                </c:pt>
                <c:pt idx="1510">
                  <c:v>43886</c:v>
                </c:pt>
                <c:pt idx="1511">
                  <c:v>43887</c:v>
                </c:pt>
                <c:pt idx="1512">
                  <c:v>43888</c:v>
                </c:pt>
                <c:pt idx="1513">
                  <c:v>43889</c:v>
                </c:pt>
                <c:pt idx="1514">
                  <c:v>43892</c:v>
                </c:pt>
                <c:pt idx="1515">
                  <c:v>43893</c:v>
                </c:pt>
                <c:pt idx="1516">
                  <c:v>43894</c:v>
                </c:pt>
                <c:pt idx="1517">
                  <c:v>43895</c:v>
                </c:pt>
                <c:pt idx="1518">
                  <c:v>43896</c:v>
                </c:pt>
                <c:pt idx="1519">
                  <c:v>43899</c:v>
                </c:pt>
                <c:pt idx="1520">
                  <c:v>43900</c:v>
                </c:pt>
                <c:pt idx="1521">
                  <c:v>43901</c:v>
                </c:pt>
                <c:pt idx="1522">
                  <c:v>43902</c:v>
                </c:pt>
                <c:pt idx="1523">
                  <c:v>43903</c:v>
                </c:pt>
                <c:pt idx="1524">
                  <c:v>43906</c:v>
                </c:pt>
                <c:pt idx="1525">
                  <c:v>43907</c:v>
                </c:pt>
                <c:pt idx="1526">
                  <c:v>43908</c:v>
                </c:pt>
                <c:pt idx="1527">
                  <c:v>43909</c:v>
                </c:pt>
                <c:pt idx="1528">
                  <c:v>43910</c:v>
                </c:pt>
                <c:pt idx="1529">
                  <c:v>43913</c:v>
                </c:pt>
                <c:pt idx="1530">
                  <c:v>43914</c:v>
                </c:pt>
                <c:pt idx="1531">
                  <c:v>43915</c:v>
                </c:pt>
                <c:pt idx="1532">
                  <c:v>43916</c:v>
                </c:pt>
                <c:pt idx="1533">
                  <c:v>43917</c:v>
                </c:pt>
                <c:pt idx="1534">
                  <c:v>43920</c:v>
                </c:pt>
                <c:pt idx="1535">
                  <c:v>43921</c:v>
                </c:pt>
                <c:pt idx="1536">
                  <c:v>43922</c:v>
                </c:pt>
                <c:pt idx="1537">
                  <c:v>43924</c:v>
                </c:pt>
                <c:pt idx="1538">
                  <c:v>43927</c:v>
                </c:pt>
                <c:pt idx="1539">
                  <c:v>43928</c:v>
                </c:pt>
                <c:pt idx="1540">
                  <c:v>43929</c:v>
                </c:pt>
                <c:pt idx="1541">
                  <c:v>43930</c:v>
                </c:pt>
                <c:pt idx="1542">
                  <c:v>43931</c:v>
                </c:pt>
                <c:pt idx="1543">
                  <c:v>43934</c:v>
                </c:pt>
                <c:pt idx="1544">
                  <c:v>43935</c:v>
                </c:pt>
                <c:pt idx="1545">
                  <c:v>43936</c:v>
                </c:pt>
                <c:pt idx="1546">
                  <c:v>43937</c:v>
                </c:pt>
                <c:pt idx="1547">
                  <c:v>43938</c:v>
                </c:pt>
                <c:pt idx="1548">
                  <c:v>43941</c:v>
                </c:pt>
                <c:pt idx="1549">
                  <c:v>43942</c:v>
                </c:pt>
                <c:pt idx="1550">
                  <c:v>43943</c:v>
                </c:pt>
                <c:pt idx="1551">
                  <c:v>43944</c:v>
                </c:pt>
                <c:pt idx="1552">
                  <c:v>43945</c:v>
                </c:pt>
                <c:pt idx="1553">
                  <c:v>43948</c:v>
                </c:pt>
                <c:pt idx="1554">
                  <c:v>43949</c:v>
                </c:pt>
                <c:pt idx="1555">
                  <c:v>43950</c:v>
                </c:pt>
                <c:pt idx="1556">
                  <c:v>43955</c:v>
                </c:pt>
                <c:pt idx="1557">
                  <c:v>43956</c:v>
                </c:pt>
                <c:pt idx="1558">
                  <c:v>43957</c:v>
                </c:pt>
                <c:pt idx="1559">
                  <c:v>43958</c:v>
                </c:pt>
                <c:pt idx="1560">
                  <c:v>43959</c:v>
                </c:pt>
                <c:pt idx="1561">
                  <c:v>43962</c:v>
                </c:pt>
                <c:pt idx="1562">
                  <c:v>43963</c:v>
                </c:pt>
                <c:pt idx="1563">
                  <c:v>43964</c:v>
                </c:pt>
                <c:pt idx="1564">
                  <c:v>43965</c:v>
                </c:pt>
                <c:pt idx="1565">
                  <c:v>43966</c:v>
                </c:pt>
                <c:pt idx="1566">
                  <c:v>43969</c:v>
                </c:pt>
                <c:pt idx="1567">
                  <c:v>43970</c:v>
                </c:pt>
                <c:pt idx="1568">
                  <c:v>43971</c:v>
                </c:pt>
                <c:pt idx="1569">
                  <c:v>43972</c:v>
                </c:pt>
                <c:pt idx="1570">
                  <c:v>43973</c:v>
                </c:pt>
                <c:pt idx="1571">
                  <c:v>43976</c:v>
                </c:pt>
                <c:pt idx="1572">
                  <c:v>43977</c:v>
                </c:pt>
                <c:pt idx="1573">
                  <c:v>43978</c:v>
                </c:pt>
                <c:pt idx="1574">
                  <c:v>43979</c:v>
                </c:pt>
                <c:pt idx="1575">
                  <c:v>43980</c:v>
                </c:pt>
                <c:pt idx="1576">
                  <c:v>43983</c:v>
                </c:pt>
                <c:pt idx="1577">
                  <c:v>43984</c:v>
                </c:pt>
                <c:pt idx="1578">
                  <c:v>43985</c:v>
                </c:pt>
                <c:pt idx="1579">
                  <c:v>43986</c:v>
                </c:pt>
                <c:pt idx="1580">
                  <c:v>43987</c:v>
                </c:pt>
                <c:pt idx="1581">
                  <c:v>43990</c:v>
                </c:pt>
                <c:pt idx="1582">
                  <c:v>43991</c:v>
                </c:pt>
                <c:pt idx="1583">
                  <c:v>43992</c:v>
                </c:pt>
                <c:pt idx="1584">
                  <c:v>43993</c:v>
                </c:pt>
                <c:pt idx="1585">
                  <c:v>43994</c:v>
                </c:pt>
                <c:pt idx="1586">
                  <c:v>43997</c:v>
                </c:pt>
                <c:pt idx="1587">
                  <c:v>43998</c:v>
                </c:pt>
                <c:pt idx="1588">
                  <c:v>43999</c:v>
                </c:pt>
                <c:pt idx="1589">
                  <c:v>44000</c:v>
                </c:pt>
                <c:pt idx="1590">
                  <c:v>44001</c:v>
                </c:pt>
                <c:pt idx="1591">
                  <c:v>44004</c:v>
                </c:pt>
                <c:pt idx="1592">
                  <c:v>44005</c:v>
                </c:pt>
                <c:pt idx="1593">
                  <c:v>44006</c:v>
                </c:pt>
                <c:pt idx="1594">
                  <c:v>44007</c:v>
                </c:pt>
                <c:pt idx="1595">
                  <c:v>44008</c:v>
                </c:pt>
                <c:pt idx="1596">
                  <c:v>44011</c:v>
                </c:pt>
                <c:pt idx="1597">
                  <c:v>44012</c:v>
                </c:pt>
                <c:pt idx="1598">
                  <c:v>44013</c:v>
                </c:pt>
                <c:pt idx="1599">
                  <c:v>44014</c:v>
                </c:pt>
                <c:pt idx="1600">
                  <c:v>44015</c:v>
                </c:pt>
                <c:pt idx="1601">
                  <c:v>44018</c:v>
                </c:pt>
                <c:pt idx="1602">
                  <c:v>44019</c:v>
                </c:pt>
                <c:pt idx="1603">
                  <c:v>44020</c:v>
                </c:pt>
                <c:pt idx="1604">
                  <c:v>44021</c:v>
                </c:pt>
                <c:pt idx="1605">
                  <c:v>44022</c:v>
                </c:pt>
                <c:pt idx="1606">
                  <c:v>44025</c:v>
                </c:pt>
                <c:pt idx="1607">
                  <c:v>44026</c:v>
                </c:pt>
                <c:pt idx="1608">
                  <c:v>44027</c:v>
                </c:pt>
                <c:pt idx="1609">
                  <c:v>44028</c:v>
                </c:pt>
                <c:pt idx="1610">
                  <c:v>44029</c:v>
                </c:pt>
                <c:pt idx="1611">
                  <c:v>44032</c:v>
                </c:pt>
                <c:pt idx="1612">
                  <c:v>44033</c:v>
                </c:pt>
                <c:pt idx="1613">
                  <c:v>44034</c:v>
                </c:pt>
                <c:pt idx="1614">
                  <c:v>44035</c:v>
                </c:pt>
                <c:pt idx="1615">
                  <c:v>44036</c:v>
                </c:pt>
                <c:pt idx="1616">
                  <c:v>44039</c:v>
                </c:pt>
                <c:pt idx="1617">
                  <c:v>44040</c:v>
                </c:pt>
                <c:pt idx="1618">
                  <c:v>44041</c:v>
                </c:pt>
                <c:pt idx="1619">
                  <c:v>44042</c:v>
                </c:pt>
                <c:pt idx="1620">
                  <c:v>44043</c:v>
                </c:pt>
                <c:pt idx="1621">
                  <c:v>44046</c:v>
                </c:pt>
                <c:pt idx="1622">
                  <c:v>44047</c:v>
                </c:pt>
                <c:pt idx="1623">
                  <c:v>44048</c:v>
                </c:pt>
                <c:pt idx="1624">
                  <c:v>44049</c:v>
                </c:pt>
                <c:pt idx="1625">
                  <c:v>44050</c:v>
                </c:pt>
                <c:pt idx="1626">
                  <c:v>44053</c:v>
                </c:pt>
                <c:pt idx="1627">
                  <c:v>44054</c:v>
                </c:pt>
                <c:pt idx="1628">
                  <c:v>44055</c:v>
                </c:pt>
                <c:pt idx="1629">
                  <c:v>44056</c:v>
                </c:pt>
                <c:pt idx="1630">
                  <c:v>44057</c:v>
                </c:pt>
                <c:pt idx="1631">
                  <c:v>44060</c:v>
                </c:pt>
                <c:pt idx="1632">
                  <c:v>44061</c:v>
                </c:pt>
                <c:pt idx="1633">
                  <c:v>44062</c:v>
                </c:pt>
                <c:pt idx="1634">
                  <c:v>44063</c:v>
                </c:pt>
                <c:pt idx="1635">
                  <c:v>44064</c:v>
                </c:pt>
                <c:pt idx="1636">
                  <c:v>44067</c:v>
                </c:pt>
                <c:pt idx="1637">
                  <c:v>44068</c:v>
                </c:pt>
                <c:pt idx="1638">
                  <c:v>44069</c:v>
                </c:pt>
                <c:pt idx="1639">
                  <c:v>44070</c:v>
                </c:pt>
                <c:pt idx="1640">
                  <c:v>44071</c:v>
                </c:pt>
                <c:pt idx="1641">
                  <c:v>44074</c:v>
                </c:pt>
                <c:pt idx="1642">
                  <c:v>44075</c:v>
                </c:pt>
                <c:pt idx="1643">
                  <c:v>44077</c:v>
                </c:pt>
                <c:pt idx="1644">
                  <c:v>44078</c:v>
                </c:pt>
                <c:pt idx="1645">
                  <c:v>44081</c:v>
                </c:pt>
                <c:pt idx="1646">
                  <c:v>44082</c:v>
                </c:pt>
                <c:pt idx="1647">
                  <c:v>44083</c:v>
                </c:pt>
                <c:pt idx="1648">
                  <c:v>44084</c:v>
                </c:pt>
                <c:pt idx="1649">
                  <c:v>44085</c:v>
                </c:pt>
                <c:pt idx="1650">
                  <c:v>44088</c:v>
                </c:pt>
                <c:pt idx="1651">
                  <c:v>44089</c:v>
                </c:pt>
                <c:pt idx="1652">
                  <c:v>44090</c:v>
                </c:pt>
                <c:pt idx="1653">
                  <c:v>44091</c:v>
                </c:pt>
                <c:pt idx="1654">
                  <c:v>44092</c:v>
                </c:pt>
                <c:pt idx="1655">
                  <c:v>44095</c:v>
                </c:pt>
                <c:pt idx="1656">
                  <c:v>44096</c:v>
                </c:pt>
                <c:pt idx="1657">
                  <c:v>44097</c:v>
                </c:pt>
                <c:pt idx="1658">
                  <c:v>44098</c:v>
                </c:pt>
                <c:pt idx="1659">
                  <c:v>44099</c:v>
                </c:pt>
                <c:pt idx="1660">
                  <c:v>44102</c:v>
                </c:pt>
                <c:pt idx="1661">
                  <c:v>44103</c:v>
                </c:pt>
                <c:pt idx="1662">
                  <c:v>44104</c:v>
                </c:pt>
                <c:pt idx="1663">
                  <c:v>44105</c:v>
                </c:pt>
                <c:pt idx="1664">
                  <c:v>44106</c:v>
                </c:pt>
                <c:pt idx="1665">
                  <c:v>44109</c:v>
                </c:pt>
                <c:pt idx="1666">
                  <c:v>44110</c:v>
                </c:pt>
                <c:pt idx="1667">
                  <c:v>44111</c:v>
                </c:pt>
                <c:pt idx="1668">
                  <c:v>44112</c:v>
                </c:pt>
                <c:pt idx="1669">
                  <c:v>44113</c:v>
                </c:pt>
                <c:pt idx="1670">
                  <c:v>44116</c:v>
                </c:pt>
                <c:pt idx="1671">
                  <c:v>44117</c:v>
                </c:pt>
                <c:pt idx="1672">
                  <c:v>44118</c:v>
                </c:pt>
                <c:pt idx="1673">
                  <c:v>44119</c:v>
                </c:pt>
                <c:pt idx="1674">
                  <c:v>44120</c:v>
                </c:pt>
                <c:pt idx="1675">
                  <c:v>44123</c:v>
                </c:pt>
                <c:pt idx="1676">
                  <c:v>44124</c:v>
                </c:pt>
                <c:pt idx="1677">
                  <c:v>44125</c:v>
                </c:pt>
                <c:pt idx="1678">
                  <c:v>44126</c:v>
                </c:pt>
                <c:pt idx="1679">
                  <c:v>44127</c:v>
                </c:pt>
                <c:pt idx="1680">
                  <c:v>44130</c:v>
                </c:pt>
                <c:pt idx="1681">
                  <c:v>44131</c:v>
                </c:pt>
                <c:pt idx="1682">
                  <c:v>44132</c:v>
                </c:pt>
                <c:pt idx="1683">
                  <c:v>44133</c:v>
                </c:pt>
                <c:pt idx="1684">
                  <c:v>44134</c:v>
                </c:pt>
                <c:pt idx="1685">
                  <c:v>44137</c:v>
                </c:pt>
                <c:pt idx="1686">
                  <c:v>44138</c:v>
                </c:pt>
                <c:pt idx="1687">
                  <c:v>44139</c:v>
                </c:pt>
                <c:pt idx="1688">
                  <c:v>44140</c:v>
                </c:pt>
                <c:pt idx="1689">
                  <c:v>44141</c:v>
                </c:pt>
                <c:pt idx="1690">
                  <c:v>44144</c:v>
                </c:pt>
                <c:pt idx="1691">
                  <c:v>44145</c:v>
                </c:pt>
                <c:pt idx="1692">
                  <c:v>44146</c:v>
                </c:pt>
                <c:pt idx="1693">
                  <c:v>44147</c:v>
                </c:pt>
                <c:pt idx="1694">
                  <c:v>44148</c:v>
                </c:pt>
                <c:pt idx="1695">
                  <c:v>44151</c:v>
                </c:pt>
                <c:pt idx="1696">
                  <c:v>44152</c:v>
                </c:pt>
                <c:pt idx="1697">
                  <c:v>44153</c:v>
                </c:pt>
                <c:pt idx="1698">
                  <c:v>44154</c:v>
                </c:pt>
                <c:pt idx="1699">
                  <c:v>44155</c:v>
                </c:pt>
                <c:pt idx="1700">
                  <c:v>44158</c:v>
                </c:pt>
                <c:pt idx="1701">
                  <c:v>44159</c:v>
                </c:pt>
                <c:pt idx="1702">
                  <c:v>44160</c:v>
                </c:pt>
                <c:pt idx="1703">
                  <c:v>44161</c:v>
                </c:pt>
                <c:pt idx="1704">
                  <c:v>44162</c:v>
                </c:pt>
                <c:pt idx="1705">
                  <c:v>44165</c:v>
                </c:pt>
                <c:pt idx="1706">
                  <c:v>44166</c:v>
                </c:pt>
                <c:pt idx="1707">
                  <c:v>44167</c:v>
                </c:pt>
                <c:pt idx="1708">
                  <c:v>44168</c:v>
                </c:pt>
                <c:pt idx="1709">
                  <c:v>44169</c:v>
                </c:pt>
                <c:pt idx="1710">
                  <c:v>44172</c:v>
                </c:pt>
                <c:pt idx="1711">
                  <c:v>44173</c:v>
                </c:pt>
                <c:pt idx="1712">
                  <c:v>44174</c:v>
                </c:pt>
                <c:pt idx="1713">
                  <c:v>44175</c:v>
                </c:pt>
                <c:pt idx="1714">
                  <c:v>44176</c:v>
                </c:pt>
                <c:pt idx="1715">
                  <c:v>44179</c:v>
                </c:pt>
                <c:pt idx="1716">
                  <c:v>44180</c:v>
                </c:pt>
                <c:pt idx="1717">
                  <c:v>44181</c:v>
                </c:pt>
                <c:pt idx="1718">
                  <c:v>44182</c:v>
                </c:pt>
                <c:pt idx="1719">
                  <c:v>44183</c:v>
                </c:pt>
                <c:pt idx="1720">
                  <c:v>44186</c:v>
                </c:pt>
                <c:pt idx="1721">
                  <c:v>44187</c:v>
                </c:pt>
                <c:pt idx="1722">
                  <c:v>44188</c:v>
                </c:pt>
                <c:pt idx="1723">
                  <c:v>44189</c:v>
                </c:pt>
                <c:pt idx="1724">
                  <c:v>44190</c:v>
                </c:pt>
                <c:pt idx="1725">
                  <c:v>44193</c:v>
                </c:pt>
                <c:pt idx="1726">
                  <c:v>44194</c:v>
                </c:pt>
                <c:pt idx="1727">
                  <c:v>44195</c:v>
                </c:pt>
                <c:pt idx="1728">
                  <c:v>44196</c:v>
                </c:pt>
                <c:pt idx="1729">
                  <c:v>44200</c:v>
                </c:pt>
                <c:pt idx="1730">
                  <c:v>44201</c:v>
                </c:pt>
                <c:pt idx="1731">
                  <c:v>44202</c:v>
                </c:pt>
                <c:pt idx="1732">
                  <c:v>44203</c:v>
                </c:pt>
                <c:pt idx="1733">
                  <c:v>44204</c:v>
                </c:pt>
                <c:pt idx="1734">
                  <c:v>44207</c:v>
                </c:pt>
                <c:pt idx="1735">
                  <c:v>44208</c:v>
                </c:pt>
                <c:pt idx="1736">
                  <c:v>44209</c:v>
                </c:pt>
                <c:pt idx="1737">
                  <c:v>44210</c:v>
                </c:pt>
                <c:pt idx="1738">
                  <c:v>44211</c:v>
                </c:pt>
                <c:pt idx="1739">
                  <c:v>44214</c:v>
                </c:pt>
                <c:pt idx="1740">
                  <c:v>44215</c:v>
                </c:pt>
                <c:pt idx="1741">
                  <c:v>44216</c:v>
                </c:pt>
                <c:pt idx="1742">
                  <c:v>44217</c:v>
                </c:pt>
                <c:pt idx="1743">
                  <c:v>44218</c:v>
                </c:pt>
                <c:pt idx="1744">
                  <c:v>44221</c:v>
                </c:pt>
                <c:pt idx="1745">
                  <c:v>44222</c:v>
                </c:pt>
                <c:pt idx="1746">
                  <c:v>44223</c:v>
                </c:pt>
                <c:pt idx="1747">
                  <c:v>44224</c:v>
                </c:pt>
                <c:pt idx="1748">
                  <c:v>44225</c:v>
                </c:pt>
                <c:pt idx="1749">
                  <c:v>44228</c:v>
                </c:pt>
                <c:pt idx="1750">
                  <c:v>44229</c:v>
                </c:pt>
                <c:pt idx="1751">
                  <c:v>44230</c:v>
                </c:pt>
                <c:pt idx="1752">
                  <c:v>44231</c:v>
                </c:pt>
                <c:pt idx="1753">
                  <c:v>44232</c:v>
                </c:pt>
                <c:pt idx="1754">
                  <c:v>44235</c:v>
                </c:pt>
                <c:pt idx="1755">
                  <c:v>44236</c:v>
                </c:pt>
                <c:pt idx="1756">
                  <c:v>44244</c:v>
                </c:pt>
                <c:pt idx="1757">
                  <c:v>44245</c:v>
                </c:pt>
                <c:pt idx="1758">
                  <c:v>44246</c:v>
                </c:pt>
                <c:pt idx="1759">
                  <c:v>44249</c:v>
                </c:pt>
                <c:pt idx="1760">
                  <c:v>44250</c:v>
                </c:pt>
                <c:pt idx="1761">
                  <c:v>44251</c:v>
                </c:pt>
                <c:pt idx="1762">
                  <c:v>44252</c:v>
                </c:pt>
                <c:pt idx="1763">
                  <c:v>44253</c:v>
                </c:pt>
                <c:pt idx="1764">
                  <c:v>44256</c:v>
                </c:pt>
                <c:pt idx="1765">
                  <c:v>44257</c:v>
                </c:pt>
                <c:pt idx="1766">
                  <c:v>44258</c:v>
                </c:pt>
                <c:pt idx="1767">
                  <c:v>44259</c:v>
                </c:pt>
                <c:pt idx="1768">
                  <c:v>44260</c:v>
                </c:pt>
                <c:pt idx="1769">
                  <c:v>44263</c:v>
                </c:pt>
                <c:pt idx="1770">
                  <c:v>44264</c:v>
                </c:pt>
                <c:pt idx="1771">
                  <c:v>44265</c:v>
                </c:pt>
                <c:pt idx="1772">
                  <c:v>44266</c:v>
                </c:pt>
                <c:pt idx="1773">
                  <c:v>44267</c:v>
                </c:pt>
                <c:pt idx="1774">
                  <c:v>44270</c:v>
                </c:pt>
                <c:pt idx="1775">
                  <c:v>44271</c:v>
                </c:pt>
                <c:pt idx="1776">
                  <c:v>44272</c:v>
                </c:pt>
                <c:pt idx="1777">
                  <c:v>44273</c:v>
                </c:pt>
                <c:pt idx="1778">
                  <c:v>44274</c:v>
                </c:pt>
                <c:pt idx="1779">
                  <c:v>44277</c:v>
                </c:pt>
                <c:pt idx="1780">
                  <c:v>44278</c:v>
                </c:pt>
                <c:pt idx="1781">
                  <c:v>44279</c:v>
                </c:pt>
                <c:pt idx="1782">
                  <c:v>44280</c:v>
                </c:pt>
                <c:pt idx="1783">
                  <c:v>44281</c:v>
                </c:pt>
                <c:pt idx="1784">
                  <c:v>44284</c:v>
                </c:pt>
                <c:pt idx="1785">
                  <c:v>44285</c:v>
                </c:pt>
                <c:pt idx="1786">
                  <c:v>44286</c:v>
                </c:pt>
                <c:pt idx="1787">
                  <c:v>44287</c:v>
                </c:pt>
                <c:pt idx="1788">
                  <c:v>44288</c:v>
                </c:pt>
                <c:pt idx="1789">
                  <c:v>44291</c:v>
                </c:pt>
                <c:pt idx="1790">
                  <c:v>44292</c:v>
                </c:pt>
                <c:pt idx="1791">
                  <c:v>44293</c:v>
                </c:pt>
                <c:pt idx="1792">
                  <c:v>44294</c:v>
                </c:pt>
                <c:pt idx="1793">
                  <c:v>44295</c:v>
                </c:pt>
                <c:pt idx="1794">
                  <c:v>44298</c:v>
                </c:pt>
                <c:pt idx="1795">
                  <c:v>44299</c:v>
                </c:pt>
                <c:pt idx="1796">
                  <c:v>44300</c:v>
                </c:pt>
                <c:pt idx="1797">
                  <c:v>44301</c:v>
                </c:pt>
                <c:pt idx="1798">
                  <c:v>44302</c:v>
                </c:pt>
                <c:pt idx="1799">
                  <c:v>44305</c:v>
                </c:pt>
                <c:pt idx="1800">
                  <c:v>44306</c:v>
                </c:pt>
                <c:pt idx="1801">
                  <c:v>44308</c:v>
                </c:pt>
                <c:pt idx="1802">
                  <c:v>44309</c:v>
                </c:pt>
                <c:pt idx="1803">
                  <c:v>44312</c:v>
                </c:pt>
                <c:pt idx="1804">
                  <c:v>44313</c:v>
                </c:pt>
                <c:pt idx="1805">
                  <c:v>44314</c:v>
                </c:pt>
                <c:pt idx="1806">
                  <c:v>44315</c:v>
                </c:pt>
                <c:pt idx="1807">
                  <c:v>44320</c:v>
                </c:pt>
                <c:pt idx="1808">
                  <c:v>44321</c:v>
                </c:pt>
                <c:pt idx="1809">
                  <c:v>44322</c:v>
                </c:pt>
                <c:pt idx="1810">
                  <c:v>44323</c:v>
                </c:pt>
                <c:pt idx="1811">
                  <c:v>44326</c:v>
                </c:pt>
                <c:pt idx="1812">
                  <c:v>44327</c:v>
                </c:pt>
                <c:pt idx="1813">
                  <c:v>44328</c:v>
                </c:pt>
                <c:pt idx="1814">
                  <c:v>44329</c:v>
                </c:pt>
                <c:pt idx="1815">
                  <c:v>44330</c:v>
                </c:pt>
                <c:pt idx="1816">
                  <c:v>44333</c:v>
                </c:pt>
                <c:pt idx="1817">
                  <c:v>44334</c:v>
                </c:pt>
                <c:pt idx="1818">
                  <c:v>44335</c:v>
                </c:pt>
                <c:pt idx="1819">
                  <c:v>44336</c:v>
                </c:pt>
                <c:pt idx="1820">
                  <c:v>44337</c:v>
                </c:pt>
                <c:pt idx="1821">
                  <c:v>44340</c:v>
                </c:pt>
                <c:pt idx="1822">
                  <c:v>44341</c:v>
                </c:pt>
                <c:pt idx="1823">
                  <c:v>44342</c:v>
                </c:pt>
                <c:pt idx="1824">
                  <c:v>44343</c:v>
                </c:pt>
                <c:pt idx="1825">
                  <c:v>44344</c:v>
                </c:pt>
                <c:pt idx="1826">
                  <c:v>44347</c:v>
                </c:pt>
                <c:pt idx="1827">
                  <c:v>44348</c:v>
                </c:pt>
                <c:pt idx="1828">
                  <c:v>44349</c:v>
                </c:pt>
                <c:pt idx="1829">
                  <c:v>44350</c:v>
                </c:pt>
                <c:pt idx="1830">
                  <c:v>44351</c:v>
                </c:pt>
                <c:pt idx="1831">
                  <c:v>44354</c:v>
                </c:pt>
                <c:pt idx="1832">
                  <c:v>44355</c:v>
                </c:pt>
                <c:pt idx="1833">
                  <c:v>44356</c:v>
                </c:pt>
                <c:pt idx="1834">
                  <c:v>44357</c:v>
                </c:pt>
                <c:pt idx="1835">
                  <c:v>44358</c:v>
                </c:pt>
                <c:pt idx="1836">
                  <c:v>44361</c:v>
                </c:pt>
                <c:pt idx="1837">
                  <c:v>44362</c:v>
                </c:pt>
                <c:pt idx="1838">
                  <c:v>44363</c:v>
                </c:pt>
                <c:pt idx="1839">
                  <c:v>44364</c:v>
                </c:pt>
                <c:pt idx="1840">
                  <c:v>44365</c:v>
                </c:pt>
                <c:pt idx="1841">
                  <c:v>44368</c:v>
                </c:pt>
                <c:pt idx="1842">
                  <c:v>44369</c:v>
                </c:pt>
                <c:pt idx="1843">
                  <c:v>44370</c:v>
                </c:pt>
                <c:pt idx="1844">
                  <c:v>44371</c:v>
                </c:pt>
                <c:pt idx="1845">
                  <c:v>44372</c:v>
                </c:pt>
                <c:pt idx="1846">
                  <c:v>44375</c:v>
                </c:pt>
                <c:pt idx="1847">
                  <c:v>44376</c:v>
                </c:pt>
                <c:pt idx="1848">
                  <c:v>44377</c:v>
                </c:pt>
                <c:pt idx="1849">
                  <c:v>44378</c:v>
                </c:pt>
                <c:pt idx="1850">
                  <c:v>44379</c:v>
                </c:pt>
                <c:pt idx="1851">
                  <c:v>44382</c:v>
                </c:pt>
                <c:pt idx="1852">
                  <c:v>44383</c:v>
                </c:pt>
                <c:pt idx="1853">
                  <c:v>44384</c:v>
                </c:pt>
                <c:pt idx="1854">
                  <c:v>44385</c:v>
                </c:pt>
                <c:pt idx="1855">
                  <c:v>44386</c:v>
                </c:pt>
                <c:pt idx="1856">
                  <c:v>44389</c:v>
                </c:pt>
                <c:pt idx="1857">
                  <c:v>44390</c:v>
                </c:pt>
                <c:pt idx="1858">
                  <c:v>44391</c:v>
                </c:pt>
                <c:pt idx="1859">
                  <c:v>44392</c:v>
                </c:pt>
                <c:pt idx="1860">
                  <c:v>44393</c:v>
                </c:pt>
                <c:pt idx="1861">
                  <c:v>44396</c:v>
                </c:pt>
                <c:pt idx="1862">
                  <c:v>44397</c:v>
                </c:pt>
                <c:pt idx="1863">
                  <c:v>44398</c:v>
                </c:pt>
                <c:pt idx="1864">
                  <c:v>44399</c:v>
                </c:pt>
                <c:pt idx="1865">
                  <c:v>44400</c:v>
                </c:pt>
                <c:pt idx="1866">
                  <c:v>44403</c:v>
                </c:pt>
                <c:pt idx="1867">
                  <c:v>44404</c:v>
                </c:pt>
                <c:pt idx="1868">
                  <c:v>44405</c:v>
                </c:pt>
                <c:pt idx="1869">
                  <c:v>44406</c:v>
                </c:pt>
                <c:pt idx="1870">
                  <c:v>44407</c:v>
                </c:pt>
                <c:pt idx="1871">
                  <c:v>44410</c:v>
                </c:pt>
                <c:pt idx="1872">
                  <c:v>44411</c:v>
                </c:pt>
                <c:pt idx="1873">
                  <c:v>44412</c:v>
                </c:pt>
                <c:pt idx="1874">
                  <c:v>44413</c:v>
                </c:pt>
                <c:pt idx="1875">
                  <c:v>44414</c:v>
                </c:pt>
                <c:pt idx="1876">
                  <c:v>44417</c:v>
                </c:pt>
                <c:pt idx="1877">
                  <c:v>44418</c:v>
                </c:pt>
                <c:pt idx="1878">
                  <c:v>44419</c:v>
                </c:pt>
                <c:pt idx="1879">
                  <c:v>44420</c:v>
                </c:pt>
                <c:pt idx="1880">
                  <c:v>44421</c:v>
                </c:pt>
                <c:pt idx="1881">
                  <c:v>44424</c:v>
                </c:pt>
                <c:pt idx="1882">
                  <c:v>44425</c:v>
                </c:pt>
                <c:pt idx="1883">
                  <c:v>44426</c:v>
                </c:pt>
                <c:pt idx="1884">
                  <c:v>44427</c:v>
                </c:pt>
                <c:pt idx="1885">
                  <c:v>44428</c:v>
                </c:pt>
                <c:pt idx="1886">
                  <c:v>44431</c:v>
                </c:pt>
                <c:pt idx="1887">
                  <c:v>44432</c:v>
                </c:pt>
                <c:pt idx="1888">
                  <c:v>44433</c:v>
                </c:pt>
                <c:pt idx="1889">
                  <c:v>44434</c:v>
                </c:pt>
                <c:pt idx="1890">
                  <c:v>44435</c:v>
                </c:pt>
                <c:pt idx="1891">
                  <c:v>44438</c:v>
                </c:pt>
                <c:pt idx="1892">
                  <c:v>44439</c:v>
                </c:pt>
                <c:pt idx="1893">
                  <c:v>44440</c:v>
                </c:pt>
                <c:pt idx="1894">
                  <c:v>44445</c:v>
                </c:pt>
                <c:pt idx="1895">
                  <c:v>44446</c:v>
                </c:pt>
                <c:pt idx="1896">
                  <c:v>44447</c:v>
                </c:pt>
                <c:pt idx="1897">
                  <c:v>44448</c:v>
                </c:pt>
                <c:pt idx="1898">
                  <c:v>44449</c:v>
                </c:pt>
                <c:pt idx="1899">
                  <c:v>44452</c:v>
                </c:pt>
                <c:pt idx="1900">
                  <c:v>44453</c:v>
                </c:pt>
                <c:pt idx="1901">
                  <c:v>44454</c:v>
                </c:pt>
                <c:pt idx="1902">
                  <c:v>44455</c:v>
                </c:pt>
                <c:pt idx="1903">
                  <c:v>44456</c:v>
                </c:pt>
                <c:pt idx="1904">
                  <c:v>44459</c:v>
                </c:pt>
                <c:pt idx="1905">
                  <c:v>44460</c:v>
                </c:pt>
                <c:pt idx="1906">
                  <c:v>44461</c:v>
                </c:pt>
                <c:pt idx="1907">
                  <c:v>44462</c:v>
                </c:pt>
                <c:pt idx="1908">
                  <c:v>44463</c:v>
                </c:pt>
                <c:pt idx="1909">
                  <c:v>44466</c:v>
                </c:pt>
                <c:pt idx="1910">
                  <c:v>44467</c:v>
                </c:pt>
                <c:pt idx="1911">
                  <c:v>44468</c:v>
                </c:pt>
                <c:pt idx="1912">
                  <c:v>44469</c:v>
                </c:pt>
                <c:pt idx="1913">
                  <c:v>44470</c:v>
                </c:pt>
                <c:pt idx="1914">
                  <c:v>44473</c:v>
                </c:pt>
                <c:pt idx="1915">
                  <c:v>44474</c:v>
                </c:pt>
                <c:pt idx="1916">
                  <c:v>44475</c:v>
                </c:pt>
                <c:pt idx="1917">
                  <c:v>44476</c:v>
                </c:pt>
                <c:pt idx="1918">
                  <c:v>44477</c:v>
                </c:pt>
                <c:pt idx="1919">
                  <c:v>44480</c:v>
                </c:pt>
                <c:pt idx="1920">
                  <c:v>44481</c:v>
                </c:pt>
                <c:pt idx="1921">
                  <c:v>44482</c:v>
                </c:pt>
                <c:pt idx="1922">
                  <c:v>44483</c:v>
                </c:pt>
                <c:pt idx="1923">
                  <c:v>44484</c:v>
                </c:pt>
                <c:pt idx="1924">
                  <c:v>44487</c:v>
                </c:pt>
                <c:pt idx="1925">
                  <c:v>44488</c:v>
                </c:pt>
                <c:pt idx="1926">
                  <c:v>44489</c:v>
                </c:pt>
                <c:pt idx="1927">
                  <c:v>44490</c:v>
                </c:pt>
                <c:pt idx="1928">
                  <c:v>44491</c:v>
                </c:pt>
                <c:pt idx="1929">
                  <c:v>44494</c:v>
                </c:pt>
                <c:pt idx="1930">
                  <c:v>44495</c:v>
                </c:pt>
                <c:pt idx="1931">
                  <c:v>44496</c:v>
                </c:pt>
                <c:pt idx="1932">
                  <c:v>44497</c:v>
                </c:pt>
                <c:pt idx="1933">
                  <c:v>44498</c:v>
                </c:pt>
                <c:pt idx="1934">
                  <c:v>44501</c:v>
                </c:pt>
                <c:pt idx="1935">
                  <c:v>44502</c:v>
                </c:pt>
                <c:pt idx="1936">
                  <c:v>44503</c:v>
                </c:pt>
                <c:pt idx="1937">
                  <c:v>44504</c:v>
                </c:pt>
                <c:pt idx="1938">
                  <c:v>44505</c:v>
                </c:pt>
                <c:pt idx="1939">
                  <c:v>44508</c:v>
                </c:pt>
                <c:pt idx="1940">
                  <c:v>44509</c:v>
                </c:pt>
                <c:pt idx="1941">
                  <c:v>44510</c:v>
                </c:pt>
                <c:pt idx="1942">
                  <c:v>44511</c:v>
                </c:pt>
                <c:pt idx="1943">
                  <c:v>44512</c:v>
                </c:pt>
                <c:pt idx="1944">
                  <c:v>44515</c:v>
                </c:pt>
                <c:pt idx="1945">
                  <c:v>44516</c:v>
                </c:pt>
                <c:pt idx="1946">
                  <c:v>44517</c:v>
                </c:pt>
                <c:pt idx="1947">
                  <c:v>44518</c:v>
                </c:pt>
                <c:pt idx="1948">
                  <c:v>44519</c:v>
                </c:pt>
                <c:pt idx="1949">
                  <c:v>44522</c:v>
                </c:pt>
                <c:pt idx="1950">
                  <c:v>44523</c:v>
                </c:pt>
                <c:pt idx="1951">
                  <c:v>44524</c:v>
                </c:pt>
                <c:pt idx="1952">
                  <c:v>44525</c:v>
                </c:pt>
                <c:pt idx="1953">
                  <c:v>44526</c:v>
                </c:pt>
                <c:pt idx="1954">
                  <c:v>44529</c:v>
                </c:pt>
                <c:pt idx="1955">
                  <c:v>44530</c:v>
                </c:pt>
                <c:pt idx="1956">
                  <c:v>44531</c:v>
                </c:pt>
                <c:pt idx="1957">
                  <c:v>44532</c:v>
                </c:pt>
                <c:pt idx="1958">
                  <c:v>44533</c:v>
                </c:pt>
                <c:pt idx="1959">
                  <c:v>44536</c:v>
                </c:pt>
                <c:pt idx="1960">
                  <c:v>44537</c:v>
                </c:pt>
                <c:pt idx="1961">
                  <c:v>44538</c:v>
                </c:pt>
                <c:pt idx="1962">
                  <c:v>44539</c:v>
                </c:pt>
                <c:pt idx="1963">
                  <c:v>44540</c:v>
                </c:pt>
                <c:pt idx="1964">
                  <c:v>44543</c:v>
                </c:pt>
                <c:pt idx="1965">
                  <c:v>44544</c:v>
                </c:pt>
                <c:pt idx="1966">
                  <c:v>44545</c:v>
                </c:pt>
                <c:pt idx="1967">
                  <c:v>44546</c:v>
                </c:pt>
                <c:pt idx="1968">
                  <c:v>44547</c:v>
                </c:pt>
                <c:pt idx="1969">
                  <c:v>44550</c:v>
                </c:pt>
                <c:pt idx="1970">
                  <c:v>44551</c:v>
                </c:pt>
                <c:pt idx="1971">
                  <c:v>44552</c:v>
                </c:pt>
                <c:pt idx="1972">
                  <c:v>44553</c:v>
                </c:pt>
                <c:pt idx="1973">
                  <c:v>44554</c:v>
                </c:pt>
                <c:pt idx="1974">
                  <c:v>44557</c:v>
                </c:pt>
                <c:pt idx="1975">
                  <c:v>44558</c:v>
                </c:pt>
                <c:pt idx="1976">
                  <c:v>44559</c:v>
                </c:pt>
                <c:pt idx="1977">
                  <c:v>44560</c:v>
                </c:pt>
                <c:pt idx="1978">
                  <c:v>44561</c:v>
                </c:pt>
                <c:pt idx="1979">
                  <c:v>44565</c:v>
                </c:pt>
                <c:pt idx="1980">
                  <c:v>44566</c:v>
                </c:pt>
                <c:pt idx="1981">
                  <c:v>44567</c:v>
                </c:pt>
                <c:pt idx="1982">
                  <c:v>44568</c:v>
                </c:pt>
                <c:pt idx="1983">
                  <c:v>44571</c:v>
                </c:pt>
                <c:pt idx="1984">
                  <c:v>44572</c:v>
                </c:pt>
                <c:pt idx="1985">
                  <c:v>44573</c:v>
                </c:pt>
                <c:pt idx="1986">
                  <c:v>44574</c:v>
                </c:pt>
                <c:pt idx="1987">
                  <c:v>44575</c:v>
                </c:pt>
                <c:pt idx="1988">
                  <c:v>44578</c:v>
                </c:pt>
                <c:pt idx="1989">
                  <c:v>44579</c:v>
                </c:pt>
                <c:pt idx="1990">
                  <c:v>44580</c:v>
                </c:pt>
                <c:pt idx="1991">
                  <c:v>44581</c:v>
                </c:pt>
                <c:pt idx="1992">
                  <c:v>44582</c:v>
                </c:pt>
                <c:pt idx="1993">
                  <c:v>44585</c:v>
                </c:pt>
                <c:pt idx="1994">
                  <c:v>44586</c:v>
                </c:pt>
                <c:pt idx="1995">
                  <c:v>44587</c:v>
                </c:pt>
                <c:pt idx="1996">
                  <c:v>44588</c:v>
                </c:pt>
                <c:pt idx="1997">
                  <c:v>44589</c:v>
                </c:pt>
                <c:pt idx="1998">
                  <c:v>44599</c:v>
                </c:pt>
                <c:pt idx="1999">
                  <c:v>44600</c:v>
                </c:pt>
                <c:pt idx="2000">
                  <c:v>44601</c:v>
                </c:pt>
                <c:pt idx="2001">
                  <c:v>44602</c:v>
                </c:pt>
                <c:pt idx="2002">
                  <c:v>44603</c:v>
                </c:pt>
                <c:pt idx="2003">
                  <c:v>44606</c:v>
                </c:pt>
                <c:pt idx="2004">
                  <c:v>44607</c:v>
                </c:pt>
                <c:pt idx="2005">
                  <c:v>44608</c:v>
                </c:pt>
                <c:pt idx="2006">
                  <c:v>44609</c:v>
                </c:pt>
                <c:pt idx="2007">
                  <c:v>44610</c:v>
                </c:pt>
                <c:pt idx="2008">
                  <c:v>44613</c:v>
                </c:pt>
                <c:pt idx="2009">
                  <c:v>44614</c:v>
                </c:pt>
                <c:pt idx="2010">
                  <c:v>44615</c:v>
                </c:pt>
                <c:pt idx="2011">
                  <c:v>44616</c:v>
                </c:pt>
                <c:pt idx="2012">
                  <c:v>44617</c:v>
                </c:pt>
                <c:pt idx="2013">
                  <c:v>44620</c:v>
                </c:pt>
                <c:pt idx="2014">
                  <c:v>44621</c:v>
                </c:pt>
                <c:pt idx="2015">
                  <c:v>44622</c:v>
                </c:pt>
                <c:pt idx="2016">
                  <c:v>44623</c:v>
                </c:pt>
                <c:pt idx="2017">
                  <c:v>44624</c:v>
                </c:pt>
                <c:pt idx="2018">
                  <c:v>44627</c:v>
                </c:pt>
                <c:pt idx="2019">
                  <c:v>44628</c:v>
                </c:pt>
                <c:pt idx="2020">
                  <c:v>44629</c:v>
                </c:pt>
                <c:pt idx="2021">
                  <c:v>44630</c:v>
                </c:pt>
                <c:pt idx="2022">
                  <c:v>44631</c:v>
                </c:pt>
                <c:pt idx="2023">
                  <c:v>44634</c:v>
                </c:pt>
                <c:pt idx="2024">
                  <c:v>44635</c:v>
                </c:pt>
                <c:pt idx="2025">
                  <c:v>44636</c:v>
                </c:pt>
                <c:pt idx="2026">
                  <c:v>44637</c:v>
                </c:pt>
                <c:pt idx="2027">
                  <c:v>44638</c:v>
                </c:pt>
                <c:pt idx="2028">
                  <c:v>44641</c:v>
                </c:pt>
                <c:pt idx="2029">
                  <c:v>44642</c:v>
                </c:pt>
                <c:pt idx="2030">
                  <c:v>44643</c:v>
                </c:pt>
                <c:pt idx="2031">
                  <c:v>44644</c:v>
                </c:pt>
                <c:pt idx="2032">
                  <c:v>44645</c:v>
                </c:pt>
                <c:pt idx="2033">
                  <c:v>44648</c:v>
                </c:pt>
                <c:pt idx="2034">
                  <c:v>44649</c:v>
                </c:pt>
                <c:pt idx="2035">
                  <c:v>44650</c:v>
                </c:pt>
                <c:pt idx="2036">
                  <c:v>44651</c:v>
                </c:pt>
                <c:pt idx="2037">
                  <c:v>44652</c:v>
                </c:pt>
                <c:pt idx="2038">
                  <c:v>44655</c:v>
                </c:pt>
                <c:pt idx="2039">
                  <c:v>44656</c:v>
                </c:pt>
                <c:pt idx="2040">
                  <c:v>44657</c:v>
                </c:pt>
                <c:pt idx="2041">
                  <c:v>44658</c:v>
                </c:pt>
                <c:pt idx="2042">
                  <c:v>44659</c:v>
                </c:pt>
                <c:pt idx="2043">
                  <c:v>44663</c:v>
                </c:pt>
                <c:pt idx="2044">
                  <c:v>44664</c:v>
                </c:pt>
                <c:pt idx="2045">
                  <c:v>44665</c:v>
                </c:pt>
                <c:pt idx="2046">
                  <c:v>44666</c:v>
                </c:pt>
                <c:pt idx="2047">
                  <c:v>44669</c:v>
                </c:pt>
                <c:pt idx="2048">
                  <c:v>44670</c:v>
                </c:pt>
                <c:pt idx="2049">
                  <c:v>44671</c:v>
                </c:pt>
                <c:pt idx="2050">
                  <c:v>44672</c:v>
                </c:pt>
                <c:pt idx="2051">
                  <c:v>44673</c:v>
                </c:pt>
                <c:pt idx="2052">
                  <c:v>44676</c:v>
                </c:pt>
                <c:pt idx="2053">
                  <c:v>44677</c:v>
                </c:pt>
                <c:pt idx="2054">
                  <c:v>44678</c:v>
                </c:pt>
                <c:pt idx="2055">
                  <c:v>44679</c:v>
                </c:pt>
                <c:pt idx="2056">
                  <c:v>44680</c:v>
                </c:pt>
                <c:pt idx="2057">
                  <c:v>44685</c:v>
                </c:pt>
                <c:pt idx="2058">
                  <c:v>44686</c:v>
                </c:pt>
                <c:pt idx="2059">
                  <c:v>44687</c:v>
                </c:pt>
                <c:pt idx="2060">
                  <c:v>44690</c:v>
                </c:pt>
                <c:pt idx="2061">
                  <c:v>44691</c:v>
                </c:pt>
                <c:pt idx="2062">
                  <c:v>44692</c:v>
                </c:pt>
                <c:pt idx="2063">
                  <c:v>44693</c:v>
                </c:pt>
                <c:pt idx="2064">
                  <c:v>44694</c:v>
                </c:pt>
                <c:pt idx="2065">
                  <c:v>44697</c:v>
                </c:pt>
                <c:pt idx="2066">
                  <c:v>44698</c:v>
                </c:pt>
                <c:pt idx="2067">
                  <c:v>44699</c:v>
                </c:pt>
                <c:pt idx="2068">
                  <c:v>44700</c:v>
                </c:pt>
                <c:pt idx="2069">
                  <c:v>44701</c:v>
                </c:pt>
                <c:pt idx="2070">
                  <c:v>44704</c:v>
                </c:pt>
                <c:pt idx="2071">
                  <c:v>44705</c:v>
                </c:pt>
                <c:pt idx="2072">
                  <c:v>44706</c:v>
                </c:pt>
                <c:pt idx="2073">
                  <c:v>44707</c:v>
                </c:pt>
                <c:pt idx="2074">
                  <c:v>44708</c:v>
                </c:pt>
                <c:pt idx="2075">
                  <c:v>44711</c:v>
                </c:pt>
                <c:pt idx="2076">
                  <c:v>44712</c:v>
                </c:pt>
                <c:pt idx="2077">
                  <c:v>44713</c:v>
                </c:pt>
                <c:pt idx="2078">
                  <c:v>44714</c:v>
                </c:pt>
                <c:pt idx="2079">
                  <c:v>44715</c:v>
                </c:pt>
                <c:pt idx="2080">
                  <c:v>44718</c:v>
                </c:pt>
                <c:pt idx="2081">
                  <c:v>44719</c:v>
                </c:pt>
                <c:pt idx="2082">
                  <c:v>44720</c:v>
                </c:pt>
                <c:pt idx="2083">
                  <c:v>44721</c:v>
                </c:pt>
                <c:pt idx="2084">
                  <c:v>44722</c:v>
                </c:pt>
                <c:pt idx="2085">
                  <c:v>44725</c:v>
                </c:pt>
                <c:pt idx="2086">
                  <c:v>44726</c:v>
                </c:pt>
                <c:pt idx="2087">
                  <c:v>44727</c:v>
                </c:pt>
                <c:pt idx="2088">
                  <c:v>44728</c:v>
                </c:pt>
                <c:pt idx="2089">
                  <c:v>44729</c:v>
                </c:pt>
                <c:pt idx="2090">
                  <c:v>44732</c:v>
                </c:pt>
                <c:pt idx="2091">
                  <c:v>44733</c:v>
                </c:pt>
                <c:pt idx="2092">
                  <c:v>44734</c:v>
                </c:pt>
                <c:pt idx="2093">
                  <c:v>44735</c:v>
                </c:pt>
                <c:pt idx="2094">
                  <c:v>44736</c:v>
                </c:pt>
                <c:pt idx="2095">
                  <c:v>44739</c:v>
                </c:pt>
                <c:pt idx="2096">
                  <c:v>44740</c:v>
                </c:pt>
                <c:pt idx="2097">
                  <c:v>44741</c:v>
                </c:pt>
                <c:pt idx="2098">
                  <c:v>44742</c:v>
                </c:pt>
                <c:pt idx="2099">
                  <c:v>44743</c:v>
                </c:pt>
                <c:pt idx="2100">
                  <c:v>44746</c:v>
                </c:pt>
                <c:pt idx="2101">
                  <c:v>44747</c:v>
                </c:pt>
                <c:pt idx="2102">
                  <c:v>44748</c:v>
                </c:pt>
                <c:pt idx="2103">
                  <c:v>44749</c:v>
                </c:pt>
                <c:pt idx="2104">
                  <c:v>44750</c:v>
                </c:pt>
                <c:pt idx="2105">
                  <c:v>44753</c:v>
                </c:pt>
                <c:pt idx="2106">
                  <c:v>44754</c:v>
                </c:pt>
                <c:pt idx="2107">
                  <c:v>44755</c:v>
                </c:pt>
                <c:pt idx="2108">
                  <c:v>44756</c:v>
                </c:pt>
                <c:pt idx="2109">
                  <c:v>44757</c:v>
                </c:pt>
                <c:pt idx="2110">
                  <c:v>44760</c:v>
                </c:pt>
                <c:pt idx="2111">
                  <c:v>44761</c:v>
                </c:pt>
                <c:pt idx="2112">
                  <c:v>44762</c:v>
                </c:pt>
                <c:pt idx="2113">
                  <c:v>44763</c:v>
                </c:pt>
                <c:pt idx="2114">
                  <c:v>44764</c:v>
                </c:pt>
                <c:pt idx="2115">
                  <c:v>44767</c:v>
                </c:pt>
                <c:pt idx="2116">
                  <c:v>44768</c:v>
                </c:pt>
                <c:pt idx="2117">
                  <c:v>44769</c:v>
                </c:pt>
                <c:pt idx="2118">
                  <c:v>44770</c:v>
                </c:pt>
                <c:pt idx="2119">
                  <c:v>44771</c:v>
                </c:pt>
                <c:pt idx="2120">
                  <c:v>44774</c:v>
                </c:pt>
                <c:pt idx="2121">
                  <c:v>44775</c:v>
                </c:pt>
                <c:pt idx="2122">
                  <c:v>44776</c:v>
                </c:pt>
                <c:pt idx="2123">
                  <c:v>44777</c:v>
                </c:pt>
                <c:pt idx="2124">
                  <c:v>44778</c:v>
                </c:pt>
                <c:pt idx="2125">
                  <c:v>44781</c:v>
                </c:pt>
                <c:pt idx="2126">
                  <c:v>44782</c:v>
                </c:pt>
                <c:pt idx="2127">
                  <c:v>44783</c:v>
                </c:pt>
                <c:pt idx="2128">
                  <c:v>44784</c:v>
                </c:pt>
                <c:pt idx="2129">
                  <c:v>44785</c:v>
                </c:pt>
                <c:pt idx="2130">
                  <c:v>44788</c:v>
                </c:pt>
                <c:pt idx="2131">
                  <c:v>44789</c:v>
                </c:pt>
                <c:pt idx="2132">
                  <c:v>44790</c:v>
                </c:pt>
                <c:pt idx="2133">
                  <c:v>44791</c:v>
                </c:pt>
                <c:pt idx="2134">
                  <c:v>44792</c:v>
                </c:pt>
                <c:pt idx="2135">
                  <c:v>44795</c:v>
                </c:pt>
                <c:pt idx="2136">
                  <c:v>44796</c:v>
                </c:pt>
                <c:pt idx="2137">
                  <c:v>44797</c:v>
                </c:pt>
                <c:pt idx="2138">
                  <c:v>44798</c:v>
                </c:pt>
                <c:pt idx="2139">
                  <c:v>44799</c:v>
                </c:pt>
                <c:pt idx="2140">
                  <c:v>44802</c:v>
                </c:pt>
                <c:pt idx="2141">
                  <c:v>44803</c:v>
                </c:pt>
                <c:pt idx="2142">
                  <c:v>44804</c:v>
                </c:pt>
                <c:pt idx="2143">
                  <c:v>44809</c:v>
                </c:pt>
                <c:pt idx="2144">
                  <c:v>44810</c:v>
                </c:pt>
                <c:pt idx="2145">
                  <c:v>44811</c:v>
                </c:pt>
                <c:pt idx="2146">
                  <c:v>44812</c:v>
                </c:pt>
                <c:pt idx="2147">
                  <c:v>44813</c:v>
                </c:pt>
                <c:pt idx="2148">
                  <c:v>44816</c:v>
                </c:pt>
                <c:pt idx="2149">
                  <c:v>44817</c:v>
                </c:pt>
                <c:pt idx="2150">
                  <c:v>44818</c:v>
                </c:pt>
                <c:pt idx="2151">
                  <c:v>44819</c:v>
                </c:pt>
                <c:pt idx="2152">
                  <c:v>44820</c:v>
                </c:pt>
                <c:pt idx="2153">
                  <c:v>44823</c:v>
                </c:pt>
                <c:pt idx="2154">
                  <c:v>44824</c:v>
                </c:pt>
                <c:pt idx="2155">
                  <c:v>44825</c:v>
                </c:pt>
                <c:pt idx="2156">
                  <c:v>44826</c:v>
                </c:pt>
                <c:pt idx="2157">
                  <c:v>44827</c:v>
                </c:pt>
                <c:pt idx="2158">
                  <c:v>44830</c:v>
                </c:pt>
                <c:pt idx="2159">
                  <c:v>44831</c:v>
                </c:pt>
                <c:pt idx="2160">
                  <c:v>44832</c:v>
                </c:pt>
                <c:pt idx="2161">
                  <c:v>44833</c:v>
                </c:pt>
                <c:pt idx="2162">
                  <c:v>44834</c:v>
                </c:pt>
                <c:pt idx="2163">
                  <c:v>44837</c:v>
                </c:pt>
                <c:pt idx="2164">
                  <c:v>44838</c:v>
                </c:pt>
                <c:pt idx="2165">
                  <c:v>44839</c:v>
                </c:pt>
                <c:pt idx="2166">
                  <c:v>44840</c:v>
                </c:pt>
                <c:pt idx="2167">
                  <c:v>44841</c:v>
                </c:pt>
                <c:pt idx="2168">
                  <c:v>44844</c:v>
                </c:pt>
                <c:pt idx="2169">
                  <c:v>44845</c:v>
                </c:pt>
                <c:pt idx="2170">
                  <c:v>44846</c:v>
                </c:pt>
                <c:pt idx="2171">
                  <c:v>44847</c:v>
                </c:pt>
                <c:pt idx="2172">
                  <c:v>44848</c:v>
                </c:pt>
                <c:pt idx="2173">
                  <c:v>44851</c:v>
                </c:pt>
                <c:pt idx="2174">
                  <c:v>44852</c:v>
                </c:pt>
                <c:pt idx="2175">
                  <c:v>44853</c:v>
                </c:pt>
                <c:pt idx="2176">
                  <c:v>44854</c:v>
                </c:pt>
                <c:pt idx="2177">
                  <c:v>44855</c:v>
                </c:pt>
                <c:pt idx="2178">
                  <c:v>44858</c:v>
                </c:pt>
                <c:pt idx="2179">
                  <c:v>44859</c:v>
                </c:pt>
                <c:pt idx="2180">
                  <c:v>44860</c:v>
                </c:pt>
                <c:pt idx="2181">
                  <c:v>44861</c:v>
                </c:pt>
                <c:pt idx="2182">
                  <c:v>44862</c:v>
                </c:pt>
                <c:pt idx="2183">
                  <c:v>44865</c:v>
                </c:pt>
                <c:pt idx="2184">
                  <c:v>44866</c:v>
                </c:pt>
                <c:pt idx="2185">
                  <c:v>44867</c:v>
                </c:pt>
                <c:pt idx="2186">
                  <c:v>44868</c:v>
                </c:pt>
                <c:pt idx="2187">
                  <c:v>44869</c:v>
                </c:pt>
                <c:pt idx="2188">
                  <c:v>44872</c:v>
                </c:pt>
                <c:pt idx="2189">
                  <c:v>44873</c:v>
                </c:pt>
                <c:pt idx="2190">
                  <c:v>44874</c:v>
                </c:pt>
                <c:pt idx="2191">
                  <c:v>44875</c:v>
                </c:pt>
                <c:pt idx="2192">
                  <c:v>44876</c:v>
                </c:pt>
                <c:pt idx="2193">
                  <c:v>44879</c:v>
                </c:pt>
                <c:pt idx="2194">
                  <c:v>44880</c:v>
                </c:pt>
                <c:pt idx="2195">
                  <c:v>44881</c:v>
                </c:pt>
                <c:pt idx="2196">
                  <c:v>44882</c:v>
                </c:pt>
                <c:pt idx="2197">
                  <c:v>44883</c:v>
                </c:pt>
                <c:pt idx="2198">
                  <c:v>44886</c:v>
                </c:pt>
                <c:pt idx="2199">
                  <c:v>44887</c:v>
                </c:pt>
                <c:pt idx="2200">
                  <c:v>44888</c:v>
                </c:pt>
                <c:pt idx="2201">
                  <c:v>44889</c:v>
                </c:pt>
                <c:pt idx="2202">
                  <c:v>44890</c:v>
                </c:pt>
                <c:pt idx="2203">
                  <c:v>44893</c:v>
                </c:pt>
                <c:pt idx="2204">
                  <c:v>44894</c:v>
                </c:pt>
                <c:pt idx="2205">
                  <c:v>44895</c:v>
                </c:pt>
                <c:pt idx="2206">
                  <c:v>44896</c:v>
                </c:pt>
                <c:pt idx="2207">
                  <c:v>44897</c:v>
                </c:pt>
                <c:pt idx="2208">
                  <c:v>44900</c:v>
                </c:pt>
                <c:pt idx="2209">
                  <c:v>44901</c:v>
                </c:pt>
                <c:pt idx="2210">
                  <c:v>44902</c:v>
                </c:pt>
                <c:pt idx="2211">
                  <c:v>44903</c:v>
                </c:pt>
                <c:pt idx="2212">
                  <c:v>44904</c:v>
                </c:pt>
                <c:pt idx="2213">
                  <c:v>44907</c:v>
                </c:pt>
                <c:pt idx="2214">
                  <c:v>44908</c:v>
                </c:pt>
                <c:pt idx="2215">
                  <c:v>44909</c:v>
                </c:pt>
                <c:pt idx="2216">
                  <c:v>44910</c:v>
                </c:pt>
                <c:pt idx="2217">
                  <c:v>44911</c:v>
                </c:pt>
                <c:pt idx="2218">
                  <c:v>44914</c:v>
                </c:pt>
                <c:pt idx="2219">
                  <c:v>44915</c:v>
                </c:pt>
                <c:pt idx="2220">
                  <c:v>44916</c:v>
                </c:pt>
                <c:pt idx="2221">
                  <c:v>44917</c:v>
                </c:pt>
                <c:pt idx="2222">
                  <c:v>44918</c:v>
                </c:pt>
                <c:pt idx="2223">
                  <c:v>44921</c:v>
                </c:pt>
                <c:pt idx="2224">
                  <c:v>44922</c:v>
                </c:pt>
                <c:pt idx="2225">
                  <c:v>44923</c:v>
                </c:pt>
                <c:pt idx="2226">
                  <c:v>44924</c:v>
                </c:pt>
                <c:pt idx="2227">
                  <c:v>44925</c:v>
                </c:pt>
                <c:pt idx="2228">
                  <c:v>44929</c:v>
                </c:pt>
                <c:pt idx="2229">
                  <c:v>44930</c:v>
                </c:pt>
                <c:pt idx="2230">
                  <c:v>44931</c:v>
                </c:pt>
                <c:pt idx="2231">
                  <c:v>44932</c:v>
                </c:pt>
                <c:pt idx="2232">
                  <c:v>44935</c:v>
                </c:pt>
                <c:pt idx="2233">
                  <c:v>44936</c:v>
                </c:pt>
                <c:pt idx="2234">
                  <c:v>44937</c:v>
                </c:pt>
                <c:pt idx="2235">
                  <c:v>44938</c:v>
                </c:pt>
                <c:pt idx="2236">
                  <c:v>44939</c:v>
                </c:pt>
                <c:pt idx="2237">
                  <c:v>44942</c:v>
                </c:pt>
                <c:pt idx="2238">
                  <c:v>44943</c:v>
                </c:pt>
                <c:pt idx="2239">
                  <c:v>44944</c:v>
                </c:pt>
                <c:pt idx="2240">
                  <c:v>44945</c:v>
                </c:pt>
                <c:pt idx="2241">
                  <c:v>44953</c:v>
                </c:pt>
                <c:pt idx="2242">
                  <c:v>44956</c:v>
                </c:pt>
                <c:pt idx="2243">
                  <c:v>44957</c:v>
                </c:pt>
                <c:pt idx="2244">
                  <c:v>44958</c:v>
                </c:pt>
                <c:pt idx="2245">
                  <c:v>44959</c:v>
                </c:pt>
                <c:pt idx="2246">
                  <c:v>44960</c:v>
                </c:pt>
                <c:pt idx="2247">
                  <c:v>44963</c:v>
                </c:pt>
                <c:pt idx="2248">
                  <c:v>44964</c:v>
                </c:pt>
                <c:pt idx="2249">
                  <c:v>44965</c:v>
                </c:pt>
                <c:pt idx="2250">
                  <c:v>44966</c:v>
                </c:pt>
                <c:pt idx="2251">
                  <c:v>44967</c:v>
                </c:pt>
                <c:pt idx="2252">
                  <c:v>44970</c:v>
                </c:pt>
                <c:pt idx="2253">
                  <c:v>44971</c:v>
                </c:pt>
                <c:pt idx="2254">
                  <c:v>44972</c:v>
                </c:pt>
                <c:pt idx="2255">
                  <c:v>44973</c:v>
                </c:pt>
                <c:pt idx="2256">
                  <c:v>44974</c:v>
                </c:pt>
                <c:pt idx="2257">
                  <c:v>44977</c:v>
                </c:pt>
                <c:pt idx="2258">
                  <c:v>44978</c:v>
                </c:pt>
                <c:pt idx="2259">
                  <c:v>44979</c:v>
                </c:pt>
                <c:pt idx="2260">
                  <c:v>44980</c:v>
                </c:pt>
                <c:pt idx="2261">
                  <c:v>44981</c:v>
                </c:pt>
                <c:pt idx="2262">
                  <c:v>44984</c:v>
                </c:pt>
                <c:pt idx="2263">
                  <c:v>44985</c:v>
                </c:pt>
                <c:pt idx="2264">
                  <c:v>44986</c:v>
                </c:pt>
                <c:pt idx="2265">
                  <c:v>44987</c:v>
                </c:pt>
                <c:pt idx="2266">
                  <c:v>44988</c:v>
                </c:pt>
                <c:pt idx="2267">
                  <c:v>44991</c:v>
                </c:pt>
                <c:pt idx="2268">
                  <c:v>44992</c:v>
                </c:pt>
                <c:pt idx="2269">
                  <c:v>44993</c:v>
                </c:pt>
                <c:pt idx="2270">
                  <c:v>44994</c:v>
                </c:pt>
                <c:pt idx="2271">
                  <c:v>44995</c:v>
                </c:pt>
                <c:pt idx="2272">
                  <c:v>44998</c:v>
                </c:pt>
                <c:pt idx="2273">
                  <c:v>44999</c:v>
                </c:pt>
                <c:pt idx="2274">
                  <c:v>45000</c:v>
                </c:pt>
                <c:pt idx="2275">
                  <c:v>45001</c:v>
                </c:pt>
                <c:pt idx="2276">
                  <c:v>45002</c:v>
                </c:pt>
                <c:pt idx="2277">
                  <c:v>45005</c:v>
                </c:pt>
                <c:pt idx="2278">
                  <c:v>45006</c:v>
                </c:pt>
                <c:pt idx="2279">
                  <c:v>45007</c:v>
                </c:pt>
                <c:pt idx="2280">
                  <c:v>45008</c:v>
                </c:pt>
                <c:pt idx="2281">
                  <c:v>45009</c:v>
                </c:pt>
                <c:pt idx="2282">
                  <c:v>45012</c:v>
                </c:pt>
                <c:pt idx="2283">
                  <c:v>45013</c:v>
                </c:pt>
                <c:pt idx="2284">
                  <c:v>45014</c:v>
                </c:pt>
                <c:pt idx="2285">
                  <c:v>45015</c:v>
                </c:pt>
                <c:pt idx="2286">
                  <c:v>45016</c:v>
                </c:pt>
                <c:pt idx="2287">
                  <c:v>45019</c:v>
                </c:pt>
                <c:pt idx="2288">
                  <c:v>45020</c:v>
                </c:pt>
                <c:pt idx="2289">
                  <c:v>45021</c:v>
                </c:pt>
                <c:pt idx="2290">
                  <c:v>45022</c:v>
                </c:pt>
                <c:pt idx="2291">
                  <c:v>45023</c:v>
                </c:pt>
                <c:pt idx="2292">
                  <c:v>45026</c:v>
                </c:pt>
                <c:pt idx="2293">
                  <c:v>45027</c:v>
                </c:pt>
                <c:pt idx="2294">
                  <c:v>45028</c:v>
                </c:pt>
                <c:pt idx="2295">
                  <c:v>45029</c:v>
                </c:pt>
                <c:pt idx="2296">
                  <c:v>45030</c:v>
                </c:pt>
                <c:pt idx="2297">
                  <c:v>45033</c:v>
                </c:pt>
                <c:pt idx="2298">
                  <c:v>45034</c:v>
                </c:pt>
                <c:pt idx="2299">
                  <c:v>45035</c:v>
                </c:pt>
                <c:pt idx="2300">
                  <c:v>45036</c:v>
                </c:pt>
                <c:pt idx="2301">
                  <c:v>45037</c:v>
                </c:pt>
                <c:pt idx="2302">
                  <c:v>45040</c:v>
                </c:pt>
                <c:pt idx="2303">
                  <c:v>45041</c:v>
                </c:pt>
                <c:pt idx="2304">
                  <c:v>45042</c:v>
                </c:pt>
                <c:pt idx="2305">
                  <c:v>45043</c:v>
                </c:pt>
                <c:pt idx="2306">
                  <c:v>45044</c:v>
                </c:pt>
                <c:pt idx="2307">
                  <c:v>45050</c:v>
                </c:pt>
                <c:pt idx="2308">
                  <c:v>45051</c:v>
                </c:pt>
                <c:pt idx="2309">
                  <c:v>45054</c:v>
                </c:pt>
                <c:pt idx="2310">
                  <c:v>45055</c:v>
                </c:pt>
                <c:pt idx="2311">
                  <c:v>45056</c:v>
                </c:pt>
                <c:pt idx="2312">
                  <c:v>45057</c:v>
                </c:pt>
                <c:pt idx="2313">
                  <c:v>45058</c:v>
                </c:pt>
                <c:pt idx="2314">
                  <c:v>45061</c:v>
                </c:pt>
                <c:pt idx="2315">
                  <c:v>45062</c:v>
                </c:pt>
                <c:pt idx="2316">
                  <c:v>45063</c:v>
                </c:pt>
                <c:pt idx="2317">
                  <c:v>45064</c:v>
                </c:pt>
                <c:pt idx="2318">
                  <c:v>45065</c:v>
                </c:pt>
                <c:pt idx="2319">
                  <c:v>45068</c:v>
                </c:pt>
                <c:pt idx="2320">
                  <c:v>45069</c:v>
                </c:pt>
                <c:pt idx="2321">
                  <c:v>45070</c:v>
                </c:pt>
                <c:pt idx="2322">
                  <c:v>45071</c:v>
                </c:pt>
                <c:pt idx="2323">
                  <c:v>45072</c:v>
                </c:pt>
                <c:pt idx="2324">
                  <c:v>45075</c:v>
                </c:pt>
                <c:pt idx="2325">
                  <c:v>45076</c:v>
                </c:pt>
                <c:pt idx="2326">
                  <c:v>45077</c:v>
                </c:pt>
                <c:pt idx="2327">
                  <c:v>45078</c:v>
                </c:pt>
                <c:pt idx="2328">
                  <c:v>45079</c:v>
                </c:pt>
                <c:pt idx="2329">
                  <c:v>45082</c:v>
                </c:pt>
                <c:pt idx="2330">
                  <c:v>45083</c:v>
                </c:pt>
                <c:pt idx="2331">
                  <c:v>45084</c:v>
                </c:pt>
                <c:pt idx="2332">
                  <c:v>45085</c:v>
                </c:pt>
                <c:pt idx="2333">
                  <c:v>45086</c:v>
                </c:pt>
                <c:pt idx="2334">
                  <c:v>45089</c:v>
                </c:pt>
                <c:pt idx="2335">
                  <c:v>45090</c:v>
                </c:pt>
                <c:pt idx="2336">
                  <c:v>45091</c:v>
                </c:pt>
                <c:pt idx="2337">
                  <c:v>45092</c:v>
                </c:pt>
                <c:pt idx="2338">
                  <c:v>45093</c:v>
                </c:pt>
                <c:pt idx="2339">
                  <c:v>45096</c:v>
                </c:pt>
                <c:pt idx="2340">
                  <c:v>45097</c:v>
                </c:pt>
                <c:pt idx="2341">
                  <c:v>45098</c:v>
                </c:pt>
                <c:pt idx="2342">
                  <c:v>45099</c:v>
                </c:pt>
                <c:pt idx="2343">
                  <c:v>45100</c:v>
                </c:pt>
                <c:pt idx="2344">
                  <c:v>45103</c:v>
                </c:pt>
                <c:pt idx="2345">
                  <c:v>45104</c:v>
                </c:pt>
                <c:pt idx="2346">
                  <c:v>45105</c:v>
                </c:pt>
                <c:pt idx="2347">
                  <c:v>45106</c:v>
                </c:pt>
                <c:pt idx="2348">
                  <c:v>45107</c:v>
                </c:pt>
                <c:pt idx="2349">
                  <c:v>45110</c:v>
                </c:pt>
                <c:pt idx="2350">
                  <c:v>45111</c:v>
                </c:pt>
                <c:pt idx="2351">
                  <c:v>45112</c:v>
                </c:pt>
                <c:pt idx="2352">
                  <c:v>45113</c:v>
                </c:pt>
                <c:pt idx="2353">
                  <c:v>45114</c:v>
                </c:pt>
                <c:pt idx="2354">
                  <c:v>45117</c:v>
                </c:pt>
                <c:pt idx="2355">
                  <c:v>45118</c:v>
                </c:pt>
                <c:pt idx="2356">
                  <c:v>45119</c:v>
                </c:pt>
                <c:pt idx="2357">
                  <c:v>45120</c:v>
                </c:pt>
                <c:pt idx="2358">
                  <c:v>45121</c:v>
                </c:pt>
                <c:pt idx="2359">
                  <c:v>45124</c:v>
                </c:pt>
                <c:pt idx="2360">
                  <c:v>45125</c:v>
                </c:pt>
                <c:pt idx="2361">
                  <c:v>45126</c:v>
                </c:pt>
                <c:pt idx="2362">
                  <c:v>45127</c:v>
                </c:pt>
                <c:pt idx="2363">
                  <c:v>45128</c:v>
                </c:pt>
                <c:pt idx="2364">
                  <c:v>45131</c:v>
                </c:pt>
                <c:pt idx="2365">
                  <c:v>45132</c:v>
                </c:pt>
                <c:pt idx="2366">
                  <c:v>45133</c:v>
                </c:pt>
                <c:pt idx="2367">
                  <c:v>45134</c:v>
                </c:pt>
                <c:pt idx="2368">
                  <c:v>45135</c:v>
                </c:pt>
                <c:pt idx="2369">
                  <c:v>45138</c:v>
                </c:pt>
                <c:pt idx="2370">
                  <c:v>45139</c:v>
                </c:pt>
                <c:pt idx="2371">
                  <c:v>45140</c:v>
                </c:pt>
                <c:pt idx="2372">
                  <c:v>45141</c:v>
                </c:pt>
                <c:pt idx="2373">
                  <c:v>45142</c:v>
                </c:pt>
                <c:pt idx="2374">
                  <c:v>45145</c:v>
                </c:pt>
                <c:pt idx="2375">
                  <c:v>45146</c:v>
                </c:pt>
                <c:pt idx="2376">
                  <c:v>45147</c:v>
                </c:pt>
                <c:pt idx="2377">
                  <c:v>45148</c:v>
                </c:pt>
                <c:pt idx="2378">
                  <c:v>45149</c:v>
                </c:pt>
                <c:pt idx="2379">
                  <c:v>45152</c:v>
                </c:pt>
                <c:pt idx="2380">
                  <c:v>45153</c:v>
                </c:pt>
                <c:pt idx="2381">
                  <c:v>45154</c:v>
                </c:pt>
                <c:pt idx="2382">
                  <c:v>45155</c:v>
                </c:pt>
                <c:pt idx="2383">
                  <c:v>45156</c:v>
                </c:pt>
                <c:pt idx="2384">
                  <c:v>45159</c:v>
                </c:pt>
                <c:pt idx="2385">
                  <c:v>45160</c:v>
                </c:pt>
                <c:pt idx="2386">
                  <c:v>45161</c:v>
                </c:pt>
                <c:pt idx="2387">
                  <c:v>45162</c:v>
                </c:pt>
                <c:pt idx="2388">
                  <c:v>45163</c:v>
                </c:pt>
                <c:pt idx="2389">
                  <c:v>45166</c:v>
                </c:pt>
                <c:pt idx="2390">
                  <c:v>45167</c:v>
                </c:pt>
                <c:pt idx="2391">
                  <c:v>45168</c:v>
                </c:pt>
                <c:pt idx="2392">
                  <c:v>45169</c:v>
                </c:pt>
                <c:pt idx="2393">
                  <c:v>45174</c:v>
                </c:pt>
                <c:pt idx="2394">
                  <c:v>45175</c:v>
                </c:pt>
                <c:pt idx="2395">
                  <c:v>45176</c:v>
                </c:pt>
                <c:pt idx="2396">
                  <c:v>45177</c:v>
                </c:pt>
                <c:pt idx="2397">
                  <c:v>45180</c:v>
                </c:pt>
                <c:pt idx="2398">
                  <c:v>45181</c:v>
                </c:pt>
                <c:pt idx="2399">
                  <c:v>45182</c:v>
                </c:pt>
                <c:pt idx="2400">
                  <c:v>45183</c:v>
                </c:pt>
                <c:pt idx="2401">
                  <c:v>45184</c:v>
                </c:pt>
                <c:pt idx="2402">
                  <c:v>45187</c:v>
                </c:pt>
                <c:pt idx="2403">
                  <c:v>45188</c:v>
                </c:pt>
                <c:pt idx="2404">
                  <c:v>45189</c:v>
                </c:pt>
                <c:pt idx="2405">
                  <c:v>45190</c:v>
                </c:pt>
                <c:pt idx="2406">
                  <c:v>45191</c:v>
                </c:pt>
                <c:pt idx="2407">
                  <c:v>45194</c:v>
                </c:pt>
                <c:pt idx="2408">
                  <c:v>45195</c:v>
                </c:pt>
                <c:pt idx="2409">
                  <c:v>45196</c:v>
                </c:pt>
                <c:pt idx="2410">
                  <c:v>45197</c:v>
                </c:pt>
                <c:pt idx="2411">
                  <c:v>45198</c:v>
                </c:pt>
                <c:pt idx="2412">
                  <c:v>45201</c:v>
                </c:pt>
                <c:pt idx="2413">
                  <c:v>45202</c:v>
                </c:pt>
                <c:pt idx="2414">
                  <c:v>45203</c:v>
                </c:pt>
                <c:pt idx="2415">
                  <c:v>45204</c:v>
                </c:pt>
                <c:pt idx="2416">
                  <c:v>45205</c:v>
                </c:pt>
                <c:pt idx="2417">
                  <c:v>45208</c:v>
                </c:pt>
                <c:pt idx="2418">
                  <c:v>45209</c:v>
                </c:pt>
                <c:pt idx="2419">
                  <c:v>45210</c:v>
                </c:pt>
                <c:pt idx="2420">
                  <c:v>45211</c:v>
                </c:pt>
                <c:pt idx="2421">
                  <c:v>45212</c:v>
                </c:pt>
                <c:pt idx="2422">
                  <c:v>45215</c:v>
                </c:pt>
                <c:pt idx="2423">
                  <c:v>45216</c:v>
                </c:pt>
                <c:pt idx="2424">
                  <c:v>45217</c:v>
                </c:pt>
                <c:pt idx="2425">
                  <c:v>45218</c:v>
                </c:pt>
                <c:pt idx="2426">
                  <c:v>45219</c:v>
                </c:pt>
                <c:pt idx="2427">
                  <c:v>45222</c:v>
                </c:pt>
                <c:pt idx="2428">
                  <c:v>45223</c:v>
                </c:pt>
                <c:pt idx="2429">
                  <c:v>45224</c:v>
                </c:pt>
                <c:pt idx="2430">
                  <c:v>45225</c:v>
                </c:pt>
                <c:pt idx="2431">
                  <c:v>45226</c:v>
                </c:pt>
                <c:pt idx="2432">
                  <c:v>45229</c:v>
                </c:pt>
                <c:pt idx="2433">
                  <c:v>45230</c:v>
                </c:pt>
                <c:pt idx="2434">
                  <c:v>45231</c:v>
                </c:pt>
                <c:pt idx="2435">
                  <c:v>45232</c:v>
                </c:pt>
                <c:pt idx="2436">
                  <c:v>45233</c:v>
                </c:pt>
                <c:pt idx="2437">
                  <c:v>45236</c:v>
                </c:pt>
                <c:pt idx="2438">
                  <c:v>45237</c:v>
                </c:pt>
                <c:pt idx="2439">
                  <c:v>45238</c:v>
                </c:pt>
                <c:pt idx="2440">
                  <c:v>45239</c:v>
                </c:pt>
                <c:pt idx="2441">
                  <c:v>45240</c:v>
                </c:pt>
                <c:pt idx="2442">
                  <c:v>45243</c:v>
                </c:pt>
                <c:pt idx="2443">
                  <c:v>45244</c:v>
                </c:pt>
                <c:pt idx="2444">
                  <c:v>45245</c:v>
                </c:pt>
                <c:pt idx="2445">
                  <c:v>45246</c:v>
                </c:pt>
                <c:pt idx="2446">
                  <c:v>45247</c:v>
                </c:pt>
                <c:pt idx="2447">
                  <c:v>45250</c:v>
                </c:pt>
                <c:pt idx="2448">
                  <c:v>45251</c:v>
                </c:pt>
                <c:pt idx="2449">
                  <c:v>45252</c:v>
                </c:pt>
                <c:pt idx="2450">
                  <c:v>45253</c:v>
                </c:pt>
                <c:pt idx="2451">
                  <c:v>45254</c:v>
                </c:pt>
                <c:pt idx="2452">
                  <c:v>45257</c:v>
                </c:pt>
                <c:pt idx="2453">
                  <c:v>45258</c:v>
                </c:pt>
                <c:pt idx="2454">
                  <c:v>45259</c:v>
                </c:pt>
                <c:pt idx="2455">
                  <c:v>45260</c:v>
                </c:pt>
                <c:pt idx="2456">
                  <c:v>45261</c:v>
                </c:pt>
                <c:pt idx="2457">
                  <c:v>45264</c:v>
                </c:pt>
                <c:pt idx="2458">
                  <c:v>45265</c:v>
                </c:pt>
                <c:pt idx="2459">
                  <c:v>45266</c:v>
                </c:pt>
                <c:pt idx="2460">
                  <c:v>45267</c:v>
                </c:pt>
                <c:pt idx="2461">
                  <c:v>45268</c:v>
                </c:pt>
                <c:pt idx="2462">
                  <c:v>45271</c:v>
                </c:pt>
                <c:pt idx="2463">
                  <c:v>45272</c:v>
                </c:pt>
                <c:pt idx="2464">
                  <c:v>45273</c:v>
                </c:pt>
                <c:pt idx="2465">
                  <c:v>45274</c:v>
                </c:pt>
                <c:pt idx="2466">
                  <c:v>45275</c:v>
                </c:pt>
                <c:pt idx="2467">
                  <c:v>45278</c:v>
                </c:pt>
                <c:pt idx="2468">
                  <c:v>45279</c:v>
                </c:pt>
                <c:pt idx="2469">
                  <c:v>45280</c:v>
                </c:pt>
                <c:pt idx="2470">
                  <c:v>45281</c:v>
                </c:pt>
                <c:pt idx="2471">
                  <c:v>45282</c:v>
                </c:pt>
                <c:pt idx="2472">
                  <c:v>45285</c:v>
                </c:pt>
                <c:pt idx="2473">
                  <c:v>45286</c:v>
                </c:pt>
                <c:pt idx="2474">
                  <c:v>45287</c:v>
                </c:pt>
                <c:pt idx="2475">
                  <c:v>45288</c:v>
                </c:pt>
                <c:pt idx="2476">
                  <c:v>45289</c:v>
                </c:pt>
                <c:pt idx="2477">
                  <c:v>45293</c:v>
                </c:pt>
                <c:pt idx="2478">
                  <c:v>45294</c:v>
                </c:pt>
                <c:pt idx="2479">
                  <c:v>45295</c:v>
                </c:pt>
                <c:pt idx="2480">
                  <c:v>45296</c:v>
                </c:pt>
                <c:pt idx="2481">
                  <c:v>45299</c:v>
                </c:pt>
                <c:pt idx="2482">
                  <c:v>45300</c:v>
                </c:pt>
                <c:pt idx="2483">
                  <c:v>45301</c:v>
                </c:pt>
                <c:pt idx="2484">
                  <c:v>45302</c:v>
                </c:pt>
                <c:pt idx="2485">
                  <c:v>45303</c:v>
                </c:pt>
                <c:pt idx="2486">
                  <c:v>45306</c:v>
                </c:pt>
                <c:pt idx="2487">
                  <c:v>45307</c:v>
                </c:pt>
                <c:pt idx="2488">
                  <c:v>45308</c:v>
                </c:pt>
                <c:pt idx="2489">
                  <c:v>45309</c:v>
                </c:pt>
                <c:pt idx="2490">
                  <c:v>45310</c:v>
                </c:pt>
                <c:pt idx="2491">
                  <c:v>45313</c:v>
                </c:pt>
                <c:pt idx="2492">
                  <c:v>45314</c:v>
                </c:pt>
                <c:pt idx="2493">
                  <c:v>45315</c:v>
                </c:pt>
                <c:pt idx="2494">
                  <c:v>45316</c:v>
                </c:pt>
                <c:pt idx="2495">
                  <c:v>45317</c:v>
                </c:pt>
                <c:pt idx="2496">
                  <c:v>45320</c:v>
                </c:pt>
                <c:pt idx="2497">
                  <c:v>45321</c:v>
                </c:pt>
                <c:pt idx="2498">
                  <c:v>45322</c:v>
                </c:pt>
                <c:pt idx="2499">
                  <c:v>45323</c:v>
                </c:pt>
                <c:pt idx="2500">
                  <c:v>45324</c:v>
                </c:pt>
                <c:pt idx="2501">
                  <c:v>45327</c:v>
                </c:pt>
                <c:pt idx="2502">
                  <c:v>45328</c:v>
                </c:pt>
                <c:pt idx="2503">
                  <c:v>45329</c:v>
                </c:pt>
                <c:pt idx="2504">
                  <c:v>45337</c:v>
                </c:pt>
                <c:pt idx="2505">
                  <c:v>45338</c:v>
                </c:pt>
                <c:pt idx="2506">
                  <c:v>45341</c:v>
                </c:pt>
                <c:pt idx="2507">
                  <c:v>45342</c:v>
                </c:pt>
                <c:pt idx="2508">
                  <c:v>45343</c:v>
                </c:pt>
                <c:pt idx="2509">
                  <c:v>45344</c:v>
                </c:pt>
                <c:pt idx="2510">
                  <c:v>45345</c:v>
                </c:pt>
                <c:pt idx="2511">
                  <c:v>45348</c:v>
                </c:pt>
                <c:pt idx="2512">
                  <c:v>45349</c:v>
                </c:pt>
                <c:pt idx="2513">
                  <c:v>45350</c:v>
                </c:pt>
                <c:pt idx="2514">
                  <c:v>45351</c:v>
                </c:pt>
                <c:pt idx="2515">
                  <c:v>45352</c:v>
                </c:pt>
                <c:pt idx="2516">
                  <c:v>45355</c:v>
                </c:pt>
                <c:pt idx="2517">
                  <c:v>45356</c:v>
                </c:pt>
                <c:pt idx="2518">
                  <c:v>45357</c:v>
                </c:pt>
                <c:pt idx="2519">
                  <c:v>45358</c:v>
                </c:pt>
                <c:pt idx="2520">
                  <c:v>45359</c:v>
                </c:pt>
                <c:pt idx="2521">
                  <c:v>45362</c:v>
                </c:pt>
                <c:pt idx="2522">
                  <c:v>45363</c:v>
                </c:pt>
                <c:pt idx="2523">
                  <c:v>45364</c:v>
                </c:pt>
                <c:pt idx="2524">
                  <c:v>45365</c:v>
                </c:pt>
                <c:pt idx="2525">
                  <c:v>45366</c:v>
                </c:pt>
                <c:pt idx="2526">
                  <c:v>45369</c:v>
                </c:pt>
                <c:pt idx="2527">
                  <c:v>45370</c:v>
                </c:pt>
                <c:pt idx="2528">
                  <c:v>45371</c:v>
                </c:pt>
                <c:pt idx="2529">
                  <c:v>45372</c:v>
                </c:pt>
                <c:pt idx="2530">
                  <c:v>45373</c:v>
                </c:pt>
                <c:pt idx="2531">
                  <c:v>45376</c:v>
                </c:pt>
                <c:pt idx="2532">
                  <c:v>45377</c:v>
                </c:pt>
                <c:pt idx="2533">
                  <c:v>45378</c:v>
                </c:pt>
                <c:pt idx="2534">
                  <c:v>45379</c:v>
                </c:pt>
                <c:pt idx="2535">
                  <c:v>45380</c:v>
                </c:pt>
                <c:pt idx="2536">
                  <c:v>45383</c:v>
                </c:pt>
                <c:pt idx="2537">
                  <c:v>45384</c:v>
                </c:pt>
                <c:pt idx="2538">
                  <c:v>45385</c:v>
                </c:pt>
                <c:pt idx="2539">
                  <c:v>45386</c:v>
                </c:pt>
                <c:pt idx="2540">
                  <c:v>45387</c:v>
                </c:pt>
                <c:pt idx="2541">
                  <c:v>45390</c:v>
                </c:pt>
                <c:pt idx="2542">
                  <c:v>45391</c:v>
                </c:pt>
                <c:pt idx="2543">
                  <c:v>45392</c:v>
                </c:pt>
                <c:pt idx="2544">
                  <c:v>45393</c:v>
                </c:pt>
                <c:pt idx="2545">
                  <c:v>45394</c:v>
                </c:pt>
                <c:pt idx="2546">
                  <c:v>45397</c:v>
                </c:pt>
                <c:pt idx="2547">
                  <c:v>45398</c:v>
                </c:pt>
                <c:pt idx="2548">
                  <c:v>45399</c:v>
                </c:pt>
                <c:pt idx="2549">
                  <c:v>45401</c:v>
                </c:pt>
                <c:pt idx="2550">
                  <c:v>45404</c:v>
                </c:pt>
                <c:pt idx="2551">
                  <c:v>45405</c:v>
                </c:pt>
                <c:pt idx="2552">
                  <c:v>45406</c:v>
                </c:pt>
                <c:pt idx="2553">
                  <c:v>45407</c:v>
                </c:pt>
                <c:pt idx="2554">
                  <c:v>45408</c:v>
                </c:pt>
                <c:pt idx="2555">
                  <c:v>45414</c:v>
                </c:pt>
                <c:pt idx="2556">
                  <c:v>45415</c:v>
                </c:pt>
                <c:pt idx="2557">
                  <c:v>45418</c:v>
                </c:pt>
                <c:pt idx="2558">
                  <c:v>45419</c:v>
                </c:pt>
                <c:pt idx="2559">
                  <c:v>45420</c:v>
                </c:pt>
                <c:pt idx="2560">
                  <c:v>45421</c:v>
                </c:pt>
                <c:pt idx="2561">
                  <c:v>45422</c:v>
                </c:pt>
                <c:pt idx="2562">
                  <c:v>45425</c:v>
                </c:pt>
                <c:pt idx="2563">
                  <c:v>45426</c:v>
                </c:pt>
                <c:pt idx="2564">
                  <c:v>45427</c:v>
                </c:pt>
                <c:pt idx="2565">
                  <c:v>45428</c:v>
                </c:pt>
                <c:pt idx="2566">
                  <c:v>45429</c:v>
                </c:pt>
                <c:pt idx="2567">
                  <c:v>45432</c:v>
                </c:pt>
                <c:pt idx="2568">
                  <c:v>45433</c:v>
                </c:pt>
                <c:pt idx="2569">
                  <c:v>45434</c:v>
                </c:pt>
                <c:pt idx="2570">
                  <c:v>45435</c:v>
                </c:pt>
                <c:pt idx="2571">
                  <c:v>45436</c:v>
                </c:pt>
                <c:pt idx="2572">
                  <c:v>45439</c:v>
                </c:pt>
                <c:pt idx="2573">
                  <c:v>45440</c:v>
                </c:pt>
                <c:pt idx="2574">
                  <c:v>45441</c:v>
                </c:pt>
                <c:pt idx="2575">
                  <c:v>45442</c:v>
                </c:pt>
                <c:pt idx="2576">
                  <c:v>45443</c:v>
                </c:pt>
                <c:pt idx="2577">
                  <c:v>45446</c:v>
                </c:pt>
                <c:pt idx="2578">
                  <c:v>45447</c:v>
                </c:pt>
                <c:pt idx="2579">
                  <c:v>45448</c:v>
                </c:pt>
                <c:pt idx="2580">
                  <c:v>45449</c:v>
                </c:pt>
                <c:pt idx="2581">
                  <c:v>45450</c:v>
                </c:pt>
                <c:pt idx="2582">
                  <c:v>45453</c:v>
                </c:pt>
                <c:pt idx="2583">
                  <c:v>45454</c:v>
                </c:pt>
                <c:pt idx="2584">
                  <c:v>45455</c:v>
                </c:pt>
                <c:pt idx="2585">
                  <c:v>45456</c:v>
                </c:pt>
                <c:pt idx="2586">
                  <c:v>45457</c:v>
                </c:pt>
                <c:pt idx="2587">
                  <c:v>45460</c:v>
                </c:pt>
                <c:pt idx="2588">
                  <c:v>45461</c:v>
                </c:pt>
                <c:pt idx="2589">
                  <c:v>45462</c:v>
                </c:pt>
                <c:pt idx="2590">
                  <c:v>45463</c:v>
                </c:pt>
                <c:pt idx="2591">
                  <c:v>45464</c:v>
                </c:pt>
                <c:pt idx="2592">
                  <c:v>45467</c:v>
                </c:pt>
                <c:pt idx="2593">
                  <c:v>45468</c:v>
                </c:pt>
                <c:pt idx="2594">
                  <c:v>45469</c:v>
                </c:pt>
                <c:pt idx="2595">
                  <c:v>45470</c:v>
                </c:pt>
                <c:pt idx="2596">
                  <c:v>45471</c:v>
                </c:pt>
                <c:pt idx="2597">
                  <c:v>45474</c:v>
                </c:pt>
                <c:pt idx="2598">
                  <c:v>45475</c:v>
                </c:pt>
                <c:pt idx="2599">
                  <c:v>45476</c:v>
                </c:pt>
                <c:pt idx="2600">
                  <c:v>45477</c:v>
                </c:pt>
                <c:pt idx="2601">
                  <c:v>45478</c:v>
                </c:pt>
                <c:pt idx="2602">
                  <c:v>45481</c:v>
                </c:pt>
                <c:pt idx="2603">
                  <c:v>45482</c:v>
                </c:pt>
                <c:pt idx="2604">
                  <c:v>45483</c:v>
                </c:pt>
                <c:pt idx="2605">
                  <c:v>45484</c:v>
                </c:pt>
                <c:pt idx="2606">
                  <c:v>45485</c:v>
                </c:pt>
                <c:pt idx="2607">
                  <c:v>45488</c:v>
                </c:pt>
                <c:pt idx="2608">
                  <c:v>45489</c:v>
                </c:pt>
                <c:pt idx="2609">
                  <c:v>45490</c:v>
                </c:pt>
                <c:pt idx="2610">
                  <c:v>45491</c:v>
                </c:pt>
                <c:pt idx="2611">
                  <c:v>45492</c:v>
                </c:pt>
                <c:pt idx="2612">
                  <c:v>45495</c:v>
                </c:pt>
                <c:pt idx="2613">
                  <c:v>45496</c:v>
                </c:pt>
                <c:pt idx="2614">
                  <c:v>45497</c:v>
                </c:pt>
                <c:pt idx="2615">
                  <c:v>45498</c:v>
                </c:pt>
                <c:pt idx="2616">
                  <c:v>45499</c:v>
                </c:pt>
                <c:pt idx="2617">
                  <c:v>45502</c:v>
                </c:pt>
                <c:pt idx="2618">
                  <c:v>45503</c:v>
                </c:pt>
                <c:pt idx="2619">
                  <c:v>45504</c:v>
                </c:pt>
                <c:pt idx="2620">
                  <c:v>45505</c:v>
                </c:pt>
                <c:pt idx="2621">
                  <c:v>45506</c:v>
                </c:pt>
                <c:pt idx="2622">
                  <c:v>45509</c:v>
                </c:pt>
                <c:pt idx="2623">
                  <c:v>45510</c:v>
                </c:pt>
                <c:pt idx="2624">
                  <c:v>45511</c:v>
                </c:pt>
                <c:pt idx="2625">
                  <c:v>45512</c:v>
                </c:pt>
                <c:pt idx="2626">
                  <c:v>45513</c:v>
                </c:pt>
                <c:pt idx="2627">
                  <c:v>45516</c:v>
                </c:pt>
                <c:pt idx="2628">
                  <c:v>45517</c:v>
                </c:pt>
                <c:pt idx="2629">
                  <c:v>45518</c:v>
                </c:pt>
                <c:pt idx="2630">
                  <c:v>45519</c:v>
                </c:pt>
                <c:pt idx="2631">
                  <c:v>45520</c:v>
                </c:pt>
                <c:pt idx="2632">
                  <c:v>45523</c:v>
                </c:pt>
                <c:pt idx="2633">
                  <c:v>45524</c:v>
                </c:pt>
                <c:pt idx="2634">
                  <c:v>45525</c:v>
                </c:pt>
                <c:pt idx="2635">
                  <c:v>45526</c:v>
                </c:pt>
                <c:pt idx="2636">
                  <c:v>45527</c:v>
                </c:pt>
                <c:pt idx="2637">
                  <c:v>45530</c:v>
                </c:pt>
                <c:pt idx="2638">
                  <c:v>45531</c:v>
                </c:pt>
                <c:pt idx="2639">
                  <c:v>45532</c:v>
                </c:pt>
                <c:pt idx="2640">
                  <c:v>45533</c:v>
                </c:pt>
                <c:pt idx="2641">
                  <c:v>45534</c:v>
                </c:pt>
                <c:pt idx="2642">
                  <c:v>45539</c:v>
                </c:pt>
                <c:pt idx="2643">
                  <c:v>45540</c:v>
                </c:pt>
                <c:pt idx="2644">
                  <c:v>45541</c:v>
                </c:pt>
                <c:pt idx="2645">
                  <c:v>45544</c:v>
                </c:pt>
                <c:pt idx="2646">
                  <c:v>45545</c:v>
                </c:pt>
                <c:pt idx="2647">
                  <c:v>45546</c:v>
                </c:pt>
                <c:pt idx="2648">
                  <c:v>45547</c:v>
                </c:pt>
                <c:pt idx="2649">
                  <c:v>45548</c:v>
                </c:pt>
                <c:pt idx="2650">
                  <c:v>45551</c:v>
                </c:pt>
                <c:pt idx="2651">
                  <c:v>45552</c:v>
                </c:pt>
                <c:pt idx="2652">
                  <c:v>45553</c:v>
                </c:pt>
                <c:pt idx="2653">
                  <c:v>45554</c:v>
                </c:pt>
                <c:pt idx="2654">
                  <c:v>45555</c:v>
                </c:pt>
                <c:pt idx="2655">
                  <c:v>45558</c:v>
                </c:pt>
                <c:pt idx="2656">
                  <c:v>45559</c:v>
                </c:pt>
                <c:pt idx="2657">
                  <c:v>45560</c:v>
                </c:pt>
                <c:pt idx="2658">
                  <c:v>45561</c:v>
                </c:pt>
                <c:pt idx="2659">
                  <c:v>45562</c:v>
                </c:pt>
                <c:pt idx="2660">
                  <c:v>45565</c:v>
                </c:pt>
                <c:pt idx="2661">
                  <c:v>45566</c:v>
                </c:pt>
                <c:pt idx="2662">
                  <c:v>45567</c:v>
                </c:pt>
                <c:pt idx="2663">
                  <c:v>45568</c:v>
                </c:pt>
                <c:pt idx="2664">
                  <c:v>45569</c:v>
                </c:pt>
                <c:pt idx="2665">
                  <c:v>45572</c:v>
                </c:pt>
                <c:pt idx="2666">
                  <c:v>45573</c:v>
                </c:pt>
                <c:pt idx="2667">
                  <c:v>45574</c:v>
                </c:pt>
                <c:pt idx="2668">
                  <c:v>45575</c:v>
                </c:pt>
                <c:pt idx="2669">
                  <c:v>45576</c:v>
                </c:pt>
                <c:pt idx="2670">
                  <c:v>45579</c:v>
                </c:pt>
                <c:pt idx="2671">
                  <c:v>45580</c:v>
                </c:pt>
                <c:pt idx="2672">
                  <c:v>45581</c:v>
                </c:pt>
                <c:pt idx="2673">
                  <c:v>45582</c:v>
                </c:pt>
                <c:pt idx="2674">
                  <c:v>45583</c:v>
                </c:pt>
                <c:pt idx="2675">
                  <c:v>45586</c:v>
                </c:pt>
                <c:pt idx="2676">
                  <c:v>45587</c:v>
                </c:pt>
                <c:pt idx="2677">
                  <c:v>45588</c:v>
                </c:pt>
                <c:pt idx="2678">
                  <c:v>45589</c:v>
                </c:pt>
                <c:pt idx="2679">
                  <c:v>45590</c:v>
                </c:pt>
                <c:pt idx="2680">
                  <c:v>45593</c:v>
                </c:pt>
                <c:pt idx="2681">
                  <c:v>45594</c:v>
                </c:pt>
                <c:pt idx="2682">
                  <c:v>45595</c:v>
                </c:pt>
                <c:pt idx="2683">
                  <c:v>45596</c:v>
                </c:pt>
                <c:pt idx="2684">
                  <c:v>45597</c:v>
                </c:pt>
                <c:pt idx="2685">
                  <c:v>45600</c:v>
                </c:pt>
                <c:pt idx="2686">
                  <c:v>45601</c:v>
                </c:pt>
                <c:pt idx="2687">
                  <c:v>45602</c:v>
                </c:pt>
                <c:pt idx="2688">
                  <c:v>45603</c:v>
                </c:pt>
                <c:pt idx="2689">
                  <c:v>45604</c:v>
                </c:pt>
                <c:pt idx="2690">
                  <c:v>45607</c:v>
                </c:pt>
                <c:pt idx="2691">
                  <c:v>45608</c:v>
                </c:pt>
                <c:pt idx="2692">
                  <c:v>45609</c:v>
                </c:pt>
                <c:pt idx="2693">
                  <c:v>45610</c:v>
                </c:pt>
                <c:pt idx="2694">
                  <c:v>45611</c:v>
                </c:pt>
                <c:pt idx="2695">
                  <c:v>45614</c:v>
                </c:pt>
                <c:pt idx="2696">
                  <c:v>45615</c:v>
                </c:pt>
                <c:pt idx="2697">
                  <c:v>45616</c:v>
                </c:pt>
                <c:pt idx="2698">
                  <c:v>45617</c:v>
                </c:pt>
                <c:pt idx="2699">
                  <c:v>45618</c:v>
                </c:pt>
                <c:pt idx="2700">
                  <c:v>45621</c:v>
                </c:pt>
                <c:pt idx="2701">
                  <c:v>45622</c:v>
                </c:pt>
                <c:pt idx="2702">
                  <c:v>45623</c:v>
                </c:pt>
                <c:pt idx="2703">
                  <c:v>45624</c:v>
                </c:pt>
                <c:pt idx="2704">
                  <c:v>45625</c:v>
                </c:pt>
                <c:pt idx="2705">
                  <c:v>45628</c:v>
                </c:pt>
                <c:pt idx="2706">
                  <c:v>45629</c:v>
                </c:pt>
                <c:pt idx="2707">
                  <c:v>45630</c:v>
                </c:pt>
                <c:pt idx="2708">
                  <c:v>45631</c:v>
                </c:pt>
                <c:pt idx="2709">
                  <c:v>45632</c:v>
                </c:pt>
                <c:pt idx="2710">
                  <c:v>45635</c:v>
                </c:pt>
                <c:pt idx="2711">
                  <c:v>45636</c:v>
                </c:pt>
                <c:pt idx="2712">
                  <c:v>45637</c:v>
                </c:pt>
                <c:pt idx="2713">
                  <c:v>45638</c:v>
                </c:pt>
                <c:pt idx="2714">
                  <c:v>45639</c:v>
                </c:pt>
                <c:pt idx="2715">
                  <c:v>45642</c:v>
                </c:pt>
                <c:pt idx="2716">
                  <c:v>45643</c:v>
                </c:pt>
                <c:pt idx="2717">
                  <c:v>45644</c:v>
                </c:pt>
                <c:pt idx="2718">
                  <c:v>45645</c:v>
                </c:pt>
                <c:pt idx="2719">
                  <c:v>45646</c:v>
                </c:pt>
                <c:pt idx="2720">
                  <c:v>45649</c:v>
                </c:pt>
                <c:pt idx="2721">
                  <c:v>45650</c:v>
                </c:pt>
                <c:pt idx="2722">
                  <c:v>45651</c:v>
                </c:pt>
                <c:pt idx="2723">
                  <c:v>45652</c:v>
                </c:pt>
                <c:pt idx="2724">
                  <c:v>45653</c:v>
                </c:pt>
                <c:pt idx="2725">
                  <c:v>45656</c:v>
                </c:pt>
                <c:pt idx="2726">
                  <c:v>45657</c:v>
                </c:pt>
                <c:pt idx="2727">
                  <c:v>45659</c:v>
                </c:pt>
                <c:pt idx="2728">
                  <c:v>45660</c:v>
                </c:pt>
                <c:pt idx="2729">
                  <c:v>45663</c:v>
                </c:pt>
                <c:pt idx="2730">
                  <c:v>45664</c:v>
                </c:pt>
                <c:pt idx="2731">
                  <c:v>45665</c:v>
                </c:pt>
                <c:pt idx="2732">
                  <c:v>45666</c:v>
                </c:pt>
                <c:pt idx="2733">
                  <c:v>45667</c:v>
                </c:pt>
                <c:pt idx="2734">
                  <c:v>45670</c:v>
                </c:pt>
                <c:pt idx="2735">
                  <c:v>45671</c:v>
                </c:pt>
                <c:pt idx="2736">
                  <c:v>45672</c:v>
                </c:pt>
                <c:pt idx="2737">
                  <c:v>45673</c:v>
                </c:pt>
                <c:pt idx="2738">
                  <c:v>45674</c:v>
                </c:pt>
                <c:pt idx="2739">
                  <c:v>45677</c:v>
                </c:pt>
                <c:pt idx="2740">
                  <c:v>45678</c:v>
                </c:pt>
                <c:pt idx="2741">
                  <c:v>45679</c:v>
                </c:pt>
                <c:pt idx="2742">
                  <c:v>45680</c:v>
                </c:pt>
                <c:pt idx="2743">
                  <c:v>45681</c:v>
                </c:pt>
                <c:pt idx="2744">
                  <c:v>45691</c:v>
                </c:pt>
                <c:pt idx="2745">
                  <c:v>45692</c:v>
                </c:pt>
                <c:pt idx="2746">
                  <c:v>45693</c:v>
                </c:pt>
                <c:pt idx="2747">
                  <c:v>45694</c:v>
                </c:pt>
                <c:pt idx="2748">
                  <c:v>45695</c:v>
                </c:pt>
                <c:pt idx="2749">
                  <c:v>45698</c:v>
                </c:pt>
                <c:pt idx="2750">
                  <c:v>45699</c:v>
                </c:pt>
                <c:pt idx="2751">
                  <c:v>45700</c:v>
                </c:pt>
                <c:pt idx="2752">
                  <c:v>45701</c:v>
                </c:pt>
                <c:pt idx="2753">
                  <c:v>45702</c:v>
                </c:pt>
                <c:pt idx="2754">
                  <c:v>45705</c:v>
                </c:pt>
                <c:pt idx="2755">
                  <c:v>45706</c:v>
                </c:pt>
                <c:pt idx="2756">
                  <c:v>45707</c:v>
                </c:pt>
                <c:pt idx="2757">
                  <c:v>45708</c:v>
                </c:pt>
                <c:pt idx="2758">
                  <c:v>45709</c:v>
                </c:pt>
                <c:pt idx="2759">
                  <c:v>45712</c:v>
                </c:pt>
                <c:pt idx="2760">
                  <c:v>45713</c:v>
                </c:pt>
                <c:pt idx="2761">
                  <c:v>45714</c:v>
                </c:pt>
                <c:pt idx="2762">
                  <c:v>45715</c:v>
                </c:pt>
                <c:pt idx="2763">
                  <c:v>45716</c:v>
                </c:pt>
                <c:pt idx="2764">
                  <c:v>45719</c:v>
                </c:pt>
                <c:pt idx="2765">
                  <c:v>45720</c:v>
                </c:pt>
                <c:pt idx="2766">
                  <c:v>45721</c:v>
                </c:pt>
                <c:pt idx="2767">
                  <c:v>45722</c:v>
                </c:pt>
                <c:pt idx="2768">
                  <c:v>45723</c:v>
                </c:pt>
                <c:pt idx="2769">
                  <c:v>45726</c:v>
                </c:pt>
                <c:pt idx="2770">
                  <c:v>45727</c:v>
                </c:pt>
                <c:pt idx="2771">
                  <c:v>45728</c:v>
                </c:pt>
                <c:pt idx="2772">
                  <c:v>45729</c:v>
                </c:pt>
                <c:pt idx="2773">
                  <c:v>45730</c:v>
                </c:pt>
                <c:pt idx="2774">
                  <c:v>45733</c:v>
                </c:pt>
                <c:pt idx="2775">
                  <c:v>45734</c:v>
                </c:pt>
                <c:pt idx="2776">
                  <c:v>45735</c:v>
                </c:pt>
                <c:pt idx="2777">
                  <c:v>45736</c:v>
                </c:pt>
                <c:pt idx="2778">
                  <c:v>45737</c:v>
                </c:pt>
                <c:pt idx="2779">
                  <c:v>45740</c:v>
                </c:pt>
                <c:pt idx="2780">
                  <c:v>45741</c:v>
                </c:pt>
                <c:pt idx="2781">
                  <c:v>45742</c:v>
                </c:pt>
                <c:pt idx="2782">
                  <c:v>45743</c:v>
                </c:pt>
                <c:pt idx="2783">
                  <c:v>45744</c:v>
                </c:pt>
                <c:pt idx="2784">
                  <c:v>45747</c:v>
                </c:pt>
                <c:pt idx="2785">
                  <c:v>45748</c:v>
                </c:pt>
                <c:pt idx="2786">
                  <c:v>45749</c:v>
                </c:pt>
                <c:pt idx="2787">
                  <c:v>45750</c:v>
                </c:pt>
                <c:pt idx="2788">
                  <c:v>45751</c:v>
                </c:pt>
                <c:pt idx="2789">
                  <c:v>45755</c:v>
                </c:pt>
                <c:pt idx="2790">
                  <c:v>45756</c:v>
                </c:pt>
                <c:pt idx="2791">
                  <c:v>45757</c:v>
                </c:pt>
                <c:pt idx="2792">
                  <c:v>45758</c:v>
                </c:pt>
                <c:pt idx="2793">
                  <c:v>45761</c:v>
                </c:pt>
                <c:pt idx="2794">
                  <c:v>45762</c:v>
                </c:pt>
                <c:pt idx="2795">
                  <c:v>45763</c:v>
                </c:pt>
                <c:pt idx="2796">
                  <c:v>45764</c:v>
                </c:pt>
                <c:pt idx="2797">
                  <c:v>45765</c:v>
                </c:pt>
                <c:pt idx="2798">
                  <c:v>45768</c:v>
                </c:pt>
                <c:pt idx="2799">
                  <c:v>45769</c:v>
                </c:pt>
                <c:pt idx="2800">
                  <c:v>45770</c:v>
                </c:pt>
                <c:pt idx="2801">
                  <c:v>45771</c:v>
                </c:pt>
                <c:pt idx="2802">
                  <c:v>45772</c:v>
                </c:pt>
                <c:pt idx="2803">
                  <c:v>45775</c:v>
                </c:pt>
                <c:pt idx="2804">
                  <c:v>45776</c:v>
                </c:pt>
                <c:pt idx="2805">
                  <c:v>45782</c:v>
                </c:pt>
                <c:pt idx="2806">
                  <c:v>45783</c:v>
                </c:pt>
                <c:pt idx="2807">
                  <c:v>45784</c:v>
                </c:pt>
                <c:pt idx="2808">
                  <c:v>45785</c:v>
                </c:pt>
                <c:pt idx="2809">
                  <c:v>45786</c:v>
                </c:pt>
                <c:pt idx="2810">
                  <c:v>45789</c:v>
                </c:pt>
                <c:pt idx="2811">
                  <c:v>45790</c:v>
                </c:pt>
                <c:pt idx="2812">
                  <c:v>45791</c:v>
                </c:pt>
                <c:pt idx="2813">
                  <c:v>45792</c:v>
                </c:pt>
                <c:pt idx="2814">
                  <c:v>45793</c:v>
                </c:pt>
                <c:pt idx="2815">
                  <c:v>45796</c:v>
                </c:pt>
                <c:pt idx="2816">
                  <c:v>45797</c:v>
                </c:pt>
                <c:pt idx="2817">
                  <c:v>45798</c:v>
                </c:pt>
                <c:pt idx="2818">
                  <c:v>45799</c:v>
                </c:pt>
                <c:pt idx="2819">
                  <c:v>45800</c:v>
                </c:pt>
                <c:pt idx="2820">
                  <c:v>45803</c:v>
                </c:pt>
                <c:pt idx="2821">
                  <c:v>45804</c:v>
                </c:pt>
                <c:pt idx="2822">
                  <c:v>45805</c:v>
                </c:pt>
                <c:pt idx="2823">
                  <c:v>45806</c:v>
                </c:pt>
                <c:pt idx="2824">
                  <c:v>45807</c:v>
                </c:pt>
                <c:pt idx="2825">
                  <c:v>45810</c:v>
                </c:pt>
                <c:pt idx="2826">
                  <c:v>45811</c:v>
                </c:pt>
                <c:pt idx="2827">
                  <c:v>45812</c:v>
                </c:pt>
                <c:pt idx="2828">
                  <c:v>45813</c:v>
                </c:pt>
                <c:pt idx="2829">
                  <c:v>45814</c:v>
                </c:pt>
                <c:pt idx="2830">
                  <c:v>45817</c:v>
                </c:pt>
                <c:pt idx="2831">
                  <c:v>45818</c:v>
                </c:pt>
                <c:pt idx="2832">
                  <c:v>45819</c:v>
                </c:pt>
                <c:pt idx="2833">
                  <c:v>45820</c:v>
                </c:pt>
                <c:pt idx="2834">
                  <c:v>45821</c:v>
                </c:pt>
                <c:pt idx="2835">
                  <c:v>45824</c:v>
                </c:pt>
                <c:pt idx="2836">
                  <c:v>45825</c:v>
                </c:pt>
                <c:pt idx="2837">
                  <c:v>45826</c:v>
                </c:pt>
                <c:pt idx="2838">
                  <c:v>45827</c:v>
                </c:pt>
                <c:pt idx="2839">
                  <c:v>45828</c:v>
                </c:pt>
                <c:pt idx="2840">
                  <c:v>45831</c:v>
                </c:pt>
                <c:pt idx="2841">
                  <c:v>45832</c:v>
                </c:pt>
                <c:pt idx="2842">
                  <c:v>45833</c:v>
                </c:pt>
                <c:pt idx="2843">
                  <c:v>45834</c:v>
                </c:pt>
                <c:pt idx="2844">
                  <c:v>45835</c:v>
                </c:pt>
                <c:pt idx="2845">
                  <c:v>45838</c:v>
                </c:pt>
                <c:pt idx="2846">
                  <c:v>45839</c:v>
                </c:pt>
                <c:pt idx="2847">
                  <c:v>45840</c:v>
                </c:pt>
                <c:pt idx="2848">
                  <c:v>45841</c:v>
                </c:pt>
                <c:pt idx="2849">
                  <c:v>45842</c:v>
                </c:pt>
                <c:pt idx="2850">
                  <c:v>45845</c:v>
                </c:pt>
                <c:pt idx="2851">
                  <c:v>45846</c:v>
                </c:pt>
                <c:pt idx="2852">
                  <c:v>45847</c:v>
                </c:pt>
                <c:pt idx="2853">
                  <c:v>45848</c:v>
                </c:pt>
                <c:pt idx="2854">
                  <c:v>45849</c:v>
                </c:pt>
                <c:pt idx="2855">
                  <c:v>45852</c:v>
                </c:pt>
                <c:pt idx="2856">
                  <c:v>45853</c:v>
                </c:pt>
                <c:pt idx="2857">
                  <c:v>45854</c:v>
                </c:pt>
                <c:pt idx="2858">
                  <c:v>45855</c:v>
                </c:pt>
                <c:pt idx="2859">
                  <c:v>45856</c:v>
                </c:pt>
                <c:pt idx="2860">
                  <c:v>45859</c:v>
                </c:pt>
                <c:pt idx="2861">
                  <c:v>45860</c:v>
                </c:pt>
                <c:pt idx="2862">
                  <c:v>45861</c:v>
                </c:pt>
                <c:pt idx="2863">
                  <c:v>45862</c:v>
                </c:pt>
                <c:pt idx="2864">
                  <c:v>45863</c:v>
                </c:pt>
                <c:pt idx="2865">
                  <c:v>45866</c:v>
                </c:pt>
                <c:pt idx="2866">
                  <c:v>45867</c:v>
                </c:pt>
                <c:pt idx="2867">
                  <c:v>45868</c:v>
                </c:pt>
                <c:pt idx="2868">
                  <c:v>45869</c:v>
                </c:pt>
                <c:pt idx="2869">
                  <c:v>45870</c:v>
                </c:pt>
                <c:pt idx="2870">
                  <c:v>45873</c:v>
                </c:pt>
                <c:pt idx="2871">
                  <c:v>45874</c:v>
                </c:pt>
                <c:pt idx="2872">
                  <c:v>45875</c:v>
                </c:pt>
                <c:pt idx="2873">
                  <c:v>45876</c:v>
                </c:pt>
                <c:pt idx="2874">
                  <c:v>45877</c:v>
                </c:pt>
                <c:pt idx="2875">
                  <c:v>45880</c:v>
                </c:pt>
                <c:pt idx="2876">
                  <c:v>45881</c:v>
                </c:pt>
                <c:pt idx="2877">
                  <c:v>45882</c:v>
                </c:pt>
                <c:pt idx="2878">
                  <c:v>45883</c:v>
                </c:pt>
                <c:pt idx="2879">
                  <c:v>45884</c:v>
                </c:pt>
                <c:pt idx="2880">
                  <c:v>45887</c:v>
                </c:pt>
                <c:pt idx="2881">
                  <c:v>45888</c:v>
                </c:pt>
                <c:pt idx="2882">
                  <c:v>45889</c:v>
                </c:pt>
                <c:pt idx="2883">
                  <c:v>45890</c:v>
                </c:pt>
                <c:pt idx="2884">
                  <c:v>45891</c:v>
                </c:pt>
                <c:pt idx="2885">
                  <c:v>45894</c:v>
                </c:pt>
                <c:pt idx="2886">
                  <c:v>45895</c:v>
                </c:pt>
                <c:pt idx="2887">
                  <c:v>45896</c:v>
                </c:pt>
                <c:pt idx="2888">
                  <c:v>45897</c:v>
                </c:pt>
                <c:pt idx="2889">
                  <c:v>45898</c:v>
                </c:pt>
                <c:pt idx="2890">
                  <c:v>45903</c:v>
                </c:pt>
                <c:pt idx="2891">
                  <c:v>45904</c:v>
                </c:pt>
                <c:pt idx="2892">
                  <c:v>45905</c:v>
                </c:pt>
                <c:pt idx="2893">
                  <c:v>45908</c:v>
                </c:pt>
                <c:pt idx="2894">
                  <c:v>45909</c:v>
                </c:pt>
                <c:pt idx="2895">
                  <c:v>45910</c:v>
                </c:pt>
                <c:pt idx="2896">
                  <c:v>45911</c:v>
                </c:pt>
                <c:pt idx="2897">
                  <c:v>45912</c:v>
                </c:pt>
                <c:pt idx="2898">
                  <c:v>45915</c:v>
                </c:pt>
                <c:pt idx="2899">
                  <c:v>45916</c:v>
                </c:pt>
                <c:pt idx="2900">
                  <c:v>45917</c:v>
                </c:pt>
                <c:pt idx="2901">
                  <c:v>45918</c:v>
                </c:pt>
                <c:pt idx="2902">
                  <c:v>45919</c:v>
                </c:pt>
                <c:pt idx="2903">
                  <c:v>45922</c:v>
                </c:pt>
                <c:pt idx="2904">
                  <c:v>45923</c:v>
                </c:pt>
                <c:pt idx="2905">
                  <c:v>45924</c:v>
                </c:pt>
                <c:pt idx="2906">
                  <c:v>45925</c:v>
                </c:pt>
                <c:pt idx="2907">
                  <c:v>45926</c:v>
                </c:pt>
                <c:pt idx="2908">
                  <c:v>45929</c:v>
                </c:pt>
                <c:pt idx="2909">
                  <c:v>45930</c:v>
                </c:pt>
                <c:pt idx="2910">
                  <c:v>45931</c:v>
                </c:pt>
                <c:pt idx="2911">
                  <c:v>45932</c:v>
                </c:pt>
                <c:pt idx="2912">
                  <c:v>45933</c:v>
                </c:pt>
                <c:pt idx="2913">
                  <c:v>45936</c:v>
                </c:pt>
                <c:pt idx="2914">
                  <c:v>45937</c:v>
                </c:pt>
                <c:pt idx="2915">
                  <c:v>45938</c:v>
                </c:pt>
                <c:pt idx="2916">
                  <c:v>45939</c:v>
                </c:pt>
                <c:pt idx="2917">
                  <c:v>45940</c:v>
                </c:pt>
                <c:pt idx="2918">
                  <c:v>45943</c:v>
                </c:pt>
                <c:pt idx="2919">
                  <c:v>45944</c:v>
                </c:pt>
                <c:pt idx="2920">
                  <c:v>45945</c:v>
                </c:pt>
                <c:pt idx="2921">
                  <c:v>45946</c:v>
                </c:pt>
                <c:pt idx="2922">
                  <c:v>45947</c:v>
                </c:pt>
                <c:pt idx="2923">
                  <c:v>45950</c:v>
                </c:pt>
                <c:pt idx="2924">
                  <c:v>45951</c:v>
                </c:pt>
                <c:pt idx="2925">
                  <c:v>45952</c:v>
                </c:pt>
                <c:pt idx="2926">
                  <c:v>45953</c:v>
                </c:pt>
                <c:pt idx="2927">
                  <c:v>45954</c:v>
                </c:pt>
                <c:pt idx="2928">
                  <c:v>45957</c:v>
                </c:pt>
                <c:pt idx="2929">
                  <c:v>45958</c:v>
                </c:pt>
                <c:pt idx="2930">
                  <c:v>45959</c:v>
                </c:pt>
                <c:pt idx="2931">
                  <c:v>45960</c:v>
                </c:pt>
                <c:pt idx="2932">
                  <c:v>45961</c:v>
                </c:pt>
                <c:pt idx="2933">
                  <c:v>45964</c:v>
                </c:pt>
                <c:pt idx="2934">
                  <c:v>45965</c:v>
                </c:pt>
                <c:pt idx="2935">
                  <c:v>45966</c:v>
                </c:pt>
                <c:pt idx="2936">
                  <c:v>45967</c:v>
                </c:pt>
                <c:pt idx="2937">
                  <c:v>45968</c:v>
                </c:pt>
                <c:pt idx="2938">
                  <c:v>45971</c:v>
                </c:pt>
                <c:pt idx="2939">
                  <c:v>45972</c:v>
                </c:pt>
                <c:pt idx="2940">
                  <c:v>45973</c:v>
                </c:pt>
                <c:pt idx="2941">
                  <c:v>45974</c:v>
                </c:pt>
                <c:pt idx="2942">
                  <c:v>45975</c:v>
                </c:pt>
                <c:pt idx="2943">
                  <c:v>45978</c:v>
                </c:pt>
                <c:pt idx="2944">
                  <c:v>45979</c:v>
                </c:pt>
                <c:pt idx="2945">
                  <c:v>45980</c:v>
                </c:pt>
                <c:pt idx="2946">
                  <c:v>45981</c:v>
                </c:pt>
                <c:pt idx="2947">
                  <c:v>45982</c:v>
                </c:pt>
                <c:pt idx="2948">
                  <c:v>45985</c:v>
                </c:pt>
                <c:pt idx="2949">
                  <c:v>45986</c:v>
                </c:pt>
                <c:pt idx="2950">
                  <c:v>45987</c:v>
                </c:pt>
                <c:pt idx="2951">
                  <c:v>45988</c:v>
                </c:pt>
                <c:pt idx="2952">
                  <c:v>45989</c:v>
                </c:pt>
                <c:pt idx="2953">
                  <c:v>45992</c:v>
                </c:pt>
                <c:pt idx="2954">
                  <c:v>45993</c:v>
                </c:pt>
                <c:pt idx="2955">
                  <c:v>45994</c:v>
                </c:pt>
                <c:pt idx="2956">
                  <c:v>45995</c:v>
                </c:pt>
                <c:pt idx="2957">
                  <c:v>45996</c:v>
                </c:pt>
                <c:pt idx="2958">
                  <c:v>45999</c:v>
                </c:pt>
                <c:pt idx="2959">
                  <c:v>46000</c:v>
                </c:pt>
                <c:pt idx="2960">
                  <c:v>46001</c:v>
                </c:pt>
                <c:pt idx="2961">
                  <c:v>46002</c:v>
                </c:pt>
                <c:pt idx="2962">
                  <c:v>46003</c:v>
                </c:pt>
              </c:numCache>
            </c:numRef>
          </c:cat>
          <c:val>
            <c:numRef>
              <c:f>'Chart Data'!$E$2:$E$2964</c:f>
              <c:numCache>
                <c:formatCode>General</c:formatCode>
                <c:ptCount val="2963"/>
                <c:pt idx="978" formatCode="0.00">
                  <c:v>55</c:v>
                </c:pt>
                <c:pt idx="979" formatCode="0.00">
                  <c:v>55</c:v>
                </c:pt>
                <c:pt idx="980" formatCode="0.00">
                  <c:v>55</c:v>
                </c:pt>
                <c:pt idx="981" formatCode="0.00">
                  <c:v>55</c:v>
                </c:pt>
                <c:pt idx="982" formatCode="0.00">
                  <c:v>55</c:v>
                </c:pt>
                <c:pt idx="983" formatCode="0.00">
                  <c:v>55</c:v>
                </c:pt>
                <c:pt idx="984" formatCode="0.00">
                  <c:v>55</c:v>
                </c:pt>
                <c:pt idx="985" formatCode="0.00">
                  <c:v>55</c:v>
                </c:pt>
                <c:pt idx="986" formatCode="0.00">
                  <c:v>55</c:v>
                </c:pt>
                <c:pt idx="987" formatCode="0.00">
                  <c:v>55</c:v>
                </c:pt>
                <c:pt idx="988" formatCode="0.00">
                  <c:v>55</c:v>
                </c:pt>
                <c:pt idx="989" formatCode="0.00">
                  <c:v>55</c:v>
                </c:pt>
                <c:pt idx="990" formatCode="0.00">
                  <c:v>55</c:v>
                </c:pt>
                <c:pt idx="991" formatCode="0.00">
                  <c:v>55</c:v>
                </c:pt>
                <c:pt idx="992" formatCode="0.00">
                  <c:v>55</c:v>
                </c:pt>
                <c:pt idx="993" formatCode="0.00">
                  <c:v>55</c:v>
                </c:pt>
                <c:pt idx="994" formatCode="0.00">
                  <c:v>55</c:v>
                </c:pt>
                <c:pt idx="995" formatCode="0.00">
                  <c:v>55</c:v>
                </c:pt>
                <c:pt idx="996" formatCode="0.00">
                  <c:v>55</c:v>
                </c:pt>
                <c:pt idx="997" formatCode="0.00">
                  <c:v>55</c:v>
                </c:pt>
                <c:pt idx="998" formatCode="0.00">
                  <c:v>55</c:v>
                </c:pt>
                <c:pt idx="999" formatCode="0.00">
                  <c:v>55</c:v>
                </c:pt>
                <c:pt idx="1000" formatCode="0.00">
                  <c:v>55</c:v>
                </c:pt>
                <c:pt idx="1001" formatCode="0.00">
                  <c:v>55</c:v>
                </c:pt>
                <c:pt idx="1002" formatCode="0.00">
                  <c:v>55</c:v>
                </c:pt>
                <c:pt idx="1003" formatCode="0.00">
                  <c:v>55</c:v>
                </c:pt>
                <c:pt idx="1004" formatCode="0.00">
                  <c:v>55</c:v>
                </c:pt>
                <c:pt idx="1005" formatCode="0.00">
                  <c:v>55</c:v>
                </c:pt>
                <c:pt idx="1006" formatCode="0.00">
                  <c:v>55</c:v>
                </c:pt>
                <c:pt idx="1007" formatCode="0.00">
                  <c:v>55</c:v>
                </c:pt>
                <c:pt idx="1008" formatCode="0.00">
                  <c:v>55</c:v>
                </c:pt>
                <c:pt idx="1009" formatCode="0.00">
                  <c:v>55</c:v>
                </c:pt>
                <c:pt idx="1010" formatCode="0.00">
                  <c:v>55</c:v>
                </c:pt>
                <c:pt idx="1011" formatCode="0.00">
                  <c:v>55</c:v>
                </c:pt>
                <c:pt idx="1012" formatCode="0.00">
                  <c:v>55</c:v>
                </c:pt>
                <c:pt idx="1013" formatCode="0.00">
                  <c:v>55</c:v>
                </c:pt>
                <c:pt idx="1014" formatCode="0.00">
                  <c:v>55</c:v>
                </c:pt>
                <c:pt idx="1015" formatCode="0.00">
                  <c:v>55</c:v>
                </c:pt>
                <c:pt idx="1016" formatCode="0.00">
                  <c:v>55</c:v>
                </c:pt>
                <c:pt idx="1017" formatCode="0.00">
                  <c:v>55</c:v>
                </c:pt>
                <c:pt idx="1018" formatCode="0.00">
                  <c:v>55</c:v>
                </c:pt>
                <c:pt idx="1019" formatCode="0.00">
                  <c:v>55</c:v>
                </c:pt>
                <c:pt idx="1020" formatCode="0.00">
                  <c:v>55</c:v>
                </c:pt>
                <c:pt idx="1021" formatCode="0.00">
                  <c:v>55</c:v>
                </c:pt>
                <c:pt idx="1022" formatCode="0.00">
                  <c:v>55</c:v>
                </c:pt>
                <c:pt idx="1023" formatCode="0.00">
                  <c:v>55</c:v>
                </c:pt>
                <c:pt idx="1024" formatCode="0.00">
                  <c:v>55</c:v>
                </c:pt>
                <c:pt idx="1025" formatCode="0.00">
                  <c:v>55</c:v>
                </c:pt>
                <c:pt idx="1026" formatCode="0.00">
                  <c:v>55</c:v>
                </c:pt>
                <c:pt idx="1027" formatCode="0.00">
                  <c:v>55</c:v>
                </c:pt>
                <c:pt idx="1028" formatCode="0.00">
                  <c:v>55</c:v>
                </c:pt>
                <c:pt idx="1029" formatCode="0.00">
                  <c:v>55</c:v>
                </c:pt>
                <c:pt idx="1030" formatCode="0.00">
                  <c:v>55</c:v>
                </c:pt>
                <c:pt idx="1031" formatCode="0.00">
                  <c:v>55</c:v>
                </c:pt>
                <c:pt idx="1032" formatCode="0.00">
                  <c:v>55</c:v>
                </c:pt>
                <c:pt idx="1033" formatCode="0.00">
                  <c:v>55</c:v>
                </c:pt>
                <c:pt idx="1034" formatCode="0.00">
                  <c:v>55</c:v>
                </c:pt>
                <c:pt idx="1035" formatCode="0.00">
                  <c:v>55</c:v>
                </c:pt>
                <c:pt idx="1036" formatCode="0.00">
                  <c:v>55</c:v>
                </c:pt>
                <c:pt idx="1037" formatCode="0.00">
                  <c:v>55</c:v>
                </c:pt>
                <c:pt idx="1038" formatCode="0.00">
                  <c:v>55</c:v>
                </c:pt>
                <c:pt idx="1039" formatCode="0.00">
                  <c:v>55</c:v>
                </c:pt>
                <c:pt idx="1040" formatCode="0.00">
                  <c:v>55</c:v>
                </c:pt>
                <c:pt idx="1041" formatCode="0.00">
                  <c:v>55</c:v>
                </c:pt>
                <c:pt idx="1042" formatCode="0.00">
                  <c:v>55</c:v>
                </c:pt>
                <c:pt idx="1043" formatCode="0.00">
                  <c:v>55</c:v>
                </c:pt>
                <c:pt idx="1044" formatCode="0.00">
                  <c:v>55</c:v>
                </c:pt>
                <c:pt idx="1045" formatCode="0.00">
                  <c:v>55</c:v>
                </c:pt>
                <c:pt idx="1046" formatCode="0.00">
                  <c:v>55</c:v>
                </c:pt>
                <c:pt idx="1047" formatCode="0.00">
                  <c:v>55</c:v>
                </c:pt>
                <c:pt idx="1048" formatCode="0.00">
                  <c:v>55</c:v>
                </c:pt>
                <c:pt idx="1049" formatCode="0.00">
                  <c:v>55</c:v>
                </c:pt>
                <c:pt idx="1050" formatCode="0.00">
                  <c:v>55</c:v>
                </c:pt>
                <c:pt idx="1051" formatCode="0.00">
                  <c:v>55</c:v>
                </c:pt>
                <c:pt idx="1052" formatCode="0.00">
                  <c:v>55</c:v>
                </c:pt>
                <c:pt idx="1053" formatCode="0.00">
                  <c:v>55</c:v>
                </c:pt>
                <c:pt idx="1054" formatCode="0.00">
                  <c:v>55</c:v>
                </c:pt>
                <c:pt idx="1055" formatCode="0.00">
                  <c:v>55</c:v>
                </c:pt>
                <c:pt idx="1056" formatCode="0.00">
                  <c:v>55</c:v>
                </c:pt>
                <c:pt idx="1057" formatCode="0.00">
                  <c:v>55</c:v>
                </c:pt>
                <c:pt idx="1058" formatCode="0.00">
                  <c:v>55</c:v>
                </c:pt>
                <c:pt idx="1059" formatCode="0.00">
                  <c:v>55</c:v>
                </c:pt>
                <c:pt idx="1060" formatCode="0.00">
                  <c:v>55</c:v>
                </c:pt>
                <c:pt idx="1061" formatCode="0.00">
                  <c:v>55</c:v>
                </c:pt>
                <c:pt idx="1062" formatCode="0.00">
                  <c:v>55</c:v>
                </c:pt>
                <c:pt idx="1063" formatCode="0.00">
                  <c:v>55</c:v>
                </c:pt>
                <c:pt idx="1064" formatCode="0.00">
                  <c:v>55</c:v>
                </c:pt>
                <c:pt idx="1065" formatCode="0.00">
                  <c:v>55</c:v>
                </c:pt>
                <c:pt idx="1066" formatCode="0.00">
                  <c:v>55</c:v>
                </c:pt>
                <c:pt idx="1067" formatCode="0.00">
                  <c:v>55</c:v>
                </c:pt>
                <c:pt idx="1068" formatCode="0.00">
                  <c:v>55</c:v>
                </c:pt>
                <c:pt idx="1069" formatCode="0.00">
                  <c:v>55</c:v>
                </c:pt>
                <c:pt idx="1070" formatCode="0.00">
                  <c:v>55</c:v>
                </c:pt>
                <c:pt idx="1071" formatCode="0.00">
                  <c:v>55</c:v>
                </c:pt>
                <c:pt idx="1072" formatCode="0.00">
                  <c:v>55</c:v>
                </c:pt>
                <c:pt idx="1073" formatCode="0.00">
                  <c:v>55</c:v>
                </c:pt>
                <c:pt idx="1074" formatCode="0.00">
                  <c:v>55</c:v>
                </c:pt>
                <c:pt idx="1075" formatCode="0.00">
                  <c:v>55</c:v>
                </c:pt>
                <c:pt idx="1076" formatCode="0.00">
                  <c:v>55</c:v>
                </c:pt>
                <c:pt idx="1077" formatCode="0.00">
                  <c:v>55</c:v>
                </c:pt>
                <c:pt idx="1078" formatCode="0.00">
                  <c:v>55</c:v>
                </c:pt>
                <c:pt idx="1079" formatCode="0.00">
                  <c:v>55</c:v>
                </c:pt>
                <c:pt idx="1080" formatCode="0.00">
                  <c:v>55</c:v>
                </c:pt>
                <c:pt idx="1081" formatCode="0.00">
                  <c:v>55</c:v>
                </c:pt>
                <c:pt idx="1082" formatCode="0.00">
                  <c:v>55</c:v>
                </c:pt>
                <c:pt idx="1083" formatCode="0.00">
                  <c:v>55</c:v>
                </c:pt>
                <c:pt idx="1084" formatCode="0.00">
                  <c:v>55</c:v>
                </c:pt>
                <c:pt idx="1085" formatCode="0.00">
                  <c:v>55</c:v>
                </c:pt>
                <c:pt idx="1086" formatCode="0.00">
                  <c:v>55</c:v>
                </c:pt>
                <c:pt idx="1087" formatCode="0.00">
                  <c:v>55</c:v>
                </c:pt>
                <c:pt idx="1088" formatCode="0.00">
                  <c:v>55</c:v>
                </c:pt>
                <c:pt idx="1089" formatCode="0.00">
                  <c:v>55</c:v>
                </c:pt>
                <c:pt idx="1090" formatCode="0.00">
                  <c:v>55</c:v>
                </c:pt>
                <c:pt idx="1091" formatCode="0.00">
                  <c:v>55</c:v>
                </c:pt>
                <c:pt idx="1092" formatCode="0.00">
                  <c:v>55</c:v>
                </c:pt>
                <c:pt idx="1093" formatCode="0.00">
                  <c:v>55</c:v>
                </c:pt>
                <c:pt idx="1094" formatCode="0.00">
                  <c:v>55</c:v>
                </c:pt>
                <c:pt idx="1095" formatCode="0.00">
                  <c:v>55</c:v>
                </c:pt>
                <c:pt idx="1096" formatCode="0.00">
                  <c:v>55</c:v>
                </c:pt>
                <c:pt idx="1097" formatCode="0.00">
                  <c:v>55</c:v>
                </c:pt>
                <c:pt idx="1098" formatCode="0.00">
                  <c:v>55</c:v>
                </c:pt>
                <c:pt idx="1099" formatCode="0.00">
                  <c:v>55</c:v>
                </c:pt>
                <c:pt idx="1100" formatCode="0.00">
                  <c:v>55</c:v>
                </c:pt>
                <c:pt idx="1101" formatCode="0.00">
                  <c:v>55</c:v>
                </c:pt>
                <c:pt idx="1102" formatCode="0.00">
                  <c:v>55</c:v>
                </c:pt>
                <c:pt idx="1103" formatCode="0.00">
                  <c:v>55</c:v>
                </c:pt>
                <c:pt idx="1104" formatCode="0.00">
                  <c:v>55</c:v>
                </c:pt>
                <c:pt idx="1105" formatCode="0.00">
                  <c:v>55</c:v>
                </c:pt>
                <c:pt idx="1106" formatCode="0.00">
                  <c:v>55</c:v>
                </c:pt>
                <c:pt idx="1107" formatCode="0.00">
                  <c:v>55</c:v>
                </c:pt>
                <c:pt idx="1108" formatCode="0.00">
                  <c:v>55</c:v>
                </c:pt>
                <c:pt idx="1109" formatCode="0.00">
                  <c:v>55</c:v>
                </c:pt>
                <c:pt idx="1110" formatCode="0.00">
                  <c:v>55</c:v>
                </c:pt>
                <c:pt idx="1111" formatCode="0.00">
                  <c:v>55</c:v>
                </c:pt>
                <c:pt idx="1112" formatCode="0.00">
                  <c:v>55</c:v>
                </c:pt>
                <c:pt idx="1113" formatCode="0.00">
                  <c:v>55</c:v>
                </c:pt>
                <c:pt idx="1114" formatCode="0.00">
                  <c:v>55</c:v>
                </c:pt>
                <c:pt idx="1115" formatCode="0.00">
                  <c:v>55</c:v>
                </c:pt>
                <c:pt idx="1116" formatCode="0.00">
                  <c:v>55</c:v>
                </c:pt>
                <c:pt idx="1117" formatCode="0.00">
                  <c:v>55</c:v>
                </c:pt>
                <c:pt idx="1118" formatCode="0.00">
                  <c:v>55</c:v>
                </c:pt>
                <c:pt idx="1119" formatCode="0.00">
                  <c:v>55</c:v>
                </c:pt>
                <c:pt idx="1120" formatCode="0.00">
                  <c:v>55</c:v>
                </c:pt>
                <c:pt idx="1121" formatCode="0.00">
                  <c:v>55</c:v>
                </c:pt>
                <c:pt idx="1122" formatCode="0.00">
                  <c:v>55</c:v>
                </c:pt>
                <c:pt idx="1123" formatCode="0.00">
                  <c:v>55</c:v>
                </c:pt>
                <c:pt idx="1124" formatCode="0.00">
                  <c:v>55</c:v>
                </c:pt>
                <c:pt idx="1125" formatCode="0.00">
                  <c:v>55</c:v>
                </c:pt>
                <c:pt idx="1126" formatCode="0.00">
                  <c:v>55</c:v>
                </c:pt>
                <c:pt idx="1127" formatCode="0.00">
                  <c:v>55</c:v>
                </c:pt>
                <c:pt idx="1128" formatCode="0.00">
                  <c:v>55</c:v>
                </c:pt>
                <c:pt idx="1129" formatCode="0.00">
                  <c:v>55</c:v>
                </c:pt>
                <c:pt idx="1130" formatCode="0.00">
                  <c:v>55</c:v>
                </c:pt>
                <c:pt idx="1131" formatCode="0.00">
                  <c:v>55</c:v>
                </c:pt>
                <c:pt idx="1132" formatCode="0.00">
                  <c:v>55</c:v>
                </c:pt>
                <c:pt idx="1133" formatCode="0.00">
                  <c:v>55</c:v>
                </c:pt>
                <c:pt idx="1134" formatCode="0.00">
                  <c:v>55</c:v>
                </c:pt>
                <c:pt idx="1135" formatCode="0.00">
                  <c:v>55</c:v>
                </c:pt>
                <c:pt idx="1136" formatCode="0.00">
                  <c:v>55</c:v>
                </c:pt>
                <c:pt idx="1137" formatCode="0.00">
                  <c:v>55</c:v>
                </c:pt>
                <c:pt idx="1138" formatCode="0.00">
                  <c:v>55</c:v>
                </c:pt>
                <c:pt idx="1139" formatCode="0.00">
                  <c:v>55</c:v>
                </c:pt>
                <c:pt idx="1140" formatCode="0.00">
                  <c:v>55</c:v>
                </c:pt>
                <c:pt idx="1141" formatCode="0.00">
                  <c:v>55</c:v>
                </c:pt>
                <c:pt idx="1142" formatCode="0.00">
                  <c:v>55</c:v>
                </c:pt>
                <c:pt idx="1143" formatCode="0.00">
                  <c:v>55</c:v>
                </c:pt>
                <c:pt idx="1144" formatCode="0.00">
                  <c:v>55</c:v>
                </c:pt>
                <c:pt idx="1145" formatCode="0.00">
                  <c:v>55</c:v>
                </c:pt>
                <c:pt idx="1146" formatCode="0.00">
                  <c:v>55</c:v>
                </c:pt>
                <c:pt idx="1147" formatCode="0.00">
                  <c:v>55</c:v>
                </c:pt>
                <c:pt idx="1148" formatCode="0.00">
                  <c:v>55</c:v>
                </c:pt>
                <c:pt idx="1149" formatCode="0.00">
                  <c:v>55</c:v>
                </c:pt>
                <c:pt idx="1150" formatCode="0.00">
                  <c:v>55</c:v>
                </c:pt>
                <c:pt idx="1151" formatCode="0.00">
                  <c:v>55</c:v>
                </c:pt>
                <c:pt idx="1152" formatCode="0.00">
                  <c:v>55</c:v>
                </c:pt>
                <c:pt idx="1153" formatCode="0.00">
                  <c:v>55</c:v>
                </c:pt>
                <c:pt idx="1154" formatCode="0.00">
                  <c:v>55</c:v>
                </c:pt>
                <c:pt idx="1155" formatCode="0.00">
                  <c:v>55</c:v>
                </c:pt>
                <c:pt idx="1156" formatCode="0.00">
                  <c:v>55</c:v>
                </c:pt>
                <c:pt idx="1157" formatCode="0.00">
                  <c:v>55</c:v>
                </c:pt>
                <c:pt idx="1158" formatCode="0.00">
                  <c:v>55</c:v>
                </c:pt>
                <c:pt idx="1159" formatCode="0.00">
                  <c:v>55</c:v>
                </c:pt>
                <c:pt idx="1160" formatCode="0.00">
                  <c:v>55</c:v>
                </c:pt>
                <c:pt idx="1161" formatCode="0.00">
                  <c:v>55</c:v>
                </c:pt>
                <c:pt idx="1162" formatCode="0.00">
                  <c:v>55</c:v>
                </c:pt>
                <c:pt idx="1163" formatCode="0.00">
                  <c:v>55</c:v>
                </c:pt>
                <c:pt idx="1164" formatCode="0.00">
                  <c:v>55</c:v>
                </c:pt>
                <c:pt idx="1165" formatCode="0.00">
                  <c:v>55</c:v>
                </c:pt>
                <c:pt idx="1166" formatCode="0.00">
                  <c:v>55</c:v>
                </c:pt>
                <c:pt idx="1167" formatCode="0.00">
                  <c:v>55</c:v>
                </c:pt>
                <c:pt idx="1168" formatCode="0.00">
                  <c:v>55</c:v>
                </c:pt>
                <c:pt idx="1169" formatCode="0.00">
                  <c:v>55</c:v>
                </c:pt>
                <c:pt idx="1170" formatCode="0.00">
                  <c:v>55</c:v>
                </c:pt>
                <c:pt idx="1171" formatCode="0.00">
                  <c:v>55</c:v>
                </c:pt>
                <c:pt idx="1172" formatCode="0.00">
                  <c:v>55</c:v>
                </c:pt>
                <c:pt idx="1173" formatCode="0.00">
                  <c:v>55</c:v>
                </c:pt>
                <c:pt idx="1174" formatCode="0.00">
                  <c:v>55</c:v>
                </c:pt>
                <c:pt idx="1175" formatCode="0.00">
                  <c:v>55</c:v>
                </c:pt>
                <c:pt idx="1176" formatCode="0.00">
                  <c:v>55</c:v>
                </c:pt>
                <c:pt idx="1177" formatCode="0.00">
                  <c:v>55</c:v>
                </c:pt>
                <c:pt idx="1178" formatCode="0.00">
                  <c:v>55</c:v>
                </c:pt>
                <c:pt idx="1179" formatCode="0.00">
                  <c:v>55</c:v>
                </c:pt>
                <c:pt idx="1180" formatCode="0.00">
                  <c:v>55</c:v>
                </c:pt>
                <c:pt idx="1181" formatCode="0.00">
                  <c:v>55</c:v>
                </c:pt>
                <c:pt idx="1182" formatCode="0.00">
                  <c:v>55</c:v>
                </c:pt>
                <c:pt idx="1183" formatCode="0.00">
                  <c:v>55</c:v>
                </c:pt>
                <c:pt idx="1184" formatCode="0.00">
                  <c:v>55</c:v>
                </c:pt>
                <c:pt idx="1185" formatCode="0.00">
                  <c:v>55</c:v>
                </c:pt>
                <c:pt idx="1186" formatCode="0.00">
                  <c:v>55</c:v>
                </c:pt>
                <c:pt idx="1187" formatCode="0.00">
                  <c:v>55</c:v>
                </c:pt>
                <c:pt idx="1188" formatCode="0.00">
                  <c:v>55</c:v>
                </c:pt>
                <c:pt idx="1189" formatCode="0.00">
                  <c:v>55</c:v>
                </c:pt>
                <c:pt idx="1190" formatCode="0.00">
                  <c:v>55</c:v>
                </c:pt>
                <c:pt idx="1191" formatCode="0.00">
                  <c:v>55</c:v>
                </c:pt>
                <c:pt idx="1192" formatCode="0.00">
                  <c:v>55</c:v>
                </c:pt>
                <c:pt idx="1193" formatCode="0.00">
                  <c:v>55</c:v>
                </c:pt>
                <c:pt idx="1194" formatCode="0.00">
                  <c:v>55</c:v>
                </c:pt>
                <c:pt idx="1195" formatCode="0.00">
                  <c:v>55</c:v>
                </c:pt>
                <c:pt idx="1196" formatCode="0.00">
                  <c:v>55</c:v>
                </c:pt>
                <c:pt idx="1197" formatCode="0.00">
                  <c:v>55</c:v>
                </c:pt>
                <c:pt idx="1198" formatCode="0.00">
                  <c:v>55</c:v>
                </c:pt>
                <c:pt idx="1199" formatCode="0.00">
                  <c:v>55</c:v>
                </c:pt>
                <c:pt idx="1200" formatCode="0.00">
                  <c:v>55</c:v>
                </c:pt>
                <c:pt idx="1201" formatCode="0.00">
                  <c:v>55</c:v>
                </c:pt>
                <c:pt idx="1202" formatCode="0.00">
                  <c:v>55</c:v>
                </c:pt>
                <c:pt idx="1203" formatCode="0.00">
                  <c:v>55</c:v>
                </c:pt>
                <c:pt idx="1204" formatCode="0.00">
                  <c:v>55</c:v>
                </c:pt>
                <c:pt idx="1205" formatCode="0.00">
                  <c:v>55</c:v>
                </c:pt>
                <c:pt idx="1206" formatCode="0.00">
                  <c:v>55</c:v>
                </c:pt>
                <c:pt idx="1207" formatCode="0.00">
                  <c:v>55</c:v>
                </c:pt>
                <c:pt idx="1208" formatCode="0.00">
                  <c:v>55</c:v>
                </c:pt>
                <c:pt idx="1209" formatCode="0.00">
                  <c:v>55</c:v>
                </c:pt>
                <c:pt idx="1210" formatCode="0.00">
                  <c:v>55</c:v>
                </c:pt>
                <c:pt idx="1211" formatCode="0.00">
                  <c:v>55</c:v>
                </c:pt>
                <c:pt idx="1212" formatCode="0.00">
                  <c:v>55</c:v>
                </c:pt>
                <c:pt idx="1213" formatCode="0.00">
                  <c:v>55</c:v>
                </c:pt>
                <c:pt idx="1214" formatCode="0.00">
                  <c:v>55</c:v>
                </c:pt>
                <c:pt idx="1215" formatCode="0.00">
                  <c:v>55</c:v>
                </c:pt>
                <c:pt idx="1216" formatCode="0.00">
                  <c:v>55</c:v>
                </c:pt>
                <c:pt idx="1217" formatCode="0.00">
                  <c:v>55</c:v>
                </c:pt>
                <c:pt idx="1218" formatCode="0.00">
                  <c:v>55</c:v>
                </c:pt>
                <c:pt idx="1219" formatCode="0.00">
                  <c:v>55</c:v>
                </c:pt>
                <c:pt idx="1220" formatCode="0.00">
                  <c:v>55</c:v>
                </c:pt>
                <c:pt idx="1221" formatCode="0.00">
                  <c:v>55</c:v>
                </c:pt>
                <c:pt idx="1222" formatCode="0.00">
                  <c:v>55</c:v>
                </c:pt>
                <c:pt idx="1223" formatCode="0.00">
                  <c:v>55</c:v>
                </c:pt>
                <c:pt idx="1224" formatCode="0.00">
                  <c:v>55</c:v>
                </c:pt>
                <c:pt idx="1225" formatCode="0.00">
                  <c:v>55</c:v>
                </c:pt>
                <c:pt idx="1226" formatCode="0.00">
                  <c:v>55</c:v>
                </c:pt>
              </c:numCache>
            </c:numRef>
          </c:val>
          <c:extLst>
            <c:ext xmlns:c16="http://schemas.microsoft.com/office/drawing/2014/chart" uri="{C3380CC4-5D6E-409C-BE32-E72D297353CC}">
              <c16:uniqueId val="{00000000-D663-0C4B-B347-E9834DA15F70}"/>
            </c:ext>
          </c:extLst>
        </c:ser>
        <c:ser>
          <c:idx val="1"/>
          <c:order val="1"/>
          <c:tx>
            <c:strRef>
              <c:f>'Chart Data'!$F$1</c:f>
              <c:strCache>
                <c:ptCount val="1"/>
                <c:pt idx="0">
                  <c:v>Crisis Episode 2: 2020 COVID-19 Shock</c:v>
                </c:pt>
              </c:strCache>
            </c:strRef>
          </c:tx>
          <c:spPr>
            <a:solidFill>
              <a:srgbClr val="FBD9B0"/>
            </a:solidFill>
            <a:ln>
              <a:noFill/>
              <a:prstDash val="solid"/>
            </a:ln>
          </c:spPr>
          <c:cat>
            <c:numRef>
              <c:f>'Chart Data'!$A$2:$A$2964</c:f>
              <c:numCache>
                <c:formatCode>yyyy\-mm\-dd</c:formatCode>
                <c:ptCount val="2963"/>
                <c:pt idx="0">
                  <c:v>41676</c:v>
                </c:pt>
                <c:pt idx="1">
                  <c:v>41677</c:v>
                </c:pt>
                <c:pt idx="2">
                  <c:v>41680</c:v>
                </c:pt>
                <c:pt idx="3">
                  <c:v>41681</c:v>
                </c:pt>
                <c:pt idx="4">
                  <c:v>41682</c:v>
                </c:pt>
                <c:pt idx="5">
                  <c:v>41683</c:v>
                </c:pt>
                <c:pt idx="6">
                  <c:v>41684</c:v>
                </c:pt>
                <c:pt idx="7">
                  <c:v>41687</c:v>
                </c:pt>
                <c:pt idx="8">
                  <c:v>41688</c:v>
                </c:pt>
                <c:pt idx="9">
                  <c:v>41689</c:v>
                </c:pt>
                <c:pt idx="10">
                  <c:v>41690</c:v>
                </c:pt>
                <c:pt idx="11">
                  <c:v>41691</c:v>
                </c:pt>
                <c:pt idx="12">
                  <c:v>41694</c:v>
                </c:pt>
                <c:pt idx="13">
                  <c:v>41695</c:v>
                </c:pt>
                <c:pt idx="14">
                  <c:v>41696</c:v>
                </c:pt>
                <c:pt idx="15">
                  <c:v>41697</c:v>
                </c:pt>
                <c:pt idx="16">
                  <c:v>41698</c:v>
                </c:pt>
                <c:pt idx="17">
                  <c:v>41701</c:v>
                </c:pt>
                <c:pt idx="18">
                  <c:v>41702</c:v>
                </c:pt>
                <c:pt idx="19">
                  <c:v>41703</c:v>
                </c:pt>
                <c:pt idx="20">
                  <c:v>41704</c:v>
                </c:pt>
                <c:pt idx="21">
                  <c:v>41705</c:v>
                </c:pt>
                <c:pt idx="22">
                  <c:v>41708</c:v>
                </c:pt>
                <c:pt idx="23">
                  <c:v>41709</c:v>
                </c:pt>
                <c:pt idx="24">
                  <c:v>41710</c:v>
                </c:pt>
                <c:pt idx="25">
                  <c:v>41711</c:v>
                </c:pt>
                <c:pt idx="26">
                  <c:v>41712</c:v>
                </c:pt>
                <c:pt idx="27">
                  <c:v>41715</c:v>
                </c:pt>
                <c:pt idx="28">
                  <c:v>41716</c:v>
                </c:pt>
                <c:pt idx="29">
                  <c:v>41717</c:v>
                </c:pt>
                <c:pt idx="30">
                  <c:v>41718</c:v>
                </c:pt>
                <c:pt idx="31">
                  <c:v>41719</c:v>
                </c:pt>
                <c:pt idx="32">
                  <c:v>41722</c:v>
                </c:pt>
                <c:pt idx="33">
                  <c:v>41723</c:v>
                </c:pt>
                <c:pt idx="34">
                  <c:v>41724</c:v>
                </c:pt>
                <c:pt idx="35">
                  <c:v>41725</c:v>
                </c:pt>
                <c:pt idx="36">
                  <c:v>41726</c:v>
                </c:pt>
                <c:pt idx="37">
                  <c:v>41729</c:v>
                </c:pt>
                <c:pt idx="38">
                  <c:v>41730</c:v>
                </c:pt>
                <c:pt idx="39">
                  <c:v>41731</c:v>
                </c:pt>
                <c:pt idx="40">
                  <c:v>41732</c:v>
                </c:pt>
                <c:pt idx="41">
                  <c:v>41733</c:v>
                </c:pt>
                <c:pt idx="42">
                  <c:v>41736</c:v>
                </c:pt>
                <c:pt idx="43">
                  <c:v>41737</c:v>
                </c:pt>
                <c:pt idx="44">
                  <c:v>41739</c:v>
                </c:pt>
                <c:pt idx="45">
                  <c:v>41740</c:v>
                </c:pt>
                <c:pt idx="46">
                  <c:v>41743</c:v>
                </c:pt>
                <c:pt idx="47">
                  <c:v>41744</c:v>
                </c:pt>
                <c:pt idx="48">
                  <c:v>41745</c:v>
                </c:pt>
                <c:pt idx="49">
                  <c:v>41746</c:v>
                </c:pt>
                <c:pt idx="50">
                  <c:v>41747</c:v>
                </c:pt>
                <c:pt idx="51">
                  <c:v>41750</c:v>
                </c:pt>
                <c:pt idx="52">
                  <c:v>41751</c:v>
                </c:pt>
                <c:pt idx="53">
                  <c:v>41752</c:v>
                </c:pt>
                <c:pt idx="54">
                  <c:v>41753</c:v>
                </c:pt>
                <c:pt idx="55">
                  <c:v>41754</c:v>
                </c:pt>
                <c:pt idx="56">
                  <c:v>41757</c:v>
                </c:pt>
                <c:pt idx="57">
                  <c:v>41758</c:v>
                </c:pt>
                <c:pt idx="58">
                  <c:v>41764</c:v>
                </c:pt>
                <c:pt idx="59">
                  <c:v>41765</c:v>
                </c:pt>
                <c:pt idx="60">
                  <c:v>41766</c:v>
                </c:pt>
                <c:pt idx="61">
                  <c:v>41767</c:v>
                </c:pt>
                <c:pt idx="62">
                  <c:v>41768</c:v>
                </c:pt>
                <c:pt idx="63">
                  <c:v>41771</c:v>
                </c:pt>
                <c:pt idx="64">
                  <c:v>41772</c:v>
                </c:pt>
                <c:pt idx="65">
                  <c:v>41773</c:v>
                </c:pt>
                <c:pt idx="66">
                  <c:v>41774</c:v>
                </c:pt>
                <c:pt idx="67">
                  <c:v>41775</c:v>
                </c:pt>
                <c:pt idx="68">
                  <c:v>41778</c:v>
                </c:pt>
                <c:pt idx="69">
                  <c:v>41779</c:v>
                </c:pt>
                <c:pt idx="70">
                  <c:v>41780</c:v>
                </c:pt>
                <c:pt idx="71">
                  <c:v>41781</c:v>
                </c:pt>
                <c:pt idx="72">
                  <c:v>41782</c:v>
                </c:pt>
                <c:pt idx="73">
                  <c:v>41785</c:v>
                </c:pt>
                <c:pt idx="74">
                  <c:v>41786</c:v>
                </c:pt>
                <c:pt idx="75">
                  <c:v>41787</c:v>
                </c:pt>
                <c:pt idx="76">
                  <c:v>41788</c:v>
                </c:pt>
                <c:pt idx="77">
                  <c:v>41789</c:v>
                </c:pt>
                <c:pt idx="78">
                  <c:v>41792</c:v>
                </c:pt>
                <c:pt idx="79">
                  <c:v>41793</c:v>
                </c:pt>
                <c:pt idx="80">
                  <c:v>41794</c:v>
                </c:pt>
                <c:pt idx="81">
                  <c:v>41795</c:v>
                </c:pt>
                <c:pt idx="82">
                  <c:v>41796</c:v>
                </c:pt>
                <c:pt idx="83">
                  <c:v>41799</c:v>
                </c:pt>
                <c:pt idx="84">
                  <c:v>41800</c:v>
                </c:pt>
                <c:pt idx="85">
                  <c:v>41801</c:v>
                </c:pt>
                <c:pt idx="86">
                  <c:v>41802</c:v>
                </c:pt>
                <c:pt idx="87">
                  <c:v>41803</c:v>
                </c:pt>
                <c:pt idx="88">
                  <c:v>41806</c:v>
                </c:pt>
                <c:pt idx="89">
                  <c:v>41807</c:v>
                </c:pt>
                <c:pt idx="90">
                  <c:v>41808</c:v>
                </c:pt>
                <c:pt idx="91">
                  <c:v>41809</c:v>
                </c:pt>
                <c:pt idx="92">
                  <c:v>41810</c:v>
                </c:pt>
                <c:pt idx="93">
                  <c:v>41813</c:v>
                </c:pt>
                <c:pt idx="94">
                  <c:v>41814</c:v>
                </c:pt>
                <c:pt idx="95">
                  <c:v>41815</c:v>
                </c:pt>
                <c:pt idx="96">
                  <c:v>41816</c:v>
                </c:pt>
                <c:pt idx="97">
                  <c:v>41817</c:v>
                </c:pt>
                <c:pt idx="98">
                  <c:v>41820</c:v>
                </c:pt>
                <c:pt idx="99">
                  <c:v>41821</c:v>
                </c:pt>
                <c:pt idx="100">
                  <c:v>41822</c:v>
                </c:pt>
                <c:pt idx="101">
                  <c:v>41823</c:v>
                </c:pt>
                <c:pt idx="102">
                  <c:v>41824</c:v>
                </c:pt>
                <c:pt idx="103">
                  <c:v>41827</c:v>
                </c:pt>
                <c:pt idx="104">
                  <c:v>41828</c:v>
                </c:pt>
                <c:pt idx="105">
                  <c:v>41829</c:v>
                </c:pt>
                <c:pt idx="106">
                  <c:v>41830</c:v>
                </c:pt>
                <c:pt idx="107">
                  <c:v>41831</c:v>
                </c:pt>
                <c:pt idx="108">
                  <c:v>41834</c:v>
                </c:pt>
                <c:pt idx="109">
                  <c:v>41835</c:v>
                </c:pt>
                <c:pt idx="110">
                  <c:v>41836</c:v>
                </c:pt>
                <c:pt idx="111">
                  <c:v>41837</c:v>
                </c:pt>
                <c:pt idx="112">
                  <c:v>41838</c:v>
                </c:pt>
                <c:pt idx="113">
                  <c:v>41841</c:v>
                </c:pt>
                <c:pt idx="114">
                  <c:v>41842</c:v>
                </c:pt>
                <c:pt idx="115">
                  <c:v>41843</c:v>
                </c:pt>
                <c:pt idx="116">
                  <c:v>41844</c:v>
                </c:pt>
                <c:pt idx="117">
                  <c:v>41845</c:v>
                </c:pt>
                <c:pt idx="118">
                  <c:v>41848</c:v>
                </c:pt>
                <c:pt idx="119">
                  <c:v>41849</c:v>
                </c:pt>
                <c:pt idx="120">
                  <c:v>41850</c:v>
                </c:pt>
                <c:pt idx="121">
                  <c:v>41851</c:v>
                </c:pt>
                <c:pt idx="122">
                  <c:v>41852</c:v>
                </c:pt>
                <c:pt idx="123">
                  <c:v>41855</c:v>
                </c:pt>
                <c:pt idx="124">
                  <c:v>41856</c:v>
                </c:pt>
                <c:pt idx="125">
                  <c:v>41857</c:v>
                </c:pt>
                <c:pt idx="126">
                  <c:v>41858</c:v>
                </c:pt>
                <c:pt idx="127">
                  <c:v>41859</c:v>
                </c:pt>
                <c:pt idx="128">
                  <c:v>41862</c:v>
                </c:pt>
                <c:pt idx="129">
                  <c:v>41863</c:v>
                </c:pt>
                <c:pt idx="130">
                  <c:v>41864</c:v>
                </c:pt>
                <c:pt idx="131">
                  <c:v>41865</c:v>
                </c:pt>
                <c:pt idx="132">
                  <c:v>41866</c:v>
                </c:pt>
                <c:pt idx="133">
                  <c:v>41869</c:v>
                </c:pt>
                <c:pt idx="134">
                  <c:v>41870</c:v>
                </c:pt>
                <c:pt idx="135">
                  <c:v>41871</c:v>
                </c:pt>
                <c:pt idx="136">
                  <c:v>41872</c:v>
                </c:pt>
                <c:pt idx="137">
                  <c:v>41873</c:v>
                </c:pt>
                <c:pt idx="138">
                  <c:v>41876</c:v>
                </c:pt>
                <c:pt idx="139">
                  <c:v>41877</c:v>
                </c:pt>
                <c:pt idx="140">
                  <c:v>41878</c:v>
                </c:pt>
                <c:pt idx="141">
                  <c:v>41879</c:v>
                </c:pt>
                <c:pt idx="142">
                  <c:v>41880</c:v>
                </c:pt>
                <c:pt idx="143">
                  <c:v>41885</c:v>
                </c:pt>
                <c:pt idx="144">
                  <c:v>41886</c:v>
                </c:pt>
                <c:pt idx="145">
                  <c:v>41887</c:v>
                </c:pt>
                <c:pt idx="146">
                  <c:v>41890</c:v>
                </c:pt>
                <c:pt idx="147">
                  <c:v>41891</c:v>
                </c:pt>
                <c:pt idx="148">
                  <c:v>41892</c:v>
                </c:pt>
                <c:pt idx="149">
                  <c:v>41893</c:v>
                </c:pt>
                <c:pt idx="150">
                  <c:v>41894</c:v>
                </c:pt>
                <c:pt idx="151">
                  <c:v>41897</c:v>
                </c:pt>
                <c:pt idx="152">
                  <c:v>41898</c:v>
                </c:pt>
                <c:pt idx="153">
                  <c:v>41899</c:v>
                </c:pt>
                <c:pt idx="154">
                  <c:v>41900</c:v>
                </c:pt>
                <c:pt idx="155">
                  <c:v>41901</c:v>
                </c:pt>
                <c:pt idx="156">
                  <c:v>41904</c:v>
                </c:pt>
                <c:pt idx="157">
                  <c:v>41905</c:v>
                </c:pt>
                <c:pt idx="158">
                  <c:v>41906</c:v>
                </c:pt>
                <c:pt idx="159">
                  <c:v>41907</c:v>
                </c:pt>
                <c:pt idx="160">
                  <c:v>41908</c:v>
                </c:pt>
                <c:pt idx="161">
                  <c:v>41911</c:v>
                </c:pt>
                <c:pt idx="162">
                  <c:v>41912</c:v>
                </c:pt>
                <c:pt idx="163">
                  <c:v>41913</c:v>
                </c:pt>
                <c:pt idx="164">
                  <c:v>41914</c:v>
                </c:pt>
                <c:pt idx="165">
                  <c:v>41915</c:v>
                </c:pt>
                <c:pt idx="166">
                  <c:v>41918</c:v>
                </c:pt>
                <c:pt idx="167">
                  <c:v>41919</c:v>
                </c:pt>
                <c:pt idx="168">
                  <c:v>41920</c:v>
                </c:pt>
                <c:pt idx="169">
                  <c:v>41921</c:v>
                </c:pt>
                <c:pt idx="170">
                  <c:v>41922</c:v>
                </c:pt>
                <c:pt idx="171">
                  <c:v>41925</c:v>
                </c:pt>
                <c:pt idx="172">
                  <c:v>41926</c:v>
                </c:pt>
                <c:pt idx="173">
                  <c:v>41927</c:v>
                </c:pt>
                <c:pt idx="174">
                  <c:v>41928</c:v>
                </c:pt>
                <c:pt idx="175">
                  <c:v>41929</c:v>
                </c:pt>
                <c:pt idx="176">
                  <c:v>41932</c:v>
                </c:pt>
                <c:pt idx="177">
                  <c:v>41933</c:v>
                </c:pt>
                <c:pt idx="178">
                  <c:v>41934</c:v>
                </c:pt>
                <c:pt idx="179">
                  <c:v>41935</c:v>
                </c:pt>
                <c:pt idx="180">
                  <c:v>41936</c:v>
                </c:pt>
                <c:pt idx="181">
                  <c:v>41939</c:v>
                </c:pt>
                <c:pt idx="182">
                  <c:v>41940</c:v>
                </c:pt>
                <c:pt idx="183">
                  <c:v>41941</c:v>
                </c:pt>
                <c:pt idx="184">
                  <c:v>41942</c:v>
                </c:pt>
                <c:pt idx="185">
                  <c:v>41943</c:v>
                </c:pt>
                <c:pt idx="186">
                  <c:v>41946</c:v>
                </c:pt>
                <c:pt idx="187">
                  <c:v>41947</c:v>
                </c:pt>
                <c:pt idx="188">
                  <c:v>41948</c:v>
                </c:pt>
                <c:pt idx="189">
                  <c:v>41949</c:v>
                </c:pt>
                <c:pt idx="190">
                  <c:v>41950</c:v>
                </c:pt>
                <c:pt idx="191">
                  <c:v>41953</c:v>
                </c:pt>
                <c:pt idx="192">
                  <c:v>41954</c:v>
                </c:pt>
                <c:pt idx="193">
                  <c:v>41955</c:v>
                </c:pt>
                <c:pt idx="194">
                  <c:v>41956</c:v>
                </c:pt>
                <c:pt idx="195">
                  <c:v>41957</c:v>
                </c:pt>
                <c:pt idx="196">
                  <c:v>41960</c:v>
                </c:pt>
                <c:pt idx="197">
                  <c:v>41961</c:v>
                </c:pt>
                <c:pt idx="198">
                  <c:v>41962</c:v>
                </c:pt>
                <c:pt idx="199">
                  <c:v>41963</c:v>
                </c:pt>
                <c:pt idx="200">
                  <c:v>41964</c:v>
                </c:pt>
                <c:pt idx="201">
                  <c:v>41967</c:v>
                </c:pt>
                <c:pt idx="202">
                  <c:v>41968</c:v>
                </c:pt>
                <c:pt idx="203">
                  <c:v>41969</c:v>
                </c:pt>
                <c:pt idx="204">
                  <c:v>41970</c:v>
                </c:pt>
                <c:pt idx="205">
                  <c:v>41971</c:v>
                </c:pt>
                <c:pt idx="206">
                  <c:v>41974</c:v>
                </c:pt>
                <c:pt idx="207">
                  <c:v>41975</c:v>
                </c:pt>
                <c:pt idx="208">
                  <c:v>41976</c:v>
                </c:pt>
                <c:pt idx="209">
                  <c:v>41977</c:v>
                </c:pt>
                <c:pt idx="210">
                  <c:v>41978</c:v>
                </c:pt>
                <c:pt idx="211">
                  <c:v>41981</c:v>
                </c:pt>
                <c:pt idx="212">
                  <c:v>41982</c:v>
                </c:pt>
                <c:pt idx="213">
                  <c:v>41983</c:v>
                </c:pt>
                <c:pt idx="214">
                  <c:v>41984</c:v>
                </c:pt>
                <c:pt idx="215">
                  <c:v>41985</c:v>
                </c:pt>
                <c:pt idx="216">
                  <c:v>41988</c:v>
                </c:pt>
                <c:pt idx="217">
                  <c:v>41989</c:v>
                </c:pt>
                <c:pt idx="218">
                  <c:v>41990</c:v>
                </c:pt>
                <c:pt idx="219">
                  <c:v>41991</c:v>
                </c:pt>
                <c:pt idx="220">
                  <c:v>41992</c:v>
                </c:pt>
                <c:pt idx="221">
                  <c:v>41995</c:v>
                </c:pt>
                <c:pt idx="222">
                  <c:v>41996</c:v>
                </c:pt>
                <c:pt idx="223">
                  <c:v>41997</c:v>
                </c:pt>
                <c:pt idx="224">
                  <c:v>41998</c:v>
                </c:pt>
                <c:pt idx="225">
                  <c:v>41999</c:v>
                </c:pt>
                <c:pt idx="226">
                  <c:v>42002</c:v>
                </c:pt>
                <c:pt idx="227">
                  <c:v>42003</c:v>
                </c:pt>
                <c:pt idx="228">
                  <c:v>42004</c:v>
                </c:pt>
                <c:pt idx="229">
                  <c:v>42009</c:v>
                </c:pt>
                <c:pt idx="230">
                  <c:v>42010</c:v>
                </c:pt>
                <c:pt idx="231">
                  <c:v>42011</c:v>
                </c:pt>
                <c:pt idx="232">
                  <c:v>42012</c:v>
                </c:pt>
                <c:pt idx="233">
                  <c:v>42013</c:v>
                </c:pt>
                <c:pt idx="234">
                  <c:v>42016</c:v>
                </c:pt>
                <c:pt idx="235">
                  <c:v>42017</c:v>
                </c:pt>
                <c:pt idx="236">
                  <c:v>42018</c:v>
                </c:pt>
                <c:pt idx="237">
                  <c:v>42019</c:v>
                </c:pt>
                <c:pt idx="238">
                  <c:v>42020</c:v>
                </c:pt>
                <c:pt idx="239">
                  <c:v>42023</c:v>
                </c:pt>
                <c:pt idx="240">
                  <c:v>42024</c:v>
                </c:pt>
                <c:pt idx="241">
                  <c:v>42025</c:v>
                </c:pt>
                <c:pt idx="242">
                  <c:v>42026</c:v>
                </c:pt>
                <c:pt idx="243">
                  <c:v>42027</c:v>
                </c:pt>
                <c:pt idx="244">
                  <c:v>42030</c:v>
                </c:pt>
                <c:pt idx="245">
                  <c:v>42031</c:v>
                </c:pt>
                <c:pt idx="246">
                  <c:v>42032</c:v>
                </c:pt>
                <c:pt idx="247">
                  <c:v>42033</c:v>
                </c:pt>
                <c:pt idx="248">
                  <c:v>42034</c:v>
                </c:pt>
                <c:pt idx="249">
                  <c:v>42037</c:v>
                </c:pt>
                <c:pt idx="250">
                  <c:v>42038</c:v>
                </c:pt>
                <c:pt idx="251">
                  <c:v>42039</c:v>
                </c:pt>
                <c:pt idx="252">
                  <c:v>42040</c:v>
                </c:pt>
                <c:pt idx="253">
                  <c:v>42041</c:v>
                </c:pt>
                <c:pt idx="254">
                  <c:v>42044</c:v>
                </c:pt>
                <c:pt idx="255">
                  <c:v>42045</c:v>
                </c:pt>
                <c:pt idx="256">
                  <c:v>42046</c:v>
                </c:pt>
                <c:pt idx="257">
                  <c:v>42047</c:v>
                </c:pt>
                <c:pt idx="258">
                  <c:v>42048</c:v>
                </c:pt>
                <c:pt idx="259">
                  <c:v>42059</c:v>
                </c:pt>
                <c:pt idx="260">
                  <c:v>42060</c:v>
                </c:pt>
                <c:pt idx="261">
                  <c:v>42061</c:v>
                </c:pt>
                <c:pt idx="262">
                  <c:v>42062</c:v>
                </c:pt>
                <c:pt idx="263">
                  <c:v>42065</c:v>
                </c:pt>
                <c:pt idx="264">
                  <c:v>42066</c:v>
                </c:pt>
                <c:pt idx="265">
                  <c:v>42067</c:v>
                </c:pt>
                <c:pt idx="266">
                  <c:v>42068</c:v>
                </c:pt>
                <c:pt idx="267">
                  <c:v>42069</c:v>
                </c:pt>
                <c:pt idx="268">
                  <c:v>42072</c:v>
                </c:pt>
                <c:pt idx="269">
                  <c:v>42073</c:v>
                </c:pt>
                <c:pt idx="270">
                  <c:v>42074</c:v>
                </c:pt>
                <c:pt idx="271">
                  <c:v>42075</c:v>
                </c:pt>
                <c:pt idx="272">
                  <c:v>42076</c:v>
                </c:pt>
                <c:pt idx="273">
                  <c:v>42079</c:v>
                </c:pt>
                <c:pt idx="274">
                  <c:v>42080</c:v>
                </c:pt>
                <c:pt idx="275">
                  <c:v>42081</c:v>
                </c:pt>
                <c:pt idx="276">
                  <c:v>42082</c:v>
                </c:pt>
                <c:pt idx="277">
                  <c:v>42083</c:v>
                </c:pt>
                <c:pt idx="278">
                  <c:v>42086</c:v>
                </c:pt>
                <c:pt idx="279">
                  <c:v>42087</c:v>
                </c:pt>
                <c:pt idx="280">
                  <c:v>42088</c:v>
                </c:pt>
                <c:pt idx="281">
                  <c:v>42089</c:v>
                </c:pt>
                <c:pt idx="282">
                  <c:v>42090</c:v>
                </c:pt>
                <c:pt idx="283">
                  <c:v>42093</c:v>
                </c:pt>
                <c:pt idx="284">
                  <c:v>42094</c:v>
                </c:pt>
                <c:pt idx="285">
                  <c:v>42095</c:v>
                </c:pt>
                <c:pt idx="286">
                  <c:v>42096</c:v>
                </c:pt>
                <c:pt idx="287">
                  <c:v>42097</c:v>
                </c:pt>
                <c:pt idx="288">
                  <c:v>42100</c:v>
                </c:pt>
                <c:pt idx="289">
                  <c:v>42101</c:v>
                </c:pt>
                <c:pt idx="290">
                  <c:v>42102</c:v>
                </c:pt>
                <c:pt idx="291">
                  <c:v>42103</c:v>
                </c:pt>
                <c:pt idx="292">
                  <c:v>42104</c:v>
                </c:pt>
                <c:pt idx="293">
                  <c:v>42107</c:v>
                </c:pt>
                <c:pt idx="294">
                  <c:v>42108</c:v>
                </c:pt>
                <c:pt idx="295">
                  <c:v>42109</c:v>
                </c:pt>
                <c:pt idx="296">
                  <c:v>42110</c:v>
                </c:pt>
                <c:pt idx="297">
                  <c:v>42111</c:v>
                </c:pt>
                <c:pt idx="298">
                  <c:v>42114</c:v>
                </c:pt>
                <c:pt idx="299">
                  <c:v>42115</c:v>
                </c:pt>
                <c:pt idx="300">
                  <c:v>42116</c:v>
                </c:pt>
                <c:pt idx="301">
                  <c:v>42117</c:v>
                </c:pt>
                <c:pt idx="302">
                  <c:v>42118</c:v>
                </c:pt>
                <c:pt idx="303">
                  <c:v>42121</c:v>
                </c:pt>
                <c:pt idx="304">
                  <c:v>42128</c:v>
                </c:pt>
                <c:pt idx="305">
                  <c:v>42129</c:v>
                </c:pt>
                <c:pt idx="306">
                  <c:v>42130</c:v>
                </c:pt>
                <c:pt idx="307">
                  <c:v>42131</c:v>
                </c:pt>
                <c:pt idx="308">
                  <c:v>42132</c:v>
                </c:pt>
                <c:pt idx="309">
                  <c:v>42135</c:v>
                </c:pt>
                <c:pt idx="310">
                  <c:v>42136</c:v>
                </c:pt>
                <c:pt idx="311">
                  <c:v>42137</c:v>
                </c:pt>
                <c:pt idx="312">
                  <c:v>42138</c:v>
                </c:pt>
                <c:pt idx="313">
                  <c:v>42139</c:v>
                </c:pt>
                <c:pt idx="314">
                  <c:v>42142</c:v>
                </c:pt>
                <c:pt idx="315">
                  <c:v>42143</c:v>
                </c:pt>
                <c:pt idx="316">
                  <c:v>42144</c:v>
                </c:pt>
                <c:pt idx="317">
                  <c:v>42145</c:v>
                </c:pt>
                <c:pt idx="318">
                  <c:v>42146</c:v>
                </c:pt>
                <c:pt idx="319">
                  <c:v>42149</c:v>
                </c:pt>
                <c:pt idx="320">
                  <c:v>42150</c:v>
                </c:pt>
                <c:pt idx="321">
                  <c:v>42151</c:v>
                </c:pt>
                <c:pt idx="322">
                  <c:v>42152</c:v>
                </c:pt>
                <c:pt idx="323">
                  <c:v>42153</c:v>
                </c:pt>
                <c:pt idx="324">
                  <c:v>42156</c:v>
                </c:pt>
                <c:pt idx="325">
                  <c:v>42157</c:v>
                </c:pt>
                <c:pt idx="326">
                  <c:v>42158</c:v>
                </c:pt>
                <c:pt idx="327">
                  <c:v>42159</c:v>
                </c:pt>
                <c:pt idx="328">
                  <c:v>42160</c:v>
                </c:pt>
                <c:pt idx="329">
                  <c:v>42163</c:v>
                </c:pt>
                <c:pt idx="330">
                  <c:v>42164</c:v>
                </c:pt>
                <c:pt idx="331">
                  <c:v>42165</c:v>
                </c:pt>
                <c:pt idx="332">
                  <c:v>42166</c:v>
                </c:pt>
                <c:pt idx="333">
                  <c:v>42167</c:v>
                </c:pt>
                <c:pt idx="334">
                  <c:v>42170</c:v>
                </c:pt>
                <c:pt idx="335">
                  <c:v>42171</c:v>
                </c:pt>
                <c:pt idx="336">
                  <c:v>42172</c:v>
                </c:pt>
                <c:pt idx="337">
                  <c:v>42173</c:v>
                </c:pt>
                <c:pt idx="338">
                  <c:v>42174</c:v>
                </c:pt>
                <c:pt idx="339">
                  <c:v>42177</c:v>
                </c:pt>
                <c:pt idx="340">
                  <c:v>42178</c:v>
                </c:pt>
                <c:pt idx="341">
                  <c:v>42179</c:v>
                </c:pt>
                <c:pt idx="342">
                  <c:v>42180</c:v>
                </c:pt>
                <c:pt idx="343">
                  <c:v>42181</c:v>
                </c:pt>
                <c:pt idx="344">
                  <c:v>42184</c:v>
                </c:pt>
                <c:pt idx="345">
                  <c:v>42185</c:v>
                </c:pt>
                <c:pt idx="346">
                  <c:v>42186</c:v>
                </c:pt>
                <c:pt idx="347">
                  <c:v>42187</c:v>
                </c:pt>
                <c:pt idx="348">
                  <c:v>42188</c:v>
                </c:pt>
                <c:pt idx="349">
                  <c:v>42191</c:v>
                </c:pt>
                <c:pt idx="350">
                  <c:v>42192</c:v>
                </c:pt>
                <c:pt idx="351">
                  <c:v>42193</c:v>
                </c:pt>
                <c:pt idx="352">
                  <c:v>42194</c:v>
                </c:pt>
                <c:pt idx="353">
                  <c:v>42195</c:v>
                </c:pt>
                <c:pt idx="354">
                  <c:v>42198</c:v>
                </c:pt>
                <c:pt idx="355">
                  <c:v>42199</c:v>
                </c:pt>
                <c:pt idx="356">
                  <c:v>42200</c:v>
                </c:pt>
                <c:pt idx="357">
                  <c:v>42201</c:v>
                </c:pt>
                <c:pt idx="358">
                  <c:v>42202</c:v>
                </c:pt>
                <c:pt idx="359">
                  <c:v>42205</c:v>
                </c:pt>
                <c:pt idx="360">
                  <c:v>42206</c:v>
                </c:pt>
                <c:pt idx="361">
                  <c:v>42207</c:v>
                </c:pt>
                <c:pt idx="362">
                  <c:v>42208</c:v>
                </c:pt>
                <c:pt idx="363">
                  <c:v>42209</c:v>
                </c:pt>
                <c:pt idx="364">
                  <c:v>42212</c:v>
                </c:pt>
                <c:pt idx="365">
                  <c:v>42213</c:v>
                </c:pt>
                <c:pt idx="366">
                  <c:v>42214</c:v>
                </c:pt>
                <c:pt idx="367">
                  <c:v>42215</c:v>
                </c:pt>
                <c:pt idx="368">
                  <c:v>42216</c:v>
                </c:pt>
                <c:pt idx="369">
                  <c:v>42219</c:v>
                </c:pt>
                <c:pt idx="370">
                  <c:v>42220</c:v>
                </c:pt>
                <c:pt idx="371">
                  <c:v>42221</c:v>
                </c:pt>
                <c:pt idx="372">
                  <c:v>42222</c:v>
                </c:pt>
                <c:pt idx="373">
                  <c:v>42223</c:v>
                </c:pt>
                <c:pt idx="374">
                  <c:v>42226</c:v>
                </c:pt>
                <c:pt idx="375">
                  <c:v>42227</c:v>
                </c:pt>
                <c:pt idx="376">
                  <c:v>42228</c:v>
                </c:pt>
                <c:pt idx="377">
                  <c:v>42229</c:v>
                </c:pt>
                <c:pt idx="378">
                  <c:v>42230</c:v>
                </c:pt>
                <c:pt idx="379">
                  <c:v>42233</c:v>
                </c:pt>
                <c:pt idx="380">
                  <c:v>42234</c:v>
                </c:pt>
                <c:pt idx="381">
                  <c:v>42235</c:v>
                </c:pt>
                <c:pt idx="382">
                  <c:v>42236</c:v>
                </c:pt>
                <c:pt idx="383">
                  <c:v>42237</c:v>
                </c:pt>
                <c:pt idx="384">
                  <c:v>42240</c:v>
                </c:pt>
                <c:pt idx="385">
                  <c:v>42241</c:v>
                </c:pt>
                <c:pt idx="386">
                  <c:v>42242</c:v>
                </c:pt>
                <c:pt idx="387">
                  <c:v>42243</c:v>
                </c:pt>
                <c:pt idx="388">
                  <c:v>42244</c:v>
                </c:pt>
                <c:pt idx="389">
                  <c:v>42247</c:v>
                </c:pt>
                <c:pt idx="390">
                  <c:v>42248</c:v>
                </c:pt>
                <c:pt idx="391">
                  <c:v>42250</c:v>
                </c:pt>
                <c:pt idx="392">
                  <c:v>42251</c:v>
                </c:pt>
                <c:pt idx="393">
                  <c:v>42254</c:v>
                </c:pt>
                <c:pt idx="394">
                  <c:v>42255</c:v>
                </c:pt>
                <c:pt idx="395">
                  <c:v>42256</c:v>
                </c:pt>
                <c:pt idx="396">
                  <c:v>42257</c:v>
                </c:pt>
                <c:pt idx="397">
                  <c:v>42258</c:v>
                </c:pt>
                <c:pt idx="398">
                  <c:v>42261</c:v>
                </c:pt>
                <c:pt idx="399">
                  <c:v>42262</c:v>
                </c:pt>
                <c:pt idx="400">
                  <c:v>42263</c:v>
                </c:pt>
                <c:pt idx="401">
                  <c:v>42264</c:v>
                </c:pt>
                <c:pt idx="402">
                  <c:v>42265</c:v>
                </c:pt>
                <c:pt idx="403">
                  <c:v>42268</c:v>
                </c:pt>
                <c:pt idx="404">
                  <c:v>42269</c:v>
                </c:pt>
                <c:pt idx="405">
                  <c:v>42270</c:v>
                </c:pt>
                <c:pt idx="406">
                  <c:v>42271</c:v>
                </c:pt>
                <c:pt idx="407">
                  <c:v>42272</c:v>
                </c:pt>
                <c:pt idx="408">
                  <c:v>42275</c:v>
                </c:pt>
                <c:pt idx="409">
                  <c:v>42276</c:v>
                </c:pt>
                <c:pt idx="410">
                  <c:v>42277</c:v>
                </c:pt>
                <c:pt idx="411">
                  <c:v>42278</c:v>
                </c:pt>
                <c:pt idx="412">
                  <c:v>42279</c:v>
                </c:pt>
                <c:pt idx="413">
                  <c:v>42282</c:v>
                </c:pt>
                <c:pt idx="414">
                  <c:v>42283</c:v>
                </c:pt>
                <c:pt idx="415">
                  <c:v>42284</c:v>
                </c:pt>
                <c:pt idx="416">
                  <c:v>42285</c:v>
                </c:pt>
                <c:pt idx="417">
                  <c:v>42286</c:v>
                </c:pt>
                <c:pt idx="418">
                  <c:v>42289</c:v>
                </c:pt>
                <c:pt idx="419">
                  <c:v>42290</c:v>
                </c:pt>
                <c:pt idx="420">
                  <c:v>42291</c:v>
                </c:pt>
                <c:pt idx="421">
                  <c:v>42292</c:v>
                </c:pt>
                <c:pt idx="422">
                  <c:v>42293</c:v>
                </c:pt>
                <c:pt idx="423">
                  <c:v>42296</c:v>
                </c:pt>
                <c:pt idx="424">
                  <c:v>42297</c:v>
                </c:pt>
                <c:pt idx="425">
                  <c:v>42298</c:v>
                </c:pt>
                <c:pt idx="426">
                  <c:v>42299</c:v>
                </c:pt>
                <c:pt idx="427">
                  <c:v>42300</c:v>
                </c:pt>
                <c:pt idx="428">
                  <c:v>42303</c:v>
                </c:pt>
                <c:pt idx="429">
                  <c:v>42304</c:v>
                </c:pt>
                <c:pt idx="430">
                  <c:v>42305</c:v>
                </c:pt>
                <c:pt idx="431">
                  <c:v>42306</c:v>
                </c:pt>
                <c:pt idx="432">
                  <c:v>42307</c:v>
                </c:pt>
                <c:pt idx="433">
                  <c:v>42310</c:v>
                </c:pt>
                <c:pt idx="434">
                  <c:v>42311</c:v>
                </c:pt>
                <c:pt idx="435">
                  <c:v>42312</c:v>
                </c:pt>
                <c:pt idx="436">
                  <c:v>42313</c:v>
                </c:pt>
                <c:pt idx="437">
                  <c:v>42314</c:v>
                </c:pt>
                <c:pt idx="438">
                  <c:v>42317</c:v>
                </c:pt>
                <c:pt idx="439">
                  <c:v>42318</c:v>
                </c:pt>
                <c:pt idx="440">
                  <c:v>42319</c:v>
                </c:pt>
                <c:pt idx="441">
                  <c:v>42320</c:v>
                </c:pt>
                <c:pt idx="442">
                  <c:v>42321</c:v>
                </c:pt>
                <c:pt idx="443">
                  <c:v>42324</c:v>
                </c:pt>
                <c:pt idx="444">
                  <c:v>42325</c:v>
                </c:pt>
                <c:pt idx="445">
                  <c:v>42326</c:v>
                </c:pt>
                <c:pt idx="446">
                  <c:v>42327</c:v>
                </c:pt>
                <c:pt idx="447">
                  <c:v>42328</c:v>
                </c:pt>
                <c:pt idx="448">
                  <c:v>42331</c:v>
                </c:pt>
                <c:pt idx="449">
                  <c:v>42332</c:v>
                </c:pt>
                <c:pt idx="450">
                  <c:v>42333</c:v>
                </c:pt>
                <c:pt idx="451">
                  <c:v>42334</c:v>
                </c:pt>
                <c:pt idx="452">
                  <c:v>42335</c:v>
                </c:pt>
                <c:pt idx="453">
                  <c:v>42338</c:v>
                </c:pt>
                <c:pt idx="454">
                  <c:v>42339</c:v>
                </c:pt>
                <c:pt idx="455">
                  <c:v>42340</c:v>
                </c:pt>
                <c:pt idx="456">
                  <c:v>42341</c:v>
                </c:pt>
                <c:pt idx="457">
                  <c:v>42342</c:v>
                </c:pt>
                <c:pt idx="458">
                  <c:v>42345</c:v>
                </c:pt>
                <c:pt idx="459">
                  <c:v>42346</c:v>
                </c:pt>
                <c:pt idx="460">
                  <c:v>42347</c:v>
                </c:pt>
                <c:pt idx="461">
                  <c:v>42348</c:v>
                </c:pt>
                <c:pt idx="462">
                  <c:v>42349</c:v>
                </c:pt>
                <c:pt idx="463">
                  <c:v>42352</c:v>
                </c:pt>
                <c:pt idx="464">
                  <c:v>42353</c:v>
                </c:pt>
                <c:pt idx="465">
                  <c:v>42354</c:v>
                </c:pt>
                <c:pt idx="466">
                  <c:v>42355</c:v>
                </c:pt>
                <c:pt idx="467">
                  <c:v>42356</c:v>
                </c:pt>
                <c:pt idx="468">
                  <c:v>42359</c:v>
                </c:pt>
                <c:pt idx="469">
                  <c:v>42360</c:v>
                </c:pt>
                <c:pt idx="470">
                  <c:v>42361</c:v>
                </c:pt>
                <c:pt idx="471">
                  <c:v>42362</c:v>
                </c:pt>
                <c:pt idx="472">
                  <c:v>42363</c:v>
                </c:pt>
                <c:pt idx="473">
                  <c:v>42366</c:v>
                </c:pt>
                <c:pt idx="474">
                  <c:v>42367</c:v>
                </c:pt>
                <c:pt idx="475">
                  <c:v>42368</c:v>
                </c:pt>
                <c:pt idx="476">
                  <c:v>42369</c:v>
                </c:pt>
                <c:pt idx="477">
                  <c:v>42373</c:v>
                </c:pt>
                <c:pt idx="478">
                  <c:v>42374</c:v>
                </c:pt>
                <c:pt idx="479">
                  <c:v>42375</c:v>
                </c:pt>
                <c:pt idx="480">
                  <c:v>42376</c:v>
                </c:pt>
                <c:pt idx="481">
                  <c:v>42377</c:v>
                </c:pt>
                <c:pt idx="482">
                  <c:v>42380</c:v>
                </c:pt>
                <c:pt idx="483">
                  <c:v>42381</c:v>
                </c:pt>
                <c:pt idx="484">
                  <c:v>42382</c:v>
                </c:pt>
                <c:pt idx="485">
                  <c:v>42383</c:v>
                </c:pt>
                <c:pt idx="486">
                  <c:v>42384</c:v>
                </c:pt>
                <c:pt idx="487">
                  <c:v>42387</c:v>
                </c:pt>
                <c:pt idx="488">
                  <c:v>42388</c:v>
                </c:pt>
                <c:pt idx="489">
                  <c:v>42389</c:v>
                </c:pt>
                <c:pt idx="490">
                  <c:v>42390</c:v>
                </c:pt>
                <c:pt idx="491">
                  <c:v>42391</c:v>
                </c:pt>
                <c:pt idx="492">
                  <c:v>42394</c:v>
                </c:pt>
                <c:pt idx="493">
                  <c:v>42395</c:v>
                </c:pt>
                <c:pt idx="494">
                  <c:v>42396</c:v>
                </c:pt>
                <c:pt idx="495">
                  <c:v>42397</c:v>
                </c:pt>
                <c:pt idx="496">
                  <c:v>42398</c:v>
                </c:pt>
                <c:pt idx="497">
                  <c:v>42401</c:v>
                </c:pt>
                <c:pt idx="498">
                  <c:v>42402</c:v>
                </c:pt>
                <c:pt idx="499">
                  <c:v>42403</c:v>
                </c:pt>
                <c:pt idx="500">
                  <c:v>42404</c:v>
                </c:pt>
                <c:pt idx="501">
                  <c:v>42405</c:v>
                </c:pt>
                <c:pt idx="502">
                  <c:v>42415</c:v>
                </c:pt>
                <c:pt idx="503">
                  <c:v>42416</c:v>
                </c:pt>
                <c:pt idx="504">
                  <c:v>42417</c:v>
                </c:pt>
                <c:pt idx="505">
                  <c:v>42418</c:v>
                </c:pt>
                <c:pt idx="506">
                  <c:v>42419</c:v>
                </c:pt>
                <c:pt idx="507">
                  <c:v>42422</c:v>
                </c:pt>
                <c:pt idx="508">
                  <c:v>42423</c:v>
                </c:pt>
                <c:pt idx="509">
                  <c:v>42424</c:v>
                </c:pt>
                <c:pt idx="510">
                  <c:v>42425</c:v>
                </c:pt>
                <c:pt idx="511">
                  <c:v>42426</c:v>
                </c:pt>
                <c:pt idx="512">
                  <c:v>42429</c:v>
                </c:pt>
                <c:pt idx="513">
                  <c:v>42430</c:v>
                </c:pt>
                <c:pt idx="514">
                  <c:v>42431</c:v>
                </c:pt>
                <c:pt idx="515">
                  <c:v>42432</c:v>
                </c:pt>
                <c:pt idx="516">
                  <c:v>42433</c:v>
                </c:pt>
                <c:pt idx="517">
                  <c:v>42436</c:v>
                </c:pt>
                <c:pt idx="518">
                  <c:v>42437</c:v>
                </c:pt>
                <c:pt idx="519">
                  <c:v>42438</c:v>
                </c:pt>
                <c:pt idx="520">
                  <c:v>42439</c:v>
                </c:pt>
                <c:pt idx="521">
                  <c:v>42440</c:v>
                </c:pt>
                <c:pt idx="522">
                  <c:v>42443</c:v>
                </c:pt>
                <c:pt idx="523">
                  <c:v>42444</c:v>
                </c:pt>
                <c:pt idx="524">
                  <c:v>42445</c:v>
                </c:pt>
                <c:pt idx="525">
                  <c:v>42446</c:v>
                </c:pt>
                <c:pt idx="526">
                  <c:v>42447</c:v>
                </c:pt>
                <c:pt idx="527">
                  <c:v>42450</c:v>
                </c:pt>
                <c:pt idx="528">
                  <c:v>42451</c:v>
                </c:pt>
                <c:pt idx="529">
                  <c:v>42452</c:v>
                </c:pt>
                <c:pt idx="530">
                  <c:v>42453</c:v>
                </c:pt>
                <c:pt idx="531">
                  <c:v>42454</c:v>
                </c:pt>
                <c:pt idx="532">
                  <c:v>42457</c:v>
                </c:pt>
                <c:pt idx="533">
                  <c:v>42458</c:v>
                </c:pt>
                <c:pt idx="534">
                  <c:v>42459</c:v>
                </c:pt>
                <c:pt idx="535">
                  <c:v>42460</c:v>
                </c:pt>
                <c:pt idx="536">
                  <c:v>42461</c:v>
                </c:pt>
                <c:pt idx="537">
                  <c:v>42464</c:v>
                </c:pt>
                <c:pt idx="538">
                  <c:v>42465</c:v>
                </c:pt>
                <c:pt idx="539">
                  <c:v>42466</c:v>
                </c:pt>
                <c:pt idx="540">
                  <c:v>42467</c:v>
                </c:pt>
                <c:pt idx="541">
                  <c:v>42468</c:v>
                </c:pt>
                <c:pt idx="542">
                  <c:v>42471</c:v>
                </c:pt>
                <c:pt idx="543">
                  <c:v>42472</c:v>
                </c:pt>
                <c:pt idx="544">
                  <c:v>42473</c:v>
                </c:pt>
                <c:pt idx="545">
                  <c:v>42474</c:v>
                </c:pt>
                <c:pt idx="546">
                  <c:v>42475</c:v>
                </c:pt>
                <c:pt idx="547">
                  <c:v>42479</c:v>
                </c:pt>
                <c:pt idx="548">
                  <c:v>42480</c:v>
                </c:pt>
                <c:pt idx="549">
                  <c:v>42481</c:v>
                </c:pt>
                <c:pt idx="550">
                  <c:v>42482</c:v>
                </c:pt>
                <c:pt idx="551">
                  <c:v>42485</c:v>
                </c:pt>
                <c:pt idx="552">
                  <c:v>42486</c:v>
                </c:pt>
                <c:pt idx="553">
                  <c:v>42487</c:v>
                </c:pt>
                <c:pt idx="554">
                  <c:v>42488</c:v>
                </c:pt>
                <c:pt idx="555">
                  <c:v>42489</c:v>
                </c:pt>
                <c:pt idx="556">
                  <c:v>42494</c:v>
                </c:pt>
                <c:pt idx="557">
                  <c:v>42495</c:v>
                </c:pt>
                <c:pt idx="558">
                  <c:v>42496</c:v>
                </c:pt>
                <c:pt idx="559">
                  <c:v>42499</c:v>
                </c:pt>
                <c:pt idx="560">
                  <c:v>42500</c:v>
                </c:pt>
                <c:pt idx="561">
                  <c:v>42501</c:v>
                </c:pt>
                <c:pt idx="562">
                  <c:v>42502</c:v>
                </c:pt>
                <c:pt idx="563">
                  <c:v>42503</c:v>
                </c:pt>
                <c:pt idx="564">
                  <c:v>42506</c:v>
                </c:pt>
                <c:pt idx="565">
                  <c:v>42507</c:v>
                </c:pt>
                <c:pt idx="566">
                  <c:v>42508</c:v>
                </c:pt>
                <c:pt idx="567">
                  <c:v>42509</c:v>
                </c:pt>
                <c:pt idx="568">
                  <c:v>42510</c:v>
                </c:pt>
                <c:pt idx="569">
                  <c:v>42513</c:v>
                </c:pt>
                <c:pt idx="570">
                  <c:v>42514</c:v>
                </c:pt>
                <c:pt idx="571">
                  <c:v>42515</c:v>
                </c:pt>
                <c:pt idx="572">
                  <c:v>42516</c:v>
                </c:pt>
                <c:pt idx="573">
                  <c:v>42517</c:v>
                </c:pt>
                <c:pt idx="574">
                  <c:v>42520</c:v>
                </c:pt>
                <c:pt idx="575">
                  <c:v>42521</c:v>
                </c:pt>
                <c:pt idx="576">
                  <c:v>42522</c:v>
                </c:pt>
                <c:pt idx="577">
                  <c:v>42523</c:v>
                </c:pt>
                <c:pt idx="578">
                  <c:v>42524</c:v>
                </c:pt>
                <c:pt idx="579">
                  <c:v>42527</c:v>
                </c:pt>
                <c:pt idx="580">
                  <c:v>42528</c:v>
                </c:pt>
                <c:pt idx="581">
                  <c:v>42529</c:v>
                </c:pt>
                <c:pt idx="582">
                  <c:v>42530</c:v>
                </c:pt>
                <c:pt idx="583">
                  <c:v>42531</c:v>
                </c:pt>
                <c:pt idx="584">
                  <c:v>42534</c:v>
                </c:pt>
                <c:pt idx="585">
                  <c:v>42535</c:v>
                </c:pt>
                <c:pt idx="586">
                  <c:v>42536</c:v>
                </c:pt>
                <c:pt idx="587">
                  <c:v>42537</c:v>
                </c:pt>
                <c:pt idx="588">
                  <c:v>42538</c:v>
                </c:pt>
                <c:pt idx="589">
                  <c:v>42541</c:v>
                </c:pt>
                <c:pt idx="590">
                  <c:v>42542</c:v>
                </c:pt>
                <c:pt idx="591">
                  <c:v>42543</c:v>
                </c:pt>
                <c:pt idx="592">
                  <c:v>42544</c:v>
                </c:pt>
                <c:pt idx="593">
                  <c:v>42545</c:v>
                </c:pt>
                <c:pt idx="594">
                  <c:v>42548</c:v>
                </c:pt>
                <c:pt idx="595">
                  <c:v>42549</c:v>
                </c:pt>
                <c:pt idx="596">
                  <c:v>42550</c:v>
                </c:pt>
                <c:pt idx="597">
                  <c:v>42551</c:v>
                </c:pt>
                <c:pt idx="598">
                  <c:v>42552</c:v>
                </c:pt>
                <c:pt idx="599">
                  <c:v>42555</c:v>
                </c:pt>
                <c:pt idx="600">
                  <c:v>42556</c:v>
                </c:pt>
                <c:pt idx="601">
                  <c:v>42557</c:v>
                </c:pt>
                <c:pt idx="602">
                  <c:v>42558</c:v>
                </c:pt>
                <c:pt idx="603">
                  <c:v>42559</c:v>
                </c:pt>
                <c:pt idx="604">
                  <c:v>42562</c:v>
                </c:pt>
                <c:pt idx="605">
                  <c:v>42563</c:v>
                </c:pt>
                <c:pt idx="606">
                  <c:v>42564</c:v>
                </c:pt>
                <c:pt idx="607">
                  <c:v>42565</c:v>
                </c:pt>
                <c:pt idx="608">
                  <c:v>42566</c:v>
                </c:pt>
                <c:pt idx="609">
                  <c:v>42569</c:v>
                </c:pt>
                <c:pt idx="610">
                  <c:v>42570</c:v>
                </c:pt>
                <c:pt idx="611">
                  <c:v>42571</c:v>
                </c:pt>
                <c:pt idx="612">
                  <c:v>42572</c:v>
                </c:pt>
                <c:pt idx="613">
                  <c:v>42573</c:v>
                </c:pt>
                <c:pt idx="614">
                  <c:v>42576</c:v>
                </c:pt>
                <c:pt idx="615">
                  <c:v>42577</c:v>
                </c:pt>
                <c:pt idx="616">
                  <c:v>42578</c:v>
                </c:pt>
                <c:pt idx="617">
                  <c:v>42579</c:v>
                </c:pt>
                <c:pt idx="618">
                  <c:v>42580</c:v>
                </c:pt>
                <c:pt idx="619">
                  <c:v>42583</c:v>
                </c:pt>
                <c:pt idx="620">
                  <c:v>42584</c:v>
                </c:pt>
                <c:pt idx="621">
                  <c:v>42585</c:v>
                </c:pt>
                <c:pt idx="622">
                  <c:v>42586</c:v>
                </c:pt>
                <c:pt idx="623">
                  <c:v>42587</c:v>
                </c:pt>
                <c:pt idx="624">
                  <c:v>42590</c:v>
                </c:pt>
                <c:pt idx="625">
                  <c:v>42591</c:v>
                </c:pt>
                <c:pt idx="626">
                  <c:v>42592</c:v>
                </c:pt>
                <c:pt idx="627">
                  <c:v>42593</c:v>
                </c:pt>
                <c:pt idx="628">
                  <c:v>42594</c:v>
                </c:pt>
                <c:pt idx="629">
                  <c:v>42597</c:v>
                </c:pt>
                <c:pt idx="630">
                  <c:v>42598</c:v>
                </c:pt>
                <c:pt idx="631">
                  <c:v>42599</c:v>
                </c:pt>
                <c:pt idx="632">
                  <c:v>42600</c:v>
                </c:pt>
                <c:pt idx="633">
                  <c:v>42601</c:v>
                </c:pt>
                <c:pt idx="634">
                  <c:v>42604</c:v>
                </c:pt>
                <c:pt idx="635">
                  <c:v>42605</c:v>
                </c:pt>
                <c:pt idx="636">
                  <c:v>42606</c:v>
                </c:pt>
                <c:pt idx="637">
                  <c:v>42607</c:v>
                </c:pt>
                <c:pt idx="638">
                  <c:v>42608</c:v>
                </c:pt>
                <c:pt idx="639">
                  <c:v>42611</c:v>
                </c:pt>
                <c:pt idx="640">
                  <c:v>42612</c:v>
                </c:pt>
                <c:pt idx="641">
                  <c:v>42613</c:v>
                </c:pt>
                <c:pt idx="642">
                  <c:v>42614</c:v>
                </c:pt>
                <c:pt idx="643">
                  <c:v>42618</c:v>
                </c:pt>
                <c:pt idx="644">
                  <c:v>42619</c:v>
                </c:pt>
                <c:pt idx="645">
                  <c:v>42620</c:v>
                </c:pt>
                <c:pt idx="646">
                  <c:v>42621</c:v>
                </c:pt>
                <c:pt idx="647">
                  <c:v>42622</c:v>
                </c:pt>
                <c:pt idx="648">
                  <c:v>42625</c:v>
                </c:pt>
                <c:pt idx="649">
                  <c:v>42626</c:v>
                </c:pt>
                <c:pt idx="650">
                  <c:v>42627</c:v>
                </c:pt>
                <c:pt idx="651">
                  <c:v>42628</c:v>
                </c:pt>
                <c:pt idx="652">
                  <c:v>42629</c:v>
                </c:pt>
                <c:pt idx="653">
                  <c:v>42632</c:v>
                </c:pt>
                <c:pt idx="654">
                  <c:v>42633</c:v>
                </c:pt>
                <c:pt idx="655">
                  <c:v>42634</c:v>
                </c:pt>
                <c:pt idx="656">
                  <c:v>42635</c:v>
                </c:pt>
                <c:pt idx="657">
                  <c:v>42636</c:v>
                </c:pt>
                <c:pt idx="658">
                  <c:v>42639</c:v>
                </c:pt>
                <c:pt idx="659">
                  <c:v>42640</c:v>
                </c:pt>
                <c:pt idx="660">
                  <c:v>42641</c:v>
                </c:pt>
                <c:pt idx="661">
                  <c:v>42642</c:v>
                </c:pt>
                <c:pt idx="662">
                  <c:v>42643</c:v>
                </c:pt>
                <c:pt idx="663">
                  <c:v>42646</c:v>
                </c:pt>
                <c:pt idx="664">
                  <c:v>42647</c:v>
                </c:pt>
                <c:pt idx="665">
                  <c:v>42648</c:v>
                </c:pt>
                <c:pt idx="666">
                  <c:v>42649</c:v>
                </c:pt>
                <c:pt idx="667">
                  <c:v>42650</c:v>
                </c:pt>
                <c:pt idx="668">
                  <c:v>42653</c:v>
                </c:pt>
                <c:pt idx="669">
                  <c:v>42654</c:v>
                </c:pt>
                <c:pt idx="670">
                  <c:v>42655</c:v>
                </c:pt>
                <c:pt idx="671">
                  <c:v>42656</c:v>
                </c:pt>
                <c:pt idx="672">
                  <c:v>42657</c:v>
                </c:pt>
                <c:pt idx="673">
                  <c:v>42660</c:v>
                </c:pt>
                <c:pt idx="674">
                  <c:v>42661</c:v>
                </c:pt>
                <c:pt idx="675">
                  <c:v>42662</c:v>
                </c:pt>
                <c:pt idx="676">
                  <c:v>42663</c:v>
                </c:pt>
                <c:pt idx="677">
                  <c:v>42664</c:v>
                </c:pt>
                <c:pt idx="678">
                  <c:v>42667</c:v>
                </c:pt>
                <c:pt idx="679">
                  <c:v>42668</c:v>
                </c:pt>
                <c:pt idx="680">
                  <c:v>42669</c:v>
                </c:pt>
                <c:pt idx="681">
                  <c:v>42670</c:v>
                </c:pt>
                <c:pt idx="682">
                  <c:v>42671</c:v>
                </c:pt>
                <c:pt idx="683">
                  <c:v>42674</c:v>
                </c:pt>
                <c:pt idx="684">
                  <c:v>42675</c:v>
                </c:pt>
                <c:pt idx="685">
                  <c:v>42676</c:v>
                </c:pt>
                <c:pt idx="686">
                  <c:v>42677</c:v>
                </c:pt>
                <c:pt idx="687">
                  <c:v>42678</c:v>
                </c:pt>
                <c:pt idx="688">
                  <c:v>42681</c:v>
                </c:pt>
                <c:pt idx="689">
                  <c:v>42682</c:v>
                </c:pt>
                <c:pt idx="690">
                  <c:v>42683</c:v>
                </c:pt>
                <c:pt idx="691">
                  <c:v>42684</c:v>
                </c:pt>
                <c:pt idx="692">
                  <c:v>42685</c:v>
                </c:pt>
                <c:pt idx="693">
                  <c:v>42688</c:v>
                </c:pt>
                <c:pt idx="694">
                  <c:v>42689</c:v>
                </c:pt>
                <c:pt idx="695">
                  <c:v>42690</c:v>
                </c:pt>
                <c:pt idx="696">
                  <c:v>42691</c:v>
                </c:pt>
                <c:pt idx="697">
                  <c:v>42692</c:v>
                </c:pt>
                <c:pt idx="698">
                  <c:v>42695</c:v>
                </c:pt>
                <c:pt idx="699">
                  <c:v>42696</c:v>
                </c:pt>
                <c:pt idx="700">
                  <c:v>42697</c:v>
                </c:pt>
                <c:pt idx="701">
                  <c:v>42698</c:v>
                </c:pt>
                <c:pt idx="702">
                  <c:v>42699</c:v>
                </c:pt>
                <c:pt idx="703">
                  <c:v>42702</c:v>
                </c:pt>
                <c:pt idx="704">
                  <c:v>42703</c:v>
                </c:pt>
                <c:pt idx="705">
                  <c:v>42704</c:v>
                </c:pt>
                <c:pt idx="706">
                  <c:v>42705</c:v>
                </c:pt>
                <c:pt idx="707">
                  <c:v>42706</c:v>
                </c:pt>
                <c:pt idx="708">
                  <c:v>42709</c:v>
                </c:pt>
                <c:pt idx="709">
                  <c:v>42710</c:v>
                </c:pt>
                <c:pt idx="710">
                  <c:v>42711</c:v>
                </c:pt>
                <c:pt idx="711">
                  <c:v>42712</c:v>
                </c:pt>
                <c:pt idx="712">
                  <c:v>42713</c:v>
                </c:pt>
                <c:pt idx="713">
                  <c:v>42716</c:v>
                </c:pt>
                <c:pt idx="714">
                  <c:v>42717</c:v>
                </c:pt>
                <c:pt idx="715">
                  <c:v>42718</c:v>
                </c:pt>
                <c:pt idx="716">
                  <c:v>42719</c:v>
                </c:pt>
                <c:pt idx="717">
                  <c:v>42720</c:v>
                </c:pt>
                <c:pt idx="718">
                  <c:v>42723</c:v>
                </c:pt>
                <c:pt idx="719">
                  <c:v>42724</c:v>
                </c:pt>
                <c:pt idx="720">
                  <c:v>42725</c:v>
                </c:pt>
                <c:pt idx="721">
                  <c:v>42726</c:v>
                </c:pt>
                <c:pt idx="722">
                  <c:v>42727</c:v>
                </c:pt>
                <c:pt idx="723">
                  <c:v>42730</c:v>
                </c:pt>
                <c:pt idx="724">
                  <c:v>42731</c:v>
                </c:pt>
                <c:pt idx="725">
                  <c:v>42732</c:v>
                </c:pt>
                <c:pt idx="726">
                  <c:v>42733</c:v>
                </c:pt>
                <c:pt idx="727">
                  <c:v>42734</c:v>
                </c:pt>
                <c:pt idx="728">
                  <c:v>42738</c:v>
                </c:pt>
                <c:pt idx="729">
                  <c:v>42739</c:v>
                </c:pt>
                <c:pt idx="730">
                  <c:v>42740</c:v>
                </c:pt>
                <c:pt idx="731">
                  <c:v>42741</c:v>
                </c:pt>
                <c:pt idx="732">
                  <c:v>42744</c:v>
                </c:pt>
                <c:pt idx="733">
                  <c:v>42745</c:v>
                </c:pt>
                <c:pt idx="734">
                  <c:v>42746</c:v>
                </c:pt>
                <c:pt idx="735">
                  <c:v>42747</c:v>
                </c:pt>
                <c:pt idx="736">
                  <c:v>42748</c:v>
                </c:pt>
                <c:pt idx="737">
                  <c:v>42751</c:v>
                </c:pt>
                <c:pt idx="738">
                  <c:v>42752</c:v>
                </c:pt>
                <c:pt idx="739">
                  <c:v>42753</c:v>
                </c:pt>
                <c:pt idx="740">
                  <c:v>42754</c:v>
                </c:pt>
                <c:pt idx="741">
                  <c:v>42755</c:v>
                </c:pt>
                <c:pt idx="742">
                  <c:v>42758</c:v>
                </c:pt>
                <c:pt idx="743">
                  <c:v>42759</c:v>
                </c:pt>
                <c:pt idx="744">
                  <c:v>42760</c:v>
                </c:pt>
                <c:pt idx="745">
                  <c:v>42768</c:v>
                </c:pt>
                <c:pt idx="746">
                  <c:v>42769</c:v>
                </c:pt>
                <c:pt idx="747">
                  <c:v>42772</c:v>
                </c:pt>
                <c:pt idx="748">
                  <c:v>42773</c:v>
                </c:pt>
                <c:pt idx="749">
                  <c:v>42774</c:v>
                </c:pt>
                <c:pt idx="750">
                  <c:v>42775</c:v>
                </c:pt>
                <c:pt idx="751">
                  <c:v>42776</c:v>
                </c:pt>
                <c:pt idx="752">
                  <c:v>42779</c:v>
                </c:pt>
                <c:pt idx="753">
                  <c:v>42780</c:v>
                </c:pt>
                <c:pt idx="754">
                  <c:v>42781</c:v>
                </c:pt>
                <c:pt idx="755">
                  <c:v>42782</c:v>
                </c:pt>
                <c:pt idx="756">
                  <c:v>42783</c:v>
                </c:pt>
                <c:pt idx="757">
                  <c:v>42786</c:v>
                </c:pt>
                <c:pt idx="758">
                  <c:v>42787</c:v>
                </c:pt>
                <c:pt idx="759">
                  <c:v>42788</c:v>
                </c:pt>
                <c:pt idx="760">
                  <c:v>42789</c:v>
                </c:pt>
                <c:pt idx="761">
                  <c:v>42790</c:v>
                </c:pt>
                <c:pt idx="762">
                  <c:v>42793</c:v>
                </c:pt>
                <c:pt idx="763">
                  <c:v>42794</c:v>
                </c:pt>
                <c:pt idx="764">
                  <c:v>42795</c:v>
                </c:pt>
                <c:pt idx="765">
                  <c:v>42796</c:v>
                </c:pt>
                <c:pt idx="766">
                  <c:v>42797</c:v>
                </c:pt>
                <c:pt idx="767">
                  <c:v>42800</c:v>
                </c:pt>
                <c:pt idx="768">
                  <c:v>42801</c:v>
                </c:pt>
                <c:pt idx="769">
                  <c:v>42802</c:v>
                </c:pt>
                <c:pt idx="770">
                  <c:v>42803</c:v>
                </c:pt>
                <c:pt idx="771">
                  <c:v>42804</c:v>
                </c:pt>
                <c:pt idx="772">
                  <c:v>42807</c:v>
                </c:pt>
                <c:pt idx="773">
                  <c:v>42808</c:v>
                </c:pt>
                <c:pt idx="774">
                  <c:v>42809</c:v>
                </c:pt>
                <c:pt idx="775">
                  <c:v>42810</c:v>
                </c:pt>
                <c:pt idx="776">
                  <c:v>42811</c:v>
                </c:pt>
                <c:pt idx="777">
                  <c:v>42814</c:v>
                </c:pt>
                <c:pt idx="778">
                  <c:v>42815</c:v>
                </c:pt>
                <c:pt idx="779">
                  <c:v>42816</c:v>
                </c:pt>
                <c:pt idx="780">
                  <c:v>42817</c:v>
                </c:pt>
                <c:pt idx="781">
                  <c:v>42818</c:v>
                </c:pt>
                <c:pt idx="782">
                  <c:v>42821</c:v>
                </c:pt>
                <c:pt idx="783">
                  <c:v>42822</c:v>
                </c:pt>
                <c:pt idx="784">
                  <c:v>42823</c:v>
                </c:pt>
                <c:pt idx="785">
                  <c:v>42824</c:v>
                </c:pt>
                <c:pt idx="786">
                  <c:v>42825</c:v>
                </c:pt>
                <c:pt idx="787">
                  <c:v>42828</c:v>
                </c:pt>
                <c:pt idx="788">
                  <c:v>42829</c:v>
                </c:pt>
                <c:pt idx="789">
                  <c:v>42830</c:v>
                </c:pt>
                <c:pt idx="790">
                  <c:v>42832</c:v>
                </c:pt>
                <c:pt idx="791">
                  <c:v>42835</c:v>
                </c:pt>
                <c:pt idx="792">
                  <c:v>42836</c:v>
                </c:pt>
                <c:pt idx="793">
                  <c:v>42837</c:v>
                </c:pt>
                <c:pt idx="794">
                  <c:v>42838</c:v>
                </c:pt>
                <c:pt idx="795">
                  <c:v>42839</c:v>
                </c:pt>
                <c:pt idx="796">
                  <c:v>42842</c:v>
                </c:pt>
                <c:pt idx="797">
                  <c:v>42843</c:v>
                </c:pt>
                <c:pt idx="798">
                  <c:v>42844</c:v>
                </c:pt>
                <c:pt idx="799">
                  <c:v>42845</c:v>
                </c:pt>
                <c:pt idx="800">
                  <c:v>42846</c:v>
                </c:pt>
                <c:pt idx="801">
                  <c:v>42849</c:v>
                </c:pt>
                <c:pt idx="802">
                  <c:v>42850</c:v>
                </c:pt>
                <c:pt idx="803">
                  <c:v>42851</c:v>
                </c:pt>
                <c:pt idx="804">
                  <c:v>42852</c:v>
                </c:pt>
                <c:pt idx="805">
                  <c:v>42853</c:v>
                </c:pt>
                <c:pt idx="806">
                  <c:v>42858</c:v>
                </c:pt>
                <c:pt idx="807">
                  <c:v>42859</c:v>
                </c:pt>
                <c:pt idx="808">
                  <c:v>42860</c:v>
                </c:pt>
                <c:pt idx="809">
                  <c:v>42863</c:v>
                </c:pt>
                <c:pt idx="810">
                  <c:v>42864</c:v>
                </c:pt>
                <c:pt idx="811">
                  <c:v>42865</c:v>
                </c:pt>
                <c:pt idx="812">
                  <c:v>42866</c:v>
                </c:pt>
                <c:pt idx="813">
                  <c:v>42867</c:v>
                </c:pt>
                <c:pt idx="814">
                  <c:v>42870</c:v>
                </c:pt>
                <c:pt idx="815">
                  <c:v>42871</c:v>
                </c:pt>
                <c:pt idx="816">
                  <c:v>42872</c:v>
                </c:pt>
                <c:pt idx="817">
                  <c:v>42873</c:v>
                </c:pt>
                <c:pt idx="818">
                  <c:v>42874</c:v>
                </c:pt>
                <c:pt idx="819">
                  <c:v>42877</c:v>
                </c:pt>
                <c:pt idx="820">
                  <c:v>42878</c:v>
                </c:pt>
                <c:pt idx="821">
                  <c:v>42879</c:v>
                </c:pt>
                <c:pt idx="822">
                  <c:v>42880</c:v>
                </c:pt>
                <c:pt idx="823">
                  <c:v>42881</c:v>
                </c:pt>
                <c:pt idx="824">
                  <c:v>42884</c:v>
                </c:pt>
                <c:pt idx="825">
                  <c:v>42885</c:v>
                </c:pt>
                <c:pt idx="826">
                  <c:v>42886</c:v>
                </c:pt>
                <c:pt idx="827">
                  <c:v>42887</c:v>
                </c:pt>
                <c:pt idx="828">
                  <c:v>42888</c:v>
                </c:pt>
                <c:pt idx="829">
                  <c:v>42891</c:v>
                </c:pt>
                <c:pt idx="830">
                  <c:v>42892</c:v>
                </c:pt>
                <c:pt idx="831">
                  <c:v>42893</c:v>
                </c:pt>
                <c:pt idx="832">
                  <c:v>42894</c:v>
                </c:pt>
                <c:pt idx="833">
                  <c:v>42895</c:v>
                </c:pt>
                <c:pt idx="834">
                  <c:v>42898</c:v>
                </c:pt>
                <c:pt idx="835">
                  <c:v>42899</c:v>
                </c:pt>
                <c:pt idx="836">
                  <c:v>42900</c:v>
                </c:pt>
                <c:pt idx="837">
                  <c:v>42901</c:v>
                </c:pt>
                <c:pt idx="838">
                  <c:v>42902</c:v>
                </c:pt>
                <c:pt idx="839">
                  <c:v>42905</c:v>
                </c:pt>
                <c:pt idx="840">
                  <c:v>42906</c:v>
                </c:pt>
                <c:pt idx="841">
                  <c:v>42907</c:v>
                </c:pt>
                <c:pt idx="842">
                  <c:v>42908</c:v>
                </c:pt>
                <c:pt idx="843">
                  <c:v>42909</c:v>
                </c:pt>
                <c:pt idx="844">
                  <c:v>42912</c:v>
                </c:pt>
                <c:pt idx="845">
                  <c:v>42913</c:v>
                </c:pt>
                <c:pt idx="846">
                  <c:v>42914</c:v>
                </c:pt>
                <c:pt idx="847">
                  <c:v>42915</c:v>
                </c:pt>
                <c:pt idx="848">
                  <c:v>42916</c:v>
                </c:pt>
                <c:pt idx="849">
                  <c:v>42919</c:v>
                </c:pt>
                <c:pt idx="850">
                  <c:v>42920</c:v>
                </c:pt>
                <c:pt idx="851">
                  <c:v>42921</c:v>
                </c:pt>
                <c:pt idx="852">
                  <c:v>42922</c:v>
                </c:pt>
                <c:pt idx="853">
                  <c:v>42923</c:v>
                </c:pt>
                <c:pt idx="854">
                  <c:v>42926</c:v>
                </c:pt>
                <c:pt idx="855">
                  <c:v>42927</c:v>
                </c:pt>
                <c:pt idx="856">
                  <c:v>42928</c:v>
                </c:pt>
                <c:pt idx="857">
                  <c:v>42929</c:v>
                </c:pt>
                <c:pt idx="858">
                  <c:v>42930</c:v>
                </c:pt>
                <c:pt idx="859">
                  <c:v>42933</c:v>
                </c:pt>
                <c:pt idx="860">
                  <c:v>42934</c:v>
                </c:pt>
                <c:pt idx="861">
                  <c:v>42935</c:v>
                </c:pt>
                <c:pt idx="862">
                  <c:v>42936</c:v>
                </c:pt>
                <c:pt idx="863">
                  <c:v>42937</c:v>
                </c:pt>
                <c:pt idx="864">
                  <c:v>42940</c:v>
                </c:pt>
                <c:pt idx="865">
                  <c:v>42941</c:v>
                </c:pt>
                <c:pt idx="866">
                  <c:v>42942</c:v>
                </c:pt>
                <c:pt idx="867">
                  <c:v>42943</c:v>
                </c:pt>
                <c:pt idx="868">
                  <c:v>42944</c:v>
                </c:pt>
                <c:pt idx="869">
                  <c:v>42947</c:v>
                </c:pt>
                <c:pt idx="870">
                  <c:v>42948</c:v>
                </c:pt>
                <c:pt idx="871">
                  <c:v>42949</c:v>
                </c:pt>
                <c:pt idx="872">
                  <c:v>42950</c:v>
                </c:pt>
                <c:pt idx="873">
                  <c:v>42951</c:v>
                </c:pt>
                <c:pt idx="874">
                  <c:v>42954</c:v>
                </c:pt>
                <c:pt idx="875">
                  <c:v>42955</c:v>
                </c:pt>
                <c:pt idx="876">
                  <c:v>42956</c:v>
                </c:pt>
                <c:pt idx="877">
                  <c:v>42957</c:v>
                </c:pt>
                <c:pt idx="878">
                  <c:v>42958</c:v>
                </c:pt>
                <c:pt idx="879">
                  <c:v>42961</c:v>
                </c:pt>
                <c:pt idx="880">
                  <c:v>42962</c:v>
                </c:pt>
                <c:pt idx="881">
                  <c:v>42963</c:v>
                </c:pt>
                <c:pt idx="882">
                  <c:v>42964</c:v>
                </c:pt>
                <c:pt idx="883">
                  <c:v>42965</c:v>
                </c:pt>
                <c:pt idx="884">
                  <c:v>42968</c:v>
                </c:pt>
                <c:pt idx="885">
                  <c:v>42969</c:v>
                </c:pt>
                <c:pt idx="886">
                  <c:v>42970</c:v>
                </c:pt>
                <c:pt idx="887">
                  <c:v>42971</c:v>
                </c:pt>
                <c:pt idx="888">
                  <c:v>42972</c:v>
                </c:pt>
                <c:pt idx="889">
                  <c:v>42975</c:v>
                </c:pt>
                <c:pt idx="890">
                  <c:v>42976</c:v>
                </c:pt>
                <c:pt idx="891">
                  <c:v>42977</c:v>
                </c:pt>
                <c:pt idx="892">
                  <c:v>42978</c:v>
                </c:pt>
                <c:pt idx="893">
                  <c:v>42979</c:v>
                </c:pt>
                <c:pt idx="894">
                  <c:v>42983</c:v>
                </c:pt>
                <c:pt idx="895">
                  <c:v>42984</c:v>
                </c:pt>
                <c:pt idx="896">
                  <c:v>42985</c:v>
                </c:pt>
                <c:pt idx="897">
                  <c:v>42986</c:v>
                </c:pt>
                <c:pt idx="898">
                  <c:v>42989</c:v>
                </c:pt>
                <c:pt idx="899">
                  <c:v>42990</c:v>
                </c:pt>
                <c:pt idx="900">
                  <c:v>42991</c:v>
                </c:pt>
                <c:pt idx="901">
                  <c:v>42992</c:v>
                </c:pt>
                <c:pt idx="902">
                  <c:v>42993</c:v>
                </c:pt>
                <c:pt idx="903">
                  <c:v>42996</c:v>
                </c:pt>
                <c:pt idx="904">
                  <c:v>42997</c:v>
                </c:pt>
                <c:pt idx="905">
                  <c:v>42998</c:v>
                </c:pt>
                <c:pt idx="906">
                  <c:v>42999</c:v>
                </c:pt>
                <c:pt idx="907">
                  <c:v>43000</c:v>
                </c:pt>
                <c:pt idx="908">
                  <c:v>43003</c:v>
                </c:pt>
                <c:pt idx="909">
                  <c:v>43004</c:v>
                </c:pt>
                <c:pt idx="910">
                  <c:v>43005</c:v>
                </c:pt>
                <c:pt idx="911">
                  <c:v>43006</c:v>
                </c:pt>
                <c:pt idx="912">
                  <c:v>43007</c:v>
                </c:pt>
                <c:pt idx="913">
                  <c:v>43010</c:v>
                </c:pt>
                <c:pt idx="914">
                  <c:v>43011</c:v>
                </c:pt>
                <c:pt idx="915">
                  <c:v>43012</c:v>
                </c:pt>
                <c:pt idx="916">
                  <c:v>43013</c:v>
                </c:pt>
                <c:pt idx="917">
                  <c:v>43014</c:v>
                </c:pt>
                <c:pt idx="918">
                  <c:v>43017</c:v>
                </c:pt>
                <c:pt idx="919">
                  <c:v>43018</c:v>
                </c:pt>
                <c:pt idx="920">
                  <c:v>43019</c:v>
                </c:pt>
                <c:pt idx="921">
                  <c:v>43020</c:v>
                </c:pt>
                <c:pt idx="922">
                  <c:v>43021</c:v>
                </c:pt>
                <c:pt idx="923">
                  <c:v>43024</c:v>
                </c:pt>
                <c:pt idx="924">
                  <c:v>43025</c:v>
                </c:pt>
                <c:pt idx="925">
                  <c:v>43026</c:v>
                </c:pt>
                <c:pt idx="926">
                  <c:v>43027</c:v>
                </c:pt>
                <c:pt idx="927">
                  <c:v>43028</c:v>
                </c:pt>
                <c:pt idx="928">
                  <c:v>43031</c:v>
                </c:pt>
                <c:pt idx="929">
                  <c:v>43032</c:v>
                </c:pt>
                <c:pt idx="930">
                  <c:v>43033</c:v>
                </c:pt>
                <c:pt idx="931">
                  <c:v>43034</c:v>
                </c:pt>
                <c:pt idx="932">
                  <c:v>43035</c:v>
                </c:pt>
                <c:pt idx="933">
                  <c:v>43038</c:v>
                </c:pt>
                <c:pt idx="934">
                  <c:v>43039</c:v>
                </c:pt>
                <c:pt idx="935">
                  <c:v>43040</c:v>
                </c:pt>
                <c:pt idx="936">
                  <c:v>43041</c:v>
                </c:pt>
                <c:pt idx="937">
                  <c:v>43042</c:v>
                </c:pt>
                <c:pt idx="938">
                  <c:v>43045</c:v>
                </c:pt>
                <c:pt idx="939">
                  <c:v>43046</c:v>
                </c:pt>
                <c:pt idx="940">
                  <c:v>43047</c:v>
                </c:pt>
                <c:pt idx="941">
                  <c:v>43048</c:v>
                </c:pt>
                <c:pt idx="942">
                  <c:v>43049</c:v>
                </c:pt>
                <c:pt idx="943">
                  <c:v>43052</c:v>
                </c:pt>
                <c:pt idx="944">
                  <c:v>43053</c:v>
                </c:pt>
                <c:pt idx="945">
                  <c:v>43054</c:v>
                </c:pt>
                <c:pt idx="946">
                  <c:v>43055</c:v>
                </c:pt>
                <c:pt idx="947">
                  <c:v>43056</c:v>
                </c:pt>
                <c:pt idx="948">
                  <c:v>43059</c:v>
                </c:pt>
                <c:pt idx="949">
                  <c:v>43060</c:v>
                </c:pt>
                <c:pt idx="950">
                  <c:v>43061</c:v>
                </c:pt>
                <c:pt idx="951">
                  <c:v>43062</c:v>
                </c:pt>
                <c:pt idx="952">
                  <c:v>43063</c:v>
                </c:pt>
                <c:pt idx="953">
                  <c:v>43066</c:v>
                </c:pt>
                <c:pt idx="954">
                  <c:v>43067</c:v>
                </c:pt>
                <c:pt idx="955">
                  <c:v>43068</c:v>
                </c:pt>
                <c:pt idx="956">
                  <c:v>43069</c:v>
                </c:pt>
                <c:pt idx="957">
                  <c:v>43070</c:v>
                </c:pt>
                <c:pt idx="958">
                  <c:v>43073</c:v>
                </c:pt>
                <c:pt idx="959">
                  <c:v>43074</c:v>
                </c:pt>
                <c:pt idx="960">
                  <c:v>43075</c:v>
                </c:pt>
                <c:pt idx="961">
                  <c:v>43076</c:v>
                </c:pt>
                <c:pt idx="962">
                  <c:v>43077</c:v>
                </c:pt>
                <c:pt idx="963">
                  <c:v>43080</c:v>
                </c:pt>
                <c:pt idx="964">
                  <c:v>43081</c:v>
                </c:pt>
                <c:pt idx="965">
                  <c:v>43082</c:v>
                </c:pt>
                <c:pt idx="966">
                  <c:v>43083</c:v>
                </c:pt>
                <c:pt idx="967">
                  <c:v>43084</c:v>
                </c:pt>
                <c:pt idx="968">
                  <c:v>43087</c:v>
                </c:pt>
                <c:pt idx="969">
                  <c:v>43088</c:v>
                </c:pt>
                <c:pt idx="970">
                  <c:v>43089</c:v>
                </c:pt>
                <c:pt idx="971">
                  <c:v>43090</c:v>
                </c:pt>
                <c:pt idx="972">
                  <c:v>43091</c:v>
                </c:pt>
                <c:pt idx="973">
                  <c:v>43094</c:v>
                </c:pt>
                <c:pt idx="974">
                  <c:v>43095</c:v>
                </c:pt>
                <c:pt idx="975">
                  <c:v>43096</c:v>
                </c:pt>
                <c:pt idx="976">
                  <c:v>43097</c:v>
                </c:pt>
                <c:pt idx="977">
                  <c:v>43098</c:v>
                </c:pt>
                <c:pt idx="978">
                  <c:v>43102</c:v>
                </c:pt>
                <c:pt idx="979">
                  <c:v>43103</c:v>
                </c:pt>
                <c:pt idx="980">
                  <c:v>43104</c:v>
                </c:pt>
                <c:pt idx="981">
                  <c:v>43105</c:v>
                </c:pt>
                <c:pt idx="982">
                  <c:v>43108</c:v>
                </c:pt>
                <c:pt idx="983">
                  <c:v>43109</c:v>
                </c:pt>
                <c:pt idx="984">
                  <c:v>43110</c:v>
                </c:pt>
                <c:pt idx="985">
                  <c:v>43111</c:v>
                </c:pt>
                <c:pt idx="986">
                  <c:v>43112</c:v>
                </c:pt>
                <c:pt idx="987">
                  <c:v>43115</c:v>
                </c:pt>
                <c:pt idx="988">
                  <c:v>43116</c:v>
                </c:pt>
                <c:pt idx="989">
                  <c:v>43117</c:v>
                </c:pt>
                <c:pt idx="990">
                  <c:v>43118</c:v>
                </c:pt>
                <c:pt idx="991">
                  <c:v>43119</c:v>
                </c:pt>
                <c:pt idx="992">
                  <c:v>43122</c:v>
                </c:pt>
                <c:pt idx="993">
                  <c:v>43123</c:v>
                </c:pt>
                <c:pt idx="994">
                  <c:v>43125</c:v>
                </c:pt>
                <c:pt idx="995">
                  <c:v>43126</c:v>
                </c:pt>
                <c:pt idx="996">
                  <c:v>43129</c:v>
                </c:pt>
                <c:pt idx="997">
                  <c:v>43130</c:v>
                </c:pt>
                <c:pt idx="998">
                  <c:v>43131</c:v>
                </c:pt>
                <c:pt idx="999">
                  <c:v>43132</c:v>
                </c:pt>
                <c:pt idx="1000">
                  <c:v>43133</c:v>
                </c:pt>
                <c:pt idx="1001">
                  <c:v>43136</c:v>
                </c:pt>
                <c:pt idx="1002">
                  <c:v>43137</c:v>
                </c:pt>
                <c:pt idx="1003">
                  <c:v>43138</c:v>
                </c:pt>
                <c:pt idx="1004">
                  <c:v>43139</c:v>
                </c:pt>
                <c:pt idx="1005">
                  <c:v>43140</c:v>
                </c:pt>
                <c:pt idx="1006">
                  <c:v>43143</c:v>
                </c:pt>
                <c:pt idx="1007">
                  <c:v>43144</c:v>
                </c:pt>
                <c:pt idx="1008">
                  <c:v>43152</c:v>
                </c:pt>
                <c:pt idx="1009">
                  <c:v>43153</c:v>
                </c:pt>
                <c:pt idx="1010">
                  <c:v>43154</c:v>
                </c:pt>
                <c:pt idx="1011">
                  <c:v>43157</c:v>
                </c:pt>
                <c:pt idx="1012">
                  <c:v>43158</c:v>
                </c:pt>
                <c:pt idx="1013">
                  <c:v>43159</c:v>
                </c:pt>
                <c:pt idx="1014">
                  <c:v>43160</c:v>
                </c:pt>
                <c:pt idx="1015">
                  <c:v>43161</c:v>
                </c:pt>
                <c:pt idx="1016">
                  <c:v>43164</c:v>
                </c:pt>
                <c:pt idx="1017">
                  <c:v>43165</c:v>
                </c:pt>
                <c:pt idx="1018">
                  <c:v>43166</c:v>
                </c:pt>
                <c:pt idx="1019">
                  <c:v>43167</c:v>
                </c:pt>
                <c:pt idx="1020">
                  <c:v>43168</c:v>
                </c:pt>
                <c:pt idx="1021">
                  <c:v>43171</c:v>
                </c:pt>
                <c:pt idx="1022">
                  <c:v>43172</c:v>
                </c:pt>
                <c:pt idx="1023">
                  <c:v>43173</c:v>
                </c:pt>
                <c:pt idx="1024">
                  <c:v>43174</c:v>
                </c:pt>
                <c:pt idx="1025">
                  <c:v>43175</c:v>
                </c:pt>
                <c:pt idx="1026">
                  <c:v>43178</c:v>
                </c:pt>
                <c:pt idx="1027">
                  <c:v>43179</c:v>
                </c:pt>
                <c:pt idx="1028">
                  <c:v>43180</c:v>
                </c:pt>
                <c:pt idx="1029">
                  <c:v>43181</c:v>
                </c:pt>
                <c:pt idx="1030">
                  <c:v>43182</c:v>
                </c:pt>
                <c:pt idx="1031">
                  <c:v>43185</c:v>
                </c:pt>
                <c:pt idx="1032">
                  <c:v>43186</c:v>
                </c:pt>
                <c:pt idx="1033">
                  <c:v>43187</c:v>
                </c:pt>
                <c:pt idx="1034">
                  <c:v>43188</c:v>
                </c:pt>
                <c:pt idx="1035">
                  <c:v>43189</c:v>
                </c:pt>
                <c:pt idx="1036">
                  <c:v>43192</c:v>
                </c:pt>
                <c:pt idx="1037">
                  <c:v>43193</c:v>
                </c:pt>
                <c:pt idx="1038">
                  <c:v>43194</c:v>
                </c:pt>
                <c:pt idx="1039">
                  <c:v>43195</c:v>
                </c:pt>
                <c:pt idx="1040">
                  <c:v>43196</c:v>
                </c:pt>
                <c:pt idx="1041">
                  <c:v>43199</c:v>
                </c:pt>
                <c:pt idx="1042">
                  <c:v>43200</c:v>
                </c:pt>
                <c:pt idx="1043">
                  <c:v>43201</c:v>
                </c:pt>
                <c:pt idx="1044">
                  <c:v>43202</c:v>
                </c:pt>
                <c:pt idx="1045">
                  <c:v>43203</c:v>
                </c:pt>
                <c:pt idx="1046">
                  <c:v>43206</c:v>
                </c:pt>
                <c:pt idx="1047">
                  <c:v>43207</c:v>
                </c:pt>
                <c:pt idx="1048">
                  <c:v>43208</c:v>
                </c:pt>
                <c:pt idx="1049">
                  <c:v>43209</c:v>
                </c:pt>
                <c:pt idx="1050">
                  <c:v>43210</c:v>
                </c:pt>
                <c:pt idx="1051">
                  <c:v>43213</c:v>
                </c:pt>
                <c:pt idx="1052">
                  <c:v>43214</c:v>
                </c:pt>
                <c:pt idx="1053">
                  <c:v>43216</c:v>
                </c:pt>
                <c:pt idx="1054">
                  <c:v>43217</c:v>
                </c:pt>
                <c:pt idx="1055">
                  <c:v>43222</c:v>
                </c:pt>
                <c:pt idx="1056">
                  <c:v>43223</c:v>
                </c:pt>
                <c:pt idx="1057">
                  <c:v>43224</c:v>
                </c:pt>
                <c:pt idx="1058">
                  <c:v>43227</c:v>
                </c:pt>
                <c:pt idx="1059">
                  <c:v>43228</c:v>
                </c:pt>
                <c:pt idx="1060">
                  <c:v>43229</c:v>
                </c:pt>
                <c:pt idx="1061">
                  <c:v>43230</c:v>
                </c:pt>
                <c:pt idx="1062">
                  <c:v>43231</c:v>
                </c:pt>
                <c:pt idx="1063">
                  <c:v>43234</c:v>
                </c:pt>
                <c:pt idx="1064">
                  <c:v>43235</c:v>
                </c:pt>
                <c:pt idx="1065">
                  <c:v>43236</c:v>
                </c:pt>
                <c:pt idx="1066">
                  <c:v>43237</c:v>
                </c:pt>
                <c:pt idx="1067">
                  <c:v>43238</c:v>
                </c:pt>
                <c:pt idx="1068">
                  <c:v>43241</c:v>
                </c:pt>
                <c:pt idx="1069">
                  <c:v>43242</c:v>
                </c:pt>
                <c:pt idx="1070">
                  <c:v>43243</c:v>
                </c:pt>
                <c:pt idx="1071">
                  <c:v>43244</c:v>
                </c:pt>
                <c:pt idx="1072">
                  <c:v>43245</c:v>
                </c:pt>
                <c:pt idx="1073">
                  <c:v>43248</c:v>
                </c:pt>
                <c:pt idx="1074">
                  <c:v>43249</c:v>
                </c:pt>
                <c:pt idx="1075">
                  <c:v>43250</c:v>
                </c:pt>
                <c:pt idx="1076">
                  <c:v>43251</c:v>
                </c:pt>
                <c:pt idx="1077">
                  <c:v>43252</c:v>
                </c:pt>
                <c:pt idx="1078">
                  <c:v>43255</c:v>
                </c:pt>
                <c:pt idx="1079">
                  <c:v>43256</c:v>
                </c:pt>
                <c:pt idx="1080">
                  <c:v>43257</c:v>
                </c:pt>
                <c:pt idx="1081">
                  <c:v>43258</c:v>
                </c:pt>
                <c:pt idx="1082">
                  <c:v>43259</c:v>
                </c:pt>
                <c:pt idx="1083">
                  <c:v>43262</c:v>
                </c:pt>
                <c:pt idx="1084">
                  <c:v>43263</c:v>
                </c:pt>
                <c:pt idx="1085">
                  <c:v>43264</c:v>
                </c:pt>
                <c:pt idx="1086">
                  <c:v>43265</c:v>
                </c:pt>
                <c:pt idx="1087">
                  <c:v>43266</c:v>
                </c:pt>
                <c:pt idx="1088">
                  <c:v>43269</c:v>
                </c:pt>
                <c:pt idx="1089">
                  <c:v>43270</c:v>
                </c:pt>
                <c:pt idx="1090">
                  <c:v>43271</c:v>
                </c:pt>
                <c:pt idx="1091">
                  <c:v>43272</c:v>
                </c:pt>
                <c:pt idx="1092">
                  <c:v>43273</c:v>
                </c:pt>
                <c:pt idx="1093">
                  <c:v>43276</c:v>
                </c:pt>
                <c:pt idx="1094">
                  <c:v>43277</c:v>
                </c:pt>
                <c:pt idx="1095">
                  <c:v>43278</c:v>
                </c:pt>
                <c:pt idx="1096">
                  <c:v>43279</c:v>
                </c:pt>
                <c:pt idx="1097">
                  <c:v>43280</c:v>
                </c:pt>
                <c:pt idx="1098">
                  <c:v>43283</c:v>
                </c:pt>
                <c:pt idx="1099">
                  <c:v>43284</c:v>
                </c:pt>
                <c:pt idx="1100">
                  <c:v>43285</c:v>
                </c:pt>
                <c:pt idx="1101">
                  <c:v>43286</c:v>
                </c:pt>
                <c:pt idx="1102">
                  <c:v>43287</c:v>
                </c:pt>
                <c:pt idx="1103">
                  <c:v>43290</c:v>
                </c:pt>
                <c:pt idx="1104">
                  <c:v>43291</c:v>
                </c:pt>
                <c:pt idx="1105">
                  <c:v>43292</c:v>
                </c:pt>
                <c:pt idx="1106">
                  <c:v>43293</c:v>
                </c:pt>
                <c:pt idx="1107">
                  <c:v>43294</c:v>
                </c:pt>
                <c:pt idx="1108">
                  <c:v>43297</c:v>
                </c:pt>
                <c:pt idx="1109">
                  <c:v>43298</c:v>
                </c:pt>
                <c:pt idx="1110">
                  <c:v>43299</c:v>
                </c:pt>
                <c:pt idx="1111">
                  <c:v>43300</c:v>
                </c:pt>
                <c:pt idx="1112">
                  <c:v>43301</c:v>
                </c:pt>
                <c:pt idx="1113">
                  <c:v>43304</c:v>
                </c:pt>
                <c:pt idx="1114">
                  <c:v>43305</c:v>
                </c:pt>
                <c:pt idx="1115">
                  <c:v>43306</c:v>
                </c:pt>
                <c:pt idx="1116">
                  <c:v>43307</c:v>
                </c:pt>
                <c:pt idx="1117">
                  <c:v>43308</c:v>
                </c:pt>
                <c:pt idx="1118">
                  <c:v>43311</c:v>
                </c:pt>
                <c:pt idx="1119">
                  <c:v>43312</c:v>
                </c:pt>
                <c:pt idx="1120">
                  <c:v>43313</c:v>
                </c:pt>
                <c:pt idx="1121">
                  <c:v>43314</c:v>
                </c:pt>
                <c:pt idx="1122">
                  <c:v>43315</c:v>
                </c:pt>
                <c:pt idx="1123">
                  <c:v>43318</c:v>
                </c:pt>
                <c:pt idx="1124">
                  <c:v>43319</c:v>
                </c:pt>
                <c:pt idx="1125">
                  <c:v>43320</c:v>
                </c:pt>
                <c:pt idx="1126">
                  <c:v>43321</c:v>
                </c:pt>
                <c:pt idx="1127">
                  <c:v>43322</c:v>
                </c:pt>
                <c:pt idx="1128">
                  <c:v>43325</c:v>
                </c:pt>
                <c:pt idx="1129">
                  <c:v>43326</c:v>
                </c:pt>
                <c:pt idx="1130">
                  <c:v>43327</c:v>
                </c:pt>
                <c:pt idx="1131">
                  <c:v>43328</c:v>
                </c:pt>
                <c:pt idx="1132">
                  <c:v>43329</c:v>
                </c:pt>
                <c:pt idx="1133">
                  <c:v>43332</c:v>
                </c:pt>
                <c:pt idx="1134">
                  <c:v>43333</c:v>
                </c:pt>
                <c:pt idx="1135">
                  <c:v>43334</c:v>
                </c:pt>
                <c:pt idx="1136">
                  <c:v>43335</c:v>
                </c:pt>
                <c:pt idx="1137">
                  <c:v>43336</c:v>
                </c:pt>
                <c:pt idx="1138">
                  <c:v>43339</c:v>
                </c:pt>
                <c:pt idx="1139">
                  <c:v>43340</c:v>
                </c:pt>
                <c:pt idx="1140">
                  <c:v>43341</c:v>
                </c:pt>
                <c:pt idx="1141">
                  <c:v>43342</c:v>
                </c:pt>
                <c:pt idx="1142">
                  <c:v>43343</c:v>
                </c:pt>
                <c:pt idx="1143">
                  <c:v>43347</c:v>
                </c:pt>
                <c:pt idx="1144">
                  <c:v>43348</c:v>
                </c:pt>
                <c:pt idx="1145">
                  <c:v>43349</c:v>
                </c:pt>
                <c:pt idx="1146">
                  <c:v>43350</c:v>
                </c:pt>
                <c:pt idx="1147">
                  <c:v>43353</c:v>
                </c:pt>
                <c:pt idx="1148">
                  <c:v>43354</c:v>
                </c:pt>
                <c:pt idx="1149">
                  <c:v>43355</c:v>
                </c:pt>
                <c:pt idx="1150">
                  <c:v>43356</c:v>
                </c:pt>
                <c:pt idx="1151">
                  <c:v>43357</c:v>
                </c:pt>
                <c:pt idx="1152">
                  <c:v>43360</c:v>
                </c:pt>
                <c:pt idx="1153">
                  <c:v>43361</c:v>
                </c:pt>
                <c:pt idx="1154">
                  <c:v>43362</c:v>
                </c:pt>
                <c:pt idx="1155">
                  <c:v>43363</c:v>
                </c:pt>
                <c:pt idx="1156">
                  <c:v>43364</c:v>
                </c:pt>
                <c:pt idx="1157">
                  <c:v>43367</c:v>
                </c:pt>
                <c:pt idx="1158">
                  <c:v>43368</c:v>
                </c:pt>
                <c:pt idx="1159">
                  <c:v>43369</c:v>
                </c:pt>
                <c:pt idx="1160">
                  <c:v>43370</c:v>
                </c:pt>
                <c:pt idx="1161">
                  <c:v>43371</c:v>
                </c:pt>
                <c:pt idx="1162">
                  <c:v>43374</c:v>
                </c:pt>
                <c:pt idx="1163">
                  <c:v>43375</c:v>
                </c:pt>
                <c:pt idx="1164">
                  <c:v>43376</c:v>
                </c:pt>
                <c:pt idx="1165">
                  <c:v>43377</c:v>
                </c:pt>
                <c:pt idx="1166">
                  <c:v>43378</c:v>
                </c:pt>
                <c:pt idx="1167">
                  <c:v>43381</c:v>
                </c:pt>
                <c:pt idx="1168">
                  <c:v>43382</c:v>
                </c:pt>
                <c:pt idx="1169">
                  <c:v>43383</c:v>
                </c:pt>
                <c:pt idx="1170">
                  <c:v>43384</c:v>
                </c:pt>
                <c:pt idx="1171">
                  <c:v>43385</c:v>
                </c:pt>
                <c:pt idx="1172">
                  <c:v>43388</c:v>
                </c:pt>
                <c:pt idx="1173">
                  <c:v>43389</c:v>
                </c:pt>
                <c:pt idx="1174">
                  <c:v>43390</c:v>
                </c:pt>
                <c:pt idx="1175">
                  <c:v>43391</c:v>
                </c:pt>
                <c:pt idx="1176">
                  <c:v>43392</c:v>
                </c:pt>
                <c:pt idx="1177">
                  <c:v>43395</c:v>
                </c:pt>
                <c:pt idx="1178">
                  <c:v>43396</c:v>
                </c:pt>
                <c:pt idx="1179">
                  <c:v>43397</c:v>
                </c:pt>
                <c:pt idx="1180">
                  <c:v>43398</c:v>
                </c:pt>
                <c:pt idx="1181">
                  <c:v>43399</c:v>
                </c:pt>
                <c:pt idx="1182">
                  <c:v>43402</c:v>
                </c:pt>
                <c:pt idx="1183">
                  <c:v>43403</c:v>
                </c:pt>
                <c:pt idx="1184">
                  <c:v>43404</c:v>
                </c:pt>
                <c:pt idx="1185">
                  <c:v>43405</c:v>
                </c:pt>
                <c:pt idx="1186">
                  <c:v>43406</c:v>
                </c:pt>
                <c:pt idx="1187">
                  <c:v>43409</c:v>
                </c:pt>
                <c:pt idx="1188">
                  <c:v>43410</c:v>
                </c:pt>
                <c:pt idx="1189">
                  <c:v>43411</c:v>
                </c:pt>
                <c:pt idx="1190">
                  <c:v>43412</c:v>
                </c:pt>
                <c:pt idx="1191">
                  <c:v>43413</c:v>
                </c:pt>
                <c:pt idx="1192">
                  <c:v>43416</c:v>
                </c:pt>
                <c:pt idx="1193">
                  <c:v>43417</c:v>
                </c:pt>
                <c:pt idx="1194">
                  <c:v>43418</c:v>
                </c:pt>
                <c:pt idx="1195">
                  <c:v>43419</c:v>
                </c:pt>
                <c:pt idx="1196">
                  <c:v>43420</c:v>
                </c:pt>
                <c:pt idx="1197">
                  <c:v>43423</c:v>
                </c:pt>
                <c:pt idx="1198">
                  <c:v>43424</c:v>
                </c:pt>
                <c:pt idx="1199">
                  <c:v>43425</c:v>
                </c:pt>
                <c:pt idx="1200">
                  <c:v>43426</c:v>
                </c:pt>
                <c:pt idx="1201">
                  <c:v>43427</c:v>
                </c:pt>
                <c:pt idx="1202">
                  <c:v>43430</c:v>
                </c:pt>
                <c:pt idx="1203">
                  <c:v>43431</c:v>
                </c:pt>
                <c:pt idx="1204">
                  <c:v>43432</c:v>
                </c:pt>
                <c:pt idx="1205">
                  <c:v>43433</c:v>
                </c:pt>
                <c:pt idx="1206">
                  <c:v>43434</c:v>
                </c:pt>
                <c:pt idx="1207">
                  <c:v>43437</c:v>
                </c:pt>
                <c:pt idx="1208">
                  <c:v>43438</c:v>
                </c:pt>
                <c:pt idx="1209">
                  <c:v>43439</c:v>
                </c:pt>
                <c:pt idx="1210">
                  <c:v>43440</c:v>
                </c:pt>
                <c:pt idx="1211">
                  <c:v>43441</c:v>
                </c:pt>
                <c:pt idx="1212">
                  <c:v>43444</c:v>
                </c:pt>
                <c:pt idx="1213">
                  <c:v>43445</c:v>
                </c:pt>
                <c:pt idx="1214">
                  <c:v>43446</c:v>
                </c:pt>
                <c:pt idx="1215">
                  <c:v>43447</c:v>
                </c:pt>
                <c:pt idx="1216">
                  <c:v>43448</c:v>
                </c:pt>
                <c:pt idx="1217">
                  <c:v>43451</c:v>
                </c:pt>
                <c:pt idx="1218">
                  <c:v>43452</c:v>
                </c:pt>
                <c:pt idx="1219">
                  <c:v>43453</c:v>
                </c:pt>
                <c:pt idx="1220">
                  <c:v>43454</c:v>
                </c:pt>
                <c:pt idx="1221">
                  <c:v>43455</c:v>
                </c:pt>
                <c:pt idx="1222">
                  <c:v>43458</c:v>
                </c:pt>
                <c:pt idx="1223">
                  <c:v>43459</c:v>
                </c:pt>
                <c:pt idx="1224">
                  <c:v>43460</c:v>
                </c:pt>
                <c:pt idx="1225">
                  <c:v>43461</c:v>
                </c:pt>
                <c:pt idx="1226">
                  <c:v>43462</c:v>
                </c:pt>
                <c:pt idx="1227">
                  <c:v>43467</c:v>
                </c:pt>
                <c:pt idx="1228">
                  <c:v>43468</c:v>
                </c:pt>
                <c:pt idx="1229">
                  <c:v>43469</c:v>
                </c:pt>
                <c:pt idx="1230">
                  <c:v>43472</c:v>
                </c:pt>
                <c:pt idx="1231">
                  <c:v>43473</c:v>
                </c:pt>
                <c:pt idx="1232">
                  <c:v>43474</c:v>
                </c:pt>
                <c:pt idx="1233">
                  <c:v>43475</c:v>
                </c:pt>
                <c:pt idx="1234">
                  <c:v>43476</c:v>
                </c:pt>
                <c:pt idx="1235">
                  <c:v>43479</c:v>
                </c:pt>
                <c:pt idx="1236">
                  <c:v>43480</c:v>
                </c:pt>
                <c:pt idx="1237">
                  <c:v>43481</c:v>
                </c:pt>
                <c:pt idx="1238">
                  <c:v>43482</c:v>
                </c:pt>
                <c:pt idx="1239">
                  <c:v>43483</c:v>
                </c:pt>
                <c:pt idx="1240">
                  <c:v>43486</c:v>
                </c:pt>
                <c:pt idx="1241">
                  <c:v>43487</c:v>
                </c:pt>
                <c:pt idx="1242">
                  <c:v>43488</c:v>
                </c:pt>
                <c:pt idx="1243">
                  <c:v>43489</c:v>
                </c:pt>
                <c:pt idx="1244">
                  <c:v>43490</c:v>
                </c:pt>
                <c:pt idx="1245">
                  <c:v>43493</c:v>
                </c:pt>
                <c:pt idx="1246">
                  <c:v>43494</c:v>
                </c:pt>
                <c:pt idx="1247">
                  <c:v>43495</c:v>
                </c:pt>
                <c:pt idx="1248">
                  <c:v>43496</c:v>
                </c:pt>
                <c:pt idx="1249">
                  <c:v>43497</c:v>
                </c:pt>
                <c:pt idx="1250">
                  <c:v>43507</c:v>
                </c:pt>
                <c:pt idx="1251">
                  <c:v>43508</c:v>
                </c:pt>
                <c:pt idx="1252">
                  <c:v>43509</c:v>
                </c:pt>
                <c:pt idx="1253">
                  <c:v>43510</c:v>
                </c:pt>
                <c:pt idx="1254">
                  <c:v>43511</c:v>
                </c:pt>
                <c:pt idx="1255">
                  <c:v>43514</c:v>
                </c:pt>
                <c:pt idx="1256">
                  <c:v>43515</c:v>
                </c:pt>
                <c:pt idx="1257">
                  <c:v>43516</c:v>
                </c:pt>
                <c:pt idx="1258">
                  <c:v>43517</c:v>
                </c:pt>
                <c:pt idx="1259">
                  <c:v>43518</c:v>
                </c:pt>
                <c:pt idx="1260">
                  <c:v>43521</c:v>
                </c:pt>
                <c:pt idx="1261">
                  <c:v>43522</c:v>
                </c:pt>
                <c:pt idx="1262">
                  <c:v>43523</c:v>
                </c:pt>
                <c:pt idx="1263">
                  <c:v>43524</c:v>
                </c:pt>
                <c:pt idx="1264">
                  <c:v>43525</c:v>
                </c:pt>
                <c:pt idx="1265">
                  <c:v>43528</c:v>
                </c:pt>
                <c:pt idx="1266">
                  <c:v>43529</c:v>
                </c:pt>
                <c:pt idx="1267">
                  <c:v>43530</c:v>
                </c:pt>
                <c:pt idx="1268">
                  <c:v>43531</c:v>
                </c:pt>
                <c:pt idx="1269">
                  <c:v>43532</c:v>
                </c:pt>
                <c:pt idx="1270">
                  <c:v>43535</c:v>
                </c:pt>
                <c:pt idx="1271">
                  <c:v>43536</c:v>
                </c:pt>
                <c:pt idx="1272">
                  <c:v>43537</c:v>
                </c:pt>
                <c:pt idx="1273">
                  <c:v>43538</c:v>
                </c:pt>
                <c:pt idx="1274">
                  <c:v>43539</c:v>
                </c:pt>
                <c:pt idx="1275">
                  <c:v>43542</c:v>
                </c:pt>
                <c:pt idx="1276">
                  <c:v>43543</c:v>
                </c:pt>
                <c:pt idx="1277">
                  <c:v>43544</c:v>
                </c:pt>
                <c:pt idx="1278">
                  <c:v>43545</c:v>
                </c:pt>
                <c:pt idx="1279">
                  <c:v>43546</c:v>
                </c:pt>
                <c:pt idx="1280">
                  <c:v>43549</c:v>
                </c:pt>
                <c:pt idx="1281">
                  <c:v>43550</c:v>
                </c:pt>
                <c:pt idx="1282">
                  <c:v>43551</c:v>
                </c:pt>
                <c:pt idx="1283">
                  <c:v>43552</c:v>
                </c:pt>
                <c:pt idx="1284">
                  <c:v>43553</c:v>
                </c:pt>
                <c:pt idx="1285">
                  <c:v>43556</c:v>
                </c:pt>
                <c:pt idx="1286">
                  <c:v>43557</c:v>
                </c:pt>
                <c:pt idx="1287">
                  <c:v>43558</c:v>
                </c:pt>
                <c:pt idx="1288">
                  <c:v>43559</c:v>
                </c:pt>
                <c:pt idx="1289">
                  <c:v>43560</c:v>
                </c:pt>
                <c:pt idx="1290">
                  <c:v>43563</c:v>
                </c:pt>
                <c:pt idx="1291">
                  <c:v>43564</c:v>
                </c:pt>
                <c:pt idx="1292">
                  <c:v>43565</c:v>
                </c:pt>
                <c:pt idx="1293">
                  <c:v>43566</c:v>
                </c:pt>
                <c:pt idx="1294">
                  <c:v>43567</c:v>
                </c:pt>
                <c:pt idx="1295">
                  <c:v>43571</c:v>
                </c:pt>
                <c:pt idx="1296">
                  <c:v>43572</c:v>
                </c:pt>
                <c:pt idx="1297">
                  <c:v>43573</c:v>
                </c:pt>
                <c:pt idx="1298">
                  <c:v>43574</c:v>
                </c:pt>
                <c:pt idx="1299">
                  <c:v>43577</c:v>
                </c:pt>
                <c:pt idx="1300">
                  <c:v>43578</c:v>
                </c:pt>
                <c:pt idx="1301">
                  <c:v>43579</c:v>
                </c:pt>
                <c:pt idx="1302">
                  <c:v>43580</c:v>
                </c:pt>
                <c:pt idx="1303">
                  <c:v>43581</c:v>
                </c:pt>
                <c:pt idx="1304">
                  <c:v>43587</c:v>
                </c:pt>
                <c:pt idx="1305">
                  <c:v>43588</c:v>
                </c:pt>
                <c:pt idx="1306">
                  <c:v>43591</c:v>
                </c:pt>
                <c:pt idx="1307">
                  <c:v>43592</c:v>
                </c:pt>
                <c:pt idx="1308">
                  <c:v>43593</c:v>
                </c:pt>
                <c:pt idx="1309">
                  <c:v>43594</c:v>
                </c:pt>
                <c:pt idx="1310">
                  <c:v>43595</c:v>
                </c:pt>
                <c:pt idx="1311">
                  <c:v>43598</c:v>
                </c:pt>
                <c:pt idx="1312">
                  <c:v>43599</c:v>
                </c:pt>
                <c:pt idx="1313">
                  <c:v>43600</c:v>
                </c:pt>
                <c:pt idx="1314">
                  <c:v>43601</c:v>
                </c:pt>
                <c:pt idx="1315">
                  <c:v>43602</c:v>
                </c:pt>
                <c:pt idx="1316">
                  <c:v>43605</c:v>
                </c:pt>
                <c:pt idx="1317">
                  <c:v>43606</c:v>
                </c:pt>
                <c:pt idx="1318">
                  <c:v>43607</c:v>
                </c:pt>
                <c:pt idx="1319">
                  <c:v>43608</c:v>
                </c:pt>
                <c:pt idx="1320">
                  <c:v>43609</c:v>
                </c:pt>
                <c:pt idx="1321">
                  <c:v>43612</c:v>
                </c:pt>
                <c:pt idx="1322">
                  <c:v>43613</c:v>
                </c:pt>
                <c:pt idx="1323">
                  <c:v>43614</c:v>
                </c:pt>
                <c:pt idx="1324">
                  <c:v>43615</c:v>
                </c:pt>
                <c:pt idx="1325">
                  <c:v>43616</c:v>
                </c:pt>
                <c:pt idx="1326">
                  <c:v>43619</c:v>
                </c:pt>
                <c:pt idx="1327">
                  <c:v>43620</c:v>
                </c:pt>
                <c:pt idx="1328">
                  <c:v>43621</c:v>
                </c:pt>
                <c:pt idx="1329">
                  <c:v>43622</c:v>
                </c:pt>
                <c:pt idx="1330">
                  <c:v>43623</c:v>
                </c:pt>
                <c:pt idx="1331">
                  <c:v>43626</c:v>
                </c:pt>
                <c:pt idx="1332">
                  <c:v>43627</c:v>
                </c:pt>
                <c:pt idx="1333">
                  <c:v>43628</c:v>
                </c:pt>
                <c:pt idx="1334">
                  <c:v>43629</c:v>
                </c:pt>
                <c:pt idx="1335">
                  <c:v>43630</c:v>
                </c:pt>
                <c:pt idx="1336">
                  <c:v>43633</c:v>
                </c:pt>
                <c:pt idx="1337">
                  <c:v>43634</c:v>
                </c:pt>
                <c:pt idx="1338">
                  <c:v>43635</c:v>
                </c:pt>
                <c:pt idx="1339">
                  <c:v>43636</c:v>
                </c:pt>
                <c:pt idx="1340">
                  <c:v>43637</c:v>
                </c:pt>
                <c:pt idx="1341">
                  <c:v>43640</c:v>
                </c:pt>
                <c:pt idx="1342">
                  <c:v>43641</c:v>
                </c:pt>
                <c:pt idx="1343">
                  <c:v>43642</c:v>
                </c:pt>
                <c:pt idx="1344">
                  <c:v>43643</c:v>
                </c:pt>
                <c:pt idx="1345">
                  <c:v>43644</c:v>
                </c:pt>
                <c:pt idx="1346">
                  <c:v>43647</c:v>
                </c:pt>
                <c:pt idx="1347">
                  <c:v>43648</c:v>
                </c:pt>
                <c:pt idx="1348">
                  <c:v>43649</c:v>
                </c:pt>
                <c:pt idx="1349">
                  <c:v>43650</c:v>
                </c:pt>
                <c:pt idx="1350">
                  <c:v>43651</c:v>
                </c:pt>
                <c:pt idx="1351">
                  <c:v>43654</c:v>
                </c:pt>
                <c:pt idx="1352">
                  <c:v>43655</c:v>
                </c:pt>
                <c:pt idx="1353">
                  <c:v>43656</c:v>
                </c:pt>
                <c:pt idx="1354">
                  <c:v>43657</c:v>
                </c:pt>
                <c:pt idx="1355">
                  <c:v>43658</c:v>
                </c:pt>
                <c:pt idx="1356">
                  <c:v>43661</c:v>
                </c:pt>
                <c:pt idx="1357">
                  <c:v>43662</c:v>
                </c:pt>
                <c:pt idx="1358">
                  <c:v>43663</c:v>
                </c:pt>
                <c:pt idx="1359">
                  <c:v>43664</c:v>
                </c:pt>
                <c:pt idx="1360">
                  <c:v>43665</c:v>
                </c:pt>
                <c:pt idx="1361">
                  <c:v>43668</c:v>
                </c:pt>
                <c:pt idx="1362">
                  <c:v>43669</c:v>
                </c:pt>
                <c:pt idx="1363">
                  <c:v>43670</c:v>
                </c:pt>
                <c:pt idx="1364">
                  <c:v>43671</c:v>
                </c:pt>
                <c:pt idx="1365">
                  <c:v>43672</c:v>
                </c:pt>
                <c:pt idx="1366">
                  <c:v>43675</c:v>
                </c:pt>
                <c:pt idx="1367">
                  <c:v>43676</c:v>
                </c:pt>
                <c:pt idx="1368">
                  <c:v>43677</c:v>
                </c:pt>
                <c:pt idx="1369">
                  <c:v>43678</c:v>
                </c:pt>
                <c:pt idx="1370">
                  <c:v>43679</c:v>
                </c:pt>
                <c:pt idx="1371">
                  <c:v>43682</c:v>
                </c:pt>
                <c:pt idx="1372">
                  <c:v>43683</c:v>
                </c:pt>
                <c:pt idx="1373">
                  <c:v>43684</c:v>
                </c:pt>
                <c:pt idx="1374">
                  <c:v>43685</c:v>
                </c:pt>
                <c:pt idx="1375">
                  <c:v>43686</c:v>
                </c:pt>
                <c:pt idx="1376">
                  <c:v>43689</c:v>
                </c:pt>
                <c:pt idx="1377">
                  <c:v>43690</c:v>
                </c:pt>
                <c:pt idx="1378">
                  <c:v>43691</c:v>
                </c:pt>
                <c:pt idx="1379">
                  <c:v>43692</c:v>
                </c:pt>
                <c:pt idx="1380">
                  <c:v>43693</c:v>
                </c:pt>
                <c:pt idx="1381">
                  <c:v>43696</c:v>
                </c:pt>
                <c:pt idx="1382">
                  <c:v>43697</c:v>
                </c:pt>
                <c:pt idx="1383">
                  <c:v>43698</c:v>
                </c:pt>
                <c:pt idx="1384">
                  <c:v>43699</c:v>
                </c:pt>
                <c:pt idx="1385">
                  <c:v>43700</c:v>
                </c:pt>
                <c:pt idx="1386">
                  <c:v>43703</c:v>
                </c:pt>
                <c:pt idx="1387">
                  <c:v>43704</c:v>
                </c:pt>
                <c:pt idx="1388">
                  <c:v>43705</c:v>
                </c:pt>
                <c:pt idx="1389">
                  <c:v>43706</c:v>
                </c:pt>
                <c:pt idx="1390">
                  <c:v>43707</c:v>
                </c:pt>
                <c:pt idx="1391">
                  <c:v>43711</c:v>
                </c:pt>
                <c:pt idx="1392">
                  <c:v>43712</c:v>
                </c:pt>
                <c:pt idx="1393">
                  <c:v>43713</c:v>
                </c:pt>
                <c:pt idx="1394">
                  <c:v>43714</c:v>
                </c:pt>
                <c:pt idx="1395">
                  <c:v>43717</c:v>
                </c:pt>
                <c:pt idx="1396">
                  <c:v>43718</c:v>
                </c:pt>
                <c:pt idx="1397">
                  <c:v>43719</c:v>
                </c:pt>
                <c:pt idx="1398">
                  <c:v>43720</c:v>
                </c:pt>
                <c:pt idx="1399">
                  <c:v>43721</c:v>
                </c:pt>
                <c:pt idx="1400">
                  <c:v>43724</c:v>
                </c:pt>
                <c:pt idx="1401">
                  <c:v>43725</c:v>
                </c:pt>
                <c:pt idx="1402">
                  <c:v>43726</c:v>
                </c:pt>
                <c:pt idx="1403">
                  <c:v>43727</c:v>
                </c:pt>
                <c:pt idx="1404">
                  <c:v>43728</c:v>
                </c:pt>
                <c:pt idx="1405">
                  <c:v>43731</c:v>
                </c:pt>
                <c:pt idx="1406">
                  <c:v>43732</c:v>
                </c:pt>
                <c:pt idx="1407">
                  <c:v>43733</c:v>
                </c:pt>
                <c:pt idx="1408">
                  <c:v>43734</c:v>
                </c:pt>
                <c:pt idx="1409">
                  <c:v>43735</c:v>
                </c:pt>
                <c:pt idx="1410">
                  <c:v>43738</c:v>
                </c:pt>
                <c:pt idx="1411">
                  <c:v>43739</c:v>
                </c:pt>
                <c:pt idx="1412">
                  <c:v>43740</c:v>
                </c:pt>
                <c:pt idx="1413">
                  <c:v>43741</c:v>
                </c:pt>
                <c:pt idx="1414">
                  <c:v>43742</c:v>
                </c:pt>
                <c:pt idx="1415">
                  <c:v>43745</c:v>
                </c:pt>
                <c:pt idx="1416">
                  <c:v>43746</c:v>
                </c:pt>
                <c:pt idx="1417">
                  <c:v>43747</c:v>
                </c:pt>
                <c:pt idx="1418">
                  <c:v>43748</c:v>
                </c:pt>
                <c:pt idx="1419">
                  <c:v>43749</c:v>
                </c:pt>
                <c:pt idx="1420">
                  <c:v>43752</c:v>
                </c:pt>
                <c:pt idx="1421">
                  <c:v>43753</c:v>
                </c:pt>
                <c:pt idx="1422">
                  <c:v>43754</c:v>
                </c:pt>
                <c:pt idx="1423">
                  <c:v>43755</c:v>
                </c:pt>
                <c:pt idx="1424">
                  <c:v>43756</c:v>
                </c:pt>
                <c:pt idx="1425">
                  <c:v>43759</c:v>
                </c:pt>
                <c:pt idx="1426">
                  <c:v>43760</c:v>
                </c:pt>
                <c:pt idx="1427">
                  <c:v>43761</c:v>
                </c:pt>
                <c:pt idx="1428">
                  <c:v>43762</c:v>
                </c:pt>
                <c:pt idx="1429">
                  <c:v>43763</c:v>
                </c:pt>
                <c:pt idx="1430">
                  <c:v>43766</c:v>
                </c:pt>
                <c:pt idx="1431">
                  <c:v>43767</c:v>
                </c:pt>
                <c:pt idx="1432">
                  <c:v>43768</c:v>
                </c:pt>
                <c:pt idx="1433">
                  <c:v>43769</c:v>
                </c:pt>
                <c:pt idx="1434">
                  <c:v>43770</c:v>
                </c:pt>
                <c:pt idx="1435">
                  <c:v>43773</c:v>
                </c:pt>
                <c:pt idx="1436">
                  <c:v>43774</c:v>
                </c:pt>
                <c:pt idx="1437">
                  <c:v>43775</c:v>
                </c:pt>
                <c:pt idx="1438">
                  <c:v>43776</c:v>
                </c:pt>
                <c:pt idx="1439">
                  <c:v>43777</c:v>
                </c:pt>
                <c:pt idx="1440">
                  <c:v>43780</c:v>
                </c:pt>
                <c:pt idx="1441">
                  <c:v>43781</c:v>
                </c:pt>
                <c:pt idx="1442">
                  <c:v>43782</c:v>
                </c:pt>
                <c:pt idx="1443">
                  <c:v>43783</c:v>
                </c:pt>
                <c:pt idx="1444">
                  <c:v>43784</c:v>
                </c:pt>
                <c:pt idx="1445">
                  <c:v>43787</c:v>
                </c:pt>
                <c:pt idx="1446">
                  <c:v>43788</c:v>
                </c:pt>
                <c:pt idx="1447">
                  <c:v>43789</c:v>
                </c:pt>
                <c:pt idx="1448">
                  <c:v>43790</c:v>
                </c:pt>
                <c:pt idx="1449">
                  <c:v>43791</c:v>
                </c:pt>
                <c:pt idx="1450">
                  <c:v>43794</c:v>
                </c:pt>
                <c:pt idx="1451">
                  <c:v>43795</c:v>
                </c:pt>
                <c:pt idx="1452">
                  <c:v>43796</c:v>
                </c:pt>
                <c:pt idx="1453">
                  <c:v>43797</c:v>
                </c:pt>
                <c:pt idx="1454">
                  <c:v>43798</c:v>
                </c:pt>
                <c:pt idx="1455">
                  <c:v>43801</c:v>
                </c:pt>
                <c:pt idx="1456">
                  <c:v>43802</c:v>
                </c:pt>
                <c:pt idx="1457">
                  <c:v>43803</c:v>
                </c:pt>
                <c:pt idx="1458">
                  <c:v>43804</c:v>
                </c:pt>
                <c:pt idx="1459">
                  <c:v>43805</c:v>
                </c:pt>
                <c:pt idx="1460">
                  <c:v>43808</c:v>
                </c:pt>
                <c:pt idx="1461">
                  <c:v>43809</c:v>
                </c:pt>
                <c:pt idx="1462">
                  <c:v>43810</c:v>
                </c:pt>
                <c:pt idx="1463">
                  <c:v>43811</c:v>
                </c:pt>
                <c:pt idx="1464">
                  <c:v>43812</c:v>
                </c:pt>
                <c:pt idx="1465">
                  <c:v>43815</c:v>
                </c:pt>
                <c:pt idx="1466">
                  <c:v>43816</c:v>
                </c:pt>
                <c:pt idx="1467">
                  <c:v>43817</c:v>
                </c:pt>
                <c:pt idx="1468">
                  <c:v>43818</c:v>
                </c:pt>
                <c:pt idx="1469">
                  <c:v>43819</c:v>
                </c:pt>
                <c:pt idx="1470">
                  <c:v>43822</c:v>
                </c:pt>
                <c:pt idx="1471">
                  <c:v>43823</c:v>
                </c:pt>
                <c:pt idx="1472">
                  <c:v>43824</c:v>
                </c:pt>
                <c:pt idx="1473">
                  <c:v>43825</c:v>
                </c:pt>
                <c:pt idx="1474">
                  <c:v>43826</c:v>
                </c:pt>
                <c:pt idx="1475">
                  <c:v>43829</c:v>
                </c:pt>
                <c:pt idx="1476">
                  <c:v>43830</c:v>
                </c:pt>
                <c:pt idx="1477">
                  <c:v>43832</c:v>
                </c:pt>
                <c:pt idx="1478">
                  <c:v>43833</c:v>
                </c:pt>
                <c:pt idx="1479">
                  <c:v>43836</c:v>
                </c:pt>
                <c:pt idx="1480">
                  <c:v>43837</c:v>
                </c:pt>
                <c:pt idx="1481">
                  <c:v>43838</c:v>
                </c:pt>
                <c:pt idx="1482">
                  <c:v>43839</c:v>
                </c:pt>
                <c:pt idx="1483">
                  <c:v>43840</c:v>
                </c:pt>
                <c:pt idx="1484">
                  <c:v>43843</c:v>
                </c:pt>
                <c:pt idx="1485">
                  <c:v>43844</c:v>
                </c:pt>
                <c:pt idx="1486">
                  <c:v>43845</c:v>
                </c:pt>
                <c:pt idx="1487">
                  <c:v>43846</c:v>
                </c:pt>
                <c:pt idx="1488">
                  <c:v>43847</c:v>
                </c:pt>
                <c:pt idx="1489">
                  <c:v>43850</c:v>
                </c:pt>
                <c:pt idx="1490">
                  <c:v>43851</c:v>
                </c:pt>
                <c:pt idx="1491">
                  <c:v>43852</c:v>
                </c:pt>
                <c:pt idx="1492">
                  <c:v>43860</c:v>
                </c:pt>
                <c:pt idx="1493">
                  <c:v>43861</c:v>
                </c:pt>
                <c:pt idx="1494">
                  <c:v>43864</c:v>
                </c:pt>
                <c:pt idx="1495">
                  <c:v>43865</c:v>
                </c:pt>
                <c:pt idx="1496">
                  <c:v>43866</c:v>
                </c:pt>
                <c:pt idx="1497">
                  <c:v>43867</c:v>
                </c:pt>
                <c:pt idx="1498">
                  <c:v>43868</c:v>
                </c:pt>
                <c:pt idx="1499">
                  <c:v>43871</c:v>
                </c:pt>
                <c:pt idx="1500">
                  <c:v>43872</c:v>
                </c:pt>
                <c:pt idx="1501">
                  <c:v>43873</c:v>
                </c:pt>
                <c:pt idx="1502">
                  <c:v>43874</c:v>
                </c:pt>
                <c:pt idx="1503">
                  <c:v>43875</c:v>
                </c:pt>
                <c:pt idx="1504">
                  <c:v>43878</c:v>
                </c:pt>
                <c:pt idx="1505">
                  <c:v>43879</c:v>
                </c:pt>
                <c:pt idx="1506">
                  <c:v>43880</c:v>
                </c:pt>
                <c:pt idx="1507">
                  <c:v>43881</c:v>
                </c:pt>
                <c:pt idx="1508">
                  <c:v>43882</c:v>
                </c:pt>
                <c:pt idx="1509">
                  <c:v>43885</c:v>
                </c:pt>
                <c:pt idx="1510">
                  <c:v>43886</c:v>
                </c:pt>
                <c:pt idx="1511">
                  <c:v>43887</c:v>
                </c:pt>
                <c:pt idx="1512">
                  <c:v>43888</c:v>
                </c:pt>
                <c:pt idx="1513">
                  <c:v>43889</c:v>
                </c:pt>
                <c:pt idx="1514">
                  <c:v>43892</c:v>
                </c:pt>
                <c:pt idx="1515">
                  <c:v>43893</c:v>
                </c:pt>
                <c:pt idx="1516">
                  <c:v>43894</c:v>
                </c:pt>
                <c:pt idx="1517">
                  <c:v>43895</c:v>
                </c:pt>
                <c:pt idx="1518">
                  <c:v>43896</c:v>
                </c:pt>
                <c:pt idx="1519">
                  <c:v>43899</c:v>
                </c:pt>
                <c:pt idx="1520">
                  <c:v>43900</c:v>
                </c:pt>
                <c:pt idx="1521">
                  <c:v>43901</c:v>
                </c:pt>
                <c:pt idx="1522">
                  <c:v>43902</c:v>
                </c:pt>
                <c:pt idx="1523">
                  <c:v>43903</c:v>
                </c:pt>
                <c:pt idx="1524">
                  <c:v>43906</c:v>
                </c:pt>
                <c:pt idx="1525">
                  <c:v>43907</c:v>
                </c:pt>
                <c:pt idx="1526">
                  <c:v>43908</c:v>
                </c:pt>
                <c:pt idx="1527">
                  <c:v>43909</c:v>
                </c:pt>
                <c:pt idx="1528">
                  <c:v>43910</c:v>
                </c:pt>
                <c:pt idx="1529">
                  <c:v>43913</c:v>
                </c:pt>
                <c:pt idx="1530">
                  <c:v>43914</c:v>
                </c:pt>
                <c:pt idx="1531">
                  <c:v>43915</c:v>
                </c:pt>
                <c:pt idx="1532">
                  <c:v>43916</c:v>
                </c:pt>
                <c:pt idx="1533">
                  <c:v>43917</c:v>
                </c:pt>
                <c:pt idx="1534">
                  <c:v>43920</c:v>
                </c:pt>
                <c:pt idx="1535">
                  <c:v>43921</c:v>
                </c:pt>
                <c:pt idx="1536">
                  <c:v>43922</c:v>
                </c:pt>
                <c:pt idx="1537">
                  <c:v>43924</c:v>
                </c:pt>
                <c:pt idx="1538">
                  <c:v>43927</c:v>
                </c:pt>
                <c:pt idx="1539">
                  <c:v>43928</c:v>
                </c:pt>
                <c:pt idx="1540">
                  <c:v>43929</c:v>
                </c:pt>
                <c:pt idx="1541">
                  <c:v>43930</c:v>
                </c:pt>
                <c:pt idx="1542">
                  <c:v>43931</c:v>
                </c:pt>
                <c:pt idx="1543">
                  <c:v>43934</c:v>
                </c:pt>
                <c:pt idx="1544">
                  <c:v>43935</c:v>
                </c:pt>
                <c:pt idx="1545">
                  <c:v>43936</c:v>
                </c:pt>
                <c:pt idx="1546">
                  <c:v>43937</c:v>
                </c:pt>
                <c:pt idx="1547">
                  <c:v>43938</c:v>
                </c:pt>
                <c:pt idx="1548">
                  <c:v>43941</c:v>
                </c:pt>
                <c:pt idx="1549">
                  <c:v>43942</c:v>
                </c:pt>
                <c:pt idx="1550">
                  <c:v>43943</c:v>
                </c:pt>
                <c:pt idx="1551">
                  <c:v>43944</c:v>
                </c:pt>
                <c:pt idx="1552">
                  <c:v>43945</c:v>
                </c:pt>
                <c:pt idx="1553">
                  <c:v>43948</c:v>
                </c:pt>
                <c:pt idx="1554">
                  <c:v>43949</c:v>
                </c:pt>
                <c:pt idx="1555">
                  <c:v>43950</c:v>
                </c:pt>
                <c:pt idx="1556">
                  <c:v>43955</c:v>
                </c:pt>
                <c:pt idx="1557">
                  <c:v>43956</c:v>
                </c:pt>
                <c:pt idx="1558">
                  <c:v>43957</c:v>
                </c:pt>
                <c:pt idx="1559">
                  <c:v>43958</c:v>
                </c:pt>
                <c:pt idx="1560">
                  <c:v>43959</c:v>
                </c:pt>
                <c:pt idx="1561">
                  <c:v>43962</c:v>
                </c:pt>
                <c:pt idx="1562">
                  <c:v>43963</c:v>
                </c:pt>
                <c:pt idx="1563">
                  <c:v>43964</c:v>
                </c:pt>
                <c:pt idx="1564">
                  <c:v>43965</c:v>
                </c:pt>
                <c:pt idx="1565">
                  <c:v>43966</c:v>
                </c:pt>
                <c:pt idx="1566">
                  <c:v>43969</c:v>
                </c:pt>
                <c:pt idx="1567">
                  <c:v>43970</c:v>
                </c:pt>
                <c:pt idx="1568">
                  <c:v>43971</c:v>
                </c:pt>
                <c:pt idx="1569">
                  <c:v>43972</c:v>
                </c:pt>
                <c:pt idx="1570">
                  <c:v>43973</c:v>
                </c:pt>
                <c:pt idx="1571">
                  <c:v>43976</c:v>
                </c:pt>
                <c:pt idx="1572">
                  <c:v>43977</c:v>
                </c:pt>
                <c:pt idx="1573">
                  <c:v>43978</c:v>
                </c:pt>
                <c:pt idx="1574">
                  <c:v>43979</c:v>
                </c:pt>
                <c:pt idx="1575">
                  <c:v>43980</c:v>
                </c:pt>
                <c:pt idx="1576">
                  <c:v>43983</c:v>
                </c:pt>
                <c:pt idx="1577">
                  <c:v>43984</c:v>
                </c:pt>
                <c:pt idx="1578">
                  <c:v>43985</c:v>
                </c:pt>
                <c:pt idx="1579">
                  <c:v>43986</c:v>
                </c:pt>
                <c:pt idx="1580">
                  <c:v>43987</c:v>
                </c:pt>
                <c:pt idx="1581">
                  <c:v>43990</c:v>
                </c:pt>
                <c:pt idx="1582">
                  <c:v>43991</c:v>
                </c:pt>
                <c:pt idx="1583">
                  <c:v>43992</c:v>
                </c:pt>
                <c:pt idx="1584">
                  <c:v>43993</c:v>
                </c:pt>
                <c:pt idx="1585">
                  <c:v>43994</c:v>
                </c:pt>
                <c:pt idx="1586">
                  <c:v>43997</c:v>
                </c:pt>
                <c:pt idx="1587">
                  <c:v>43998</c:v>
                </c:pt>
                <c:pt idx="1588">
                  <c:v>43999</c:v>
                </c:pt>
                <c:pt idx="1589">
                  <c:v>44000</c:v>
                </c:pt>
                <c:pt idx="1590">
                  <c:v>44001</c:v>
                </c:pt>
                <c:pt idx="1591">
                  <c:v>44004</c:v>
                </c:pt>
                <c:pt idx="1592">
                  <c:v>44005</c:v>
                </c:pt>
                <c:pt idx="1593">
                  <c:v>44006</c:v>
                </c:pt>
                <c:pt idx="1594">
                  <c:v>44007</c:v>
                </c:pt>
                <c:pt idx="1595">
                  <c:v>44008</c:v>
                </c:pt>
                <c:pt idx="1596">
                  <c:v>44011</c:v>
                </c:pt>
                <c:pt idx="1597">
                  <c:v>44012</c:v>
                </c:pt>
                <c:pt idx="1598">
                  <c:v>44013</c:v>
                </c:pt>
                <c:pt idx="1599">
                  <c:v>44014</c:v>
                </c:pt>
                <c:pt idx="1600">
                  <c:v>44015</c:v>
                </c:pt>
                <c:pt idx="1601">
                  <c:v>44018</c:v>
                </c:pt>
                <c:pt idx="1602">
                  <c:v>44019</c:v>
                </c:pt>
                <c:pt idx="1603">
                  <c:v>44020</c:v>
                </c:pt>
                <c:pt idx="1604">
                  <c:v>44021</c:v>
                </c:pt>
                <c:pt idx="1605">
                  <c:v>44022</c:v>
                </c:pt>
                <c:pt idx="1606">
                  <c:v>44025</c:v>
                </c:pt>
                <c:pt idx="1607">
                  <c:v>44026</c:v>
                </c:pt>
                <c:pt idx="1608">
                  <c:v>44027</c:v>
                </c:pt>
                <c:pt idx="1609">
                  <c:v>44028</c:v>
                </c:pt>
                <c:pt idx="1610">
                  <c:v>44029</c:v>
                </c:pt>
                <c:pt idx="1611">
                  <c:v>44032</c:v>
                </c:pt>
                <c:pt idx="1612">
                  <c:v>44033</c:v>
                </c:pt>
                <c:pt idx="1613">
                  <c:v>44034</c:v>
                </c:pt>
                <c:pt idx="1614">
                  <c:v>44035</c:v>
                </c:pt>
                <c:pt idx="1615">
                  <c:v>44036</c:v>
                </c:pt>
                <c:pt idx="1616">
                  <c:v>44039</c:v>
                </c:pt>
                <c:pt idx="1617">
                  <c:v>44040</c:v>
                </c:pt>
                <c:pt idx="1618">
                  <c:v>44041</c:v>
                </c:pt>
                <c:pt idx="1619">
                  <c:v>44042</c:v>
                </c:pt>
                <c:pt idx="1620">
                  <c:v>44043</c:v>
                </c:pt>
                <c:pt idx="1621">
                  <c:v>44046</c:v>
                </c:pt>
                <c:pt idx="1622">
                  <c:v>44047</c:v>
                </c:pt>
                <c:pt idx="1623">
                  <c:v>44048</c:v>
                </c:pt>
                <c:pt idx="1624">
                  <c:v>44049</c:v>
                </c:pt>
                <c:pt idx="1625">
                  <c:v>44050</c:v>
                </c:pt>
                <c:pt idx="1626">
                  <c:v>44053</c:v>
                </c:pt>
                <c:pt idx="1627">
                  <c:v>44054</c:v>
                </c:pt>
                <c:pt idx="1628">
                  <c:v>44055</c:v>
                </c:pt>
                <c:pt idx="1629">
                  <c:v>44056</c:v>
                </c:pt>
                <c:pt idx="1630">
                  <c:v>44057</c:v>
                </c:pt>
                <c:pt idx="1631">
                  <c:v>44060</c:v>
                </c:pt>
                <c:pt idx="1632">
                  <c:v>44061</c:v>
                </c:pt>
                <c:pt idx="1633">
                  <c:v>44062</c:v>
                </c:pt>
                <c:pt idx="1634">
                  <c:v>44063</c:v>
                </c:pt>
                <c:pt idx="1635">
                  <c:v>44064</c:v>
                </c:pt>
                <c:pt idx="1636">
                  <c:v>44067</c:v>
                </c:pt>
                <c:pt idx="1637">
                  <c:v>44068</c:v>
                </c:pt>
                <c:pt idx="1638">
                  <c:v>44069</c:v>
                </c:pt>
                <c:pt idx="1639">
                  <c:v>44070</c:v>
                </c:pt>
                <c:pt idx="1640">
                  <c:v>44071</c:v>
                </c:pt>
                <c:pt idx="1641">
                  <c:v>44074</c:v>
                </c:pt>
                <c:pt idx="1642">
                  <c:v>44075</c:v>
                </c:pt>
                <c:pt idx="1643">
                  <c:v>44077</c:v>
                </c:pt>
                <c:pt idx="1644">
                  <c:v>44078</c:v>
                </c:pt>
                <c:pt idx="1645">
                  <c:v>44081</c:v>
                </c:pt>
                <c:pt idx="1646">
                  <c:v>44082</c:v>
                </c:pt>
                <c:pt idx="1647">
                  <c:v>44083</c:v>
                </c:pt>
                <c:pt idx="1648">
                  <c:v>44084</c:v>
                </c:pt>
                <c:pt idx="1649">
                  <c:v>44085</c:v>
                </c:pt>
                <c:pt idx="1650">
                  <c:v>44088</c:v>
                </c:pt>
                <c:pt idx="1651">
                  <c:v>44089</c:v>
                </c:pt>
                <c:pt idx="1652">
                  <c:v>44090</c:v>
                </c:pt>
                <c:pt idx="1653">
                  <c:v>44091</c:v>
                </c:pt>
                <c:pt idx="1654">
                  <c:v>44092</c:v>
                </c:pt>
                <c:pt idx="1655">
                  <c:v>44095</c:v>
                </c:pt>
                <c:pt idx="1656">
                  <c:v>44096</c:v>
                </c:pt>
                <c:pt idx="1657">
                  <c:v>44097</c:v>
                </c:pt>
                <c:pt idx="1658">
                  <c:v>44098</c:v>
                </c:pt>
                <c:pt idx="1659">
                  <c:v>44099</c:v>
                </c:pt>
                <c:pt idx="1660">
                  <c:v>44102</c:v>
                </c:pt>
                <c:pt idx="1661">
                  <c:v>44103</c:v>
                </c:pt>
                <c:pt idx="1662">
                  <c:v>44104</c:v>
                </c:pt>
                <c:pt idx="1663">
                  <c:v>44105</c:v>
                </c:pt>
                <c:pt idx="1664">
                  <c:v>44106</c:v>
                </c:pt>
                <c:pt idx="1665">
                  <c:v>44109</c:v>
                </c:pt>
                <c:pt idx="1666">
                  <c:v>44110</c:v>
                </c:pt>
                <c:pt idx="1667">
                  <c:v>44111</c:v>
                </c:pt>
                <c:pt idx="1668">
                  <c:v>44112</c:v>
                </c:pt>
                <c:pt idx="1669">
                  <c:v>44113</c:v>
                </c:pt>
                <c:pt idx="1670">
                  <c:v>44116</c:v>
                </c:pt>
                <c:pt idx="1671">
                  <c:v>44117</c:v>
                </c:pt>
                <c:pt idx="1672">
                  <c:v>44118</c:v>
                </c:pt>
                <c:pt idx="1673">
                  <c:v>44119</c:v>
                </c:pt>
                <c:pt idx="1674">
                  <c:v>44120</c:v>
                </c:pt>
                <c:pt idx="1675">
                  <c:v>44123</c:v>
                </c:pt>
                <c:pt idx="1676">
                  <c:v>44124</c:v>
                </c:pt>
                <c:pt idx="1677">
                  <c:v>44125</c:v>
                </c:pt>
                <c:pt idx="1678">
                  <c:v>44126</c:v>
                </c:pt>
                <c:pt idx="1679">
                  <c:v>44127</c:v>
                </c:pt>
                <c:pt idx="1680">
                  <c:v>44130</c:v>
                </c:pt>
                <c:pt idx="1681">
                  <c:v>44131</c:v>
                </c:pt>
                <c:pt idx="1682">
                  <c:v>44132</c:v>
                </c:pt>
                <c:pt idx="1683">
                  <c:v>44133</c:v>
                </c:pt>
                <c:pt idx="1684">
                  <c:v>44134</c:v>
                </c:pt>
                <c:pt idx="1685">
                  <c:v>44137</c:v>
                </c:pt>
                <c:pt idx="1686">
                  <c:v>44138</c:v>
                </c:pt>
                <c:pt idx="1687">
                  <c:v>44139</c:v>
                </c:pt>
                <c:pt idx="1688">
                  <c:v>44140</c:v>
                </c:pt>
                <c:pt idx="1689">
                  <c:v>44141</c:v>
                </c:pt>
                <c:pt idx="1690">
                  <c:v>44144</c:v>
                </c:pt>
                <c:pt idx="1691">
                  <c:v>44145</c:v>
                </c:pt>
                <c:pt idx="1692">
                  <c:v>44146</c:v>
                </c:pt>
                <c:pt idx="1693">
                  <c:v>44147</c:v>
                </c:pt>
                <c:pt idx="1694">
                  <c:v>44148</c:v>
                </c:pt>
                <c:pt idx="1695">
                  <c:v>44151</c:v>
                </c:pt>
                <c:pt idx="1696">
                  <c:v>44152</c:v>
                </c:pt>
                <c:pt idx="1697">
                  <c:v>44153</c:v>
                </c:pt>
                <c:pt idx="1698">
                  <c:v>44154</c:v>
                </c:pt>
                <c:pt idx="1699">
                  <c:v>44155</c:v>
                </c:pt>
                <c:pt idx="1700">
                  <c:v>44158</c:v>
                </c:pt>
                <c:pt idx="1701">
                  <c:v>44159</c:v>
                </c:pt>
                <c:pt idx="1702">
                  <c:v>44160</c:v>
                </c:pt>
                <c:pt idx="1703">
                  <c:v>44161</c:v>
                </c:pt>
                <c:pt idx="1704">
                  <c:v>44162</c:v>
                </c:pt>
                <c:pt idx="1705">
                  <c:v>44165</c:v>
                </c:pt>
                <c:pt idx="1706">
                  <c:v>44166</c:v>
                </c:pt>
                <c:pt idx="1707">
                  <c:v>44167</c:v>
                </c:pt>
                <c:pt idx="1708">
                  <c:v>44168</c:v>
                </c:pt>
                <c:pt idx="1709">
                  <c:v>44169</c:v>
                </c:pt>
                <c:pt idx="1710">
                  <c:v>44172</c:v>
                </c:pt>
                <c:pt idx="1711">
                  <c:v>44173</c:v>
                </c:pt>
                <c:pt idx="1712">
                  <c:v>44174</c:v>
                </c:pt>
                <c:pt idx="1713">
                  <c:v>44175</c:v>
                </c:pt>
                <c:pt idx="1714">
                  <c:v>44176</c:v>
                </c:pt>
                <c:pt idx="1715">
                  <c:v>44179</c:v>
                </c:pt>
                <c:pt idx="1716">
                  <c:v>44180</c:v>
                </c:pt>
                <c:pt idx="1717">
                  <c:v>44181</c:v>
                </c:pt>
                <c:pt idx="1718">
                  <c:v>44182</c:v>
                </c:pt>
                <c:pt idx="1719">
                  <c:v>44183</c:v>
                </c:pt>
                <c:pt idx="1720">
                  <c:v>44186</c:v>
                </c:pt>
                <c:pt idx="1721">
                  <c:v>44187</c:v>
                </c:pt>
                <c:pt idx="1722">
                  <c:v>44188</c:v>
                </c:pt>
                <c:pt idx="1723">
                  <c:v>44189</c:v>
                </c:pt>
                <c:pt idx="1724">
                  <c:v>44190</c:v>
                </c:pt>
                <c:pt idx="1725">
                  <c:v>44193</c:v>
                </c:pt>
                <c:pt idx="1726">
                  <c:v>44194</c:v>
                </c:pt>
                <c:pt idx="1727">
                  <c:v>44195</c:v>
                </c:pt>
                <c:pt idx="1728">
                  <c:v>44196</c:v>
                </c:pt>
                <c:pt idx="1729">
                  <c:v>44200</c:v>
                </c:pt>
                <c:pt idx="1730">
                  <c:v>44201</c:v>
                </c:pt>
                <c:pt idx="1731">
                  <c:v>44202</c:v>
                </c:pt>
                <c:pt idx="1732">
                  <c:v>44203</c:v>
                </c:pt>
                <c:pt idx="1733">
                  <c:v>44204</c:v>
                </c:pt>
                <c:pt idx="1734">
                  <c:v>44207</c:v>
                </c:pt>
                <c:pt idx="1735">
                  <c:v>44208</c:v>
                </c:pt>
                <c:pt idx="1736">
                  <c:v>44209</c:v>
                </c:pt>
                <c:pt idx="1737">
                  <c:v>44210</c:v>
                </c:pt>
                <c:pt idx="1738">
                  <c:v>44211</c:v>
                </c:pt>
                <c:pt idx="1739">
                  <c:v>44214</c:v>
                </c:pt>
                <c:pt idx="1740">
                  <c:v>44215</c:v>
                </c:pt>
                <c:pt idx="1741">
                  <c:v>44216</c:v>
                </c:pt>
                <c:pt idx="1742">
                  <c:v>44217</c:v>
                </c:pt>
                <c:pt idx="1743">
                  <c:v>44218</c:v>
                </c:pt>
                <c:pt idx="1744">
                  <c:v>44221</c:v>
                </c:pt>
                <c:pt idx="1745">
                  <c:v>44222</c:v>
                </c:pt>
                <c:pt idx="1746">
                  <c:v>44223</c:v>
                </c:pt>
                <c:pt idx="1747">
                  <c:v>44224</c:v>
                </c:pt>
                <c:pt idx="1748">
                  <c:v>44225</c:v>
                </c:pt>
                <c:pt idx="1749">
                  <c:v>44228</c:v>
                </c:pt>
                <c:pt idx="1750">
                  <c:v>44229</c:v>
                </c:pt>
                <c:pt idx="1751">
                  <c:v>44230</c:v>
                </c:pt>
                <c:pt idx="1752">
                  <c:v>44231</c:v>
                </c:pt>
                <c:pt idx="1753">
                  <c:v>44232</c:v>
                </c:pt>
                <c:pt idx="1754">
                  <c:v>44235</c:v>
                </c:pt>
                <c:pt idx="1755">
                  <c:v>44236</c:v>
                </c:pt>
                <c:pt idx="1756">
                  <c:v>44244</c:v>
                </c:pt>
                <c:pt idx="1757">
                  <c:v>44245</c:v>
                </c:pt>
                <c:pt idx="1758">
                  <c:v>44246</c:v>
                </c:pt>
                <c:pt idx="1759">
                  <c:v>44249</c:v>
                </c:pt>
                <c:pt idx="1760">
                  <c:v>44250</c:v>
                </c:pt>
                <c:pt idx="1761">
                  <c:v>44251</c:v>
                </c:pt>
                <c:pt idx="1762">
                  <c:v>44252</c:v>
                </c:pt>
                <c:pt idx="1763">
                  <c:v>44253</c:v>
                </c:pt>
                <c:pt idx="1764">
                  <c:v>44256</c:v>
                </c:pt>
                <c:pt idx="1765">
                  <c:v>44257</c:v>
                </c:pt>
                <c:pt idx="1766">
                  <c:v>44258</c:v>
                </c:pt>
                <c:pt idx="1767">
                  <c:v>44259</c:v>
                </c:pt>
                <c:pt idx="1768">
                  <c:v>44260</c:v>
                </c:pt>
                <c:pt idx="1769">
                  <c:v>44263</c:v>
                </c:pt>
                <c:pt idx="1770">
                  <c:v>44264</c:v>
                </c:pt>
                <c:pt idx="1771">
                  <c:v>44265</c:v>
                </c:pt>
                <c:pt idx="1772">
                  <c:v>44266</c:v>
                </c:pt>
                <c:pt idx="1773">
                  <c:v>44267</c:v>
                </c:pt>
                <c:pt idx="1774">
                  <c:v>44270</c:v>
                </c:pt>
                <c:pt idx="1775">
                  <c:v>44271</c:v>
                </c:pt>
                <c:pt idx="1776">
                  <c:v>44272</c:v>
                </c:pt>
                <c:pt idx="1777">
                  <c:v>44273</c:v>
                </c:pt>
                <c:pt idx="1778">
                  <c:v>44274</c:v>
                </c:pt>
                <c:pt idx="1779">
                  <c:v>44277</c:v>
                </c:pt>
                <c:pt idx="1780">
                  <c:v>44278</c:v>
                </c:pt>
                <c:pt idx="1781">
                  <c:v>44279</c:v>
                </c:pt>
                <c:pt idx="1782">
                  <c:v>44280</c:v>
                </c:pt>
                <c:pt idx="1783">
                  <c:v>44281</c:v>
                </c:pt>
                <c:pt idx="1784">
                  <c:v>44284</c:v>
                </c:pt>
                <c:pt idx="1785">
                  <c:v>44285</c:v>
                </c:pt>
                <c:pt idx="1786">
                  <c:v>44286</c:v>
                </c:pt>
                <c:pt idx="1787">
                  <c:v>44287</c:v>
                </c:pt>
                <c:pt idx="1788">
                  <c:v>44288</c:v>
                </c:pt>
                <c:pt idx="1789">
                  <c:v>44291</c:v>
                </c:pt>
                <c:pt idx="1790">
                  <c:v>44292</c:v>
                </c:pt>
                <c:pt idx="1791">
                  <c:v>44293</c:v>
                </c:pt>
                <c:pt idx="1792">
                  <c:v>44294</c:v>
                </c:pt>
                <c:pt idx="1793">
                  <c:v>44295</c:v>
                </c:pt>
                <c:pt idx="1794">
                  <c:v>44298</c:v>
                </c:pt>
                <c:pt idx="1795">
                  <c:v>44299</c:v>
                </c:pt>
                <c:pt idx="1796">
                  <c:v>44300</c:v>
                </c:pt>
                <c:pt idx="1797">
                  <c:v>44301</c:v>
                </c:pt>
                <c:pt idx="1798">
                  <c:v>44302</c:v>
                </c:pt>
                <c:pt idx="1799">
                  <c:v>44305</c:v>
                </c:pt>
                <c:pt idx="1800">
                  <c:v>44306</c:v>
                </c:pt>
                <c:pt idx="1801">
                  <c:v>44308</c:v>
                </c:pt>
                <c:pt idx="1802">
                  <c:v>44309</c:v>
                </c:pt>
                <c:pt idx="1803">
                  <c:v>44312</c:v>
                </c:pt>
                <c:pt idx="1804">
                  <c:v>44313</c:v>
                </c:pt>
                <c:pt idx="1805">
                  <c:v>44314</c:v>
                </c:pt>
                <c:pt idx="1806">
                  <c:v>44315</c:v>
                </c:pt>
                <c:pt idx="1807">
                  <c:v>44320</c:v>
                </c:pt>
                <c:pt idx="1808">
                  <c:v>44321</c:v>
                </c:pt>
                <c:pt idx="1809">
                  <c:v>44322</c:v>
                </c:pt>
                <c:pt idx="1810">
                  <c:v>44323</c:v>
                </c:pt>
                <c:pt idx="1811">
                  <c:v>44326</c:v>
                </c:pt>
                <c:pt idx="1812">
                  <c:v>44327</c:v>
                </c:pt>
                <c:pt idx="1813">
                  <c:v>44328</c:v>
                </c:pt>
                <c:pt idx="1814">
                  <c:v>44329</c:v>
                </c:pt>
                <c:pt idx="1815">
                  <c:v>44330</c:v>
                </c:pt>
                <c:pt idx="1816">
                  <c:v>44333</c:v>
                </c:pt>
                <c:pt idx="1817">
                  <c:v>44334</c:v>
                </c:pt>
                <c:pt idx="1818">
                  <c:v>44335</c:v>
                </c:pt>
                <c:pt idx="1819">
                  <c:v>44336</c:v>
                </c:pt>
                <c:pt idx="1820">
                  <c:v>44337</c:v>
                </c:pt>
                <c:pt idx="1821">
                  <c:v>44340</c:v>
                </c:pt>
                <c:pt idx="1822">
                  <c:v>44341</c:v>
                </c:pt>
                <c:pt idx="1823">
                  <c:v>44342</c:v>
                </c:pt>
                <c:pt idx="1824">
                  <c:v>44343</c:v>
                </c:pt>
                <c:pt idx="1825">
                  <c:v>44344</c:v>
                </c:pt>
                <c:pt idx="1826">
                  <c:v>44347</c:v>
                </c:pt>
                <c:pt idx="1827">
                  <c:v>44348</c:v>
                </c:pt>
                <c:pt idx="1828">
                  <c:v>44349</c:v>
                </c:pt>
                <c:pt idx="1829">
                  <c:v>44350</c:v>
                </c:pt>
                <c:pt idx="1830">
                  <c:v>44351</c:v>
                </c:pt>
                <c:pt idx="1831">
                  <c:v>44354</c:v>
                </c:pt>
                <c:pt idx="1832">
                  <c:v>44355</c:v>
                </c:pt>
                <c:pt idx="1833">
                  <c:v>44356</c:v>
                </c:pt>
                <c:pt idx="1834">
                  <c:v>44357</c:v>
                </c:pt>
                <c:pt idx="1835">
                  <c:v>44358</c:v>
                </c:pt>
                <c:pt idx="1836">
                  <c:v>44361</c:v>
                </c:pt>
                <c:pt idx="1837">
                  <c:v>44362</c:v>
                </c:pt>
                <c:pt idx="1838">
                  <c:v>44363</c:v>
                </c:pt>
                <c:pt idx="1839">
                  <c:v>44364</c:v>
                </c:pt>
                <c:pt idx="1840">
                  <c:v>44365</c:v>
                </c:pt>
                <c:pt idx="1841">
                  <c:v>44368</c:v>
                </c:pt>
                <c:pt idx="1842">
                  <c:v>44369</c:v>
                </c:pt>
                <c:pt idx="1843">
                  <c:v>44370</c:v>
                </c:pt>
                <c:pt idx="1844">
                  <c:v>44371</c:v>
                </c:pt>
                <c:pt idx="1845">
                  <c:v>44372</c:v>
                </c:pt>
                <c:pt idx="1846">
                  <c:v>44375</c:v>
                </c:pt>
                <c:pt idx="1847">
                  <c:v>44376</c:v>
                </c:pt>
                <c:pt idx="1848">
                  <c:v>44377</c:v>
                </c:pt>
                <c:pt idx="1849">
                  <c:v>44378</c:v>
                </c:pt>
                <c:pt idx="1850">
                  <c:v>44379</c:v>
                </c:pt>
                <c:pt idx="1851">
                  <c:v>44382</c:v>
                </c:pt>
                <c:pt idx="1852">
                  <c:v>44383</c:v>
                </c:pt>
                <c:pt idx="1853">
                  <c:v>44384</c:v>
                </c:pt>
                <c:pt idx="1854">
                  <c:v>44385</c:v>
                </c:pt>
                <c:pt idx="1855">
                  <c:v>44386</c:v>
                </c:pt>
                <c:pt idx="1856">
                  <c:v>44389</c:v>
                </c:pt>
                <c:pt idx="1857">
                  <c:v>44390</c:v>
                </c:pt>
                <c:pt idx="1858">
                  <c:v>44391</c:v>
                </c:pt>
                <c:pt idx="1859">
                  <c:v>44392</c:v>
                </c:pt>
                <c:pt idx="1860">
                  <c:v>44393</c:v>
                </c:pt>
                <c:pt idx="1861">
                  <c:v>44396</c:v>
                </c:pt>
                <c:pt idx="1862">
                  <c:v>44397</c:v>
                </c:pt>
                <c:pt idx="1863">
                  <c:v>44398</c:v>
                </c:pt>
                <c:pt idx="1864">
                  <c:v>44399</c:v>
                </c:pt>
                <c:pt idx="1865">
                  <c:v>44400</c:v>
                </c:pt>
                <c:pt idx="1866">
                  <c:v>44403</c:v>
                </c:pt>
                <c:pt idx="1867">
                  <c:v>44404</c:v>
                </c:pt>
                <c:pt idx="1868">
                  <c:v>44405</c:v>
                </c:pt>
                <c:pt idx="1869">
                  <c:v>44406</c:v>
                </c:pt>
                <c:pt idx="1870">
                  <c:v>44407</c:v>
                </c:pt>
                <c:pt idx="1871">
                  <c:v>44410</c:v>
                </c:pt>
                <c:pt idx="1872">
                  <c:v>44411</c:v>
                </c:pt>
                <c:pt idx="1873">
                  <c:v>44412</c:v>
                </c:pt>
                <c:pt idx="1874">
                  <c:v>44413</c:v>
                </c:pt>
                <c:pt idx="1875">
                  <c:v>44414</c:v>
                </c:pt>
                <c:pt idx="1876">
                  <c:v>44417</c:v>
                </c:pt>
                <c:pt idx="1877">
                  <c:v>44418</c:v>
                </c:pt>
                <c:pt idx="1878">
                  <c:v>44419</c:v>
                </c:pt>
                <c:pt idx="1879">
                  <c:v>44420</c:v>
                </c:pt>
                <c:pt idx="1880">
                  <c:v>44421</c:v>
                </c:pt>
                <c:pt idx="1881">
                  <c:v>44424</c:v>
                </c:pt>
                <c:pt idx="1882">
                  <c:v>44425</c:v>
                </c:pt>
                <c:pt idx="1883">
                  <c:v>44426</c:v>
                </c:pt>
                <c:pt idx="1884">
                  <c:v>44427</c:v>
                </c:pt>
                <c:pt idx="1885">
                  <c:v>44428</c:v>
                </c:pt>
                <c:pt idx="1886">
                  <c:v>44431</c:v>
                </c:pt>
                <c:pt idx="1887">
                  <c:v>44432</c:v>
                </c:pt>
                <c:pt idx="1888">
                  <c:v>44433</c:v>
                </c:pt>
                <c:pt idx="1889">
                  <c:v>44434</c:v>
                </c:pt>
                <c:pt idx="1890">
                  <c:v>44435</c:v>
                </c:pt>
                <c:pt idx="1891">
                  <c:v>44438</c:v>
                </c:pt>
                <c:pt idx="1892">
                  <c:v>44439</c:v>
                </c:pt>
                <c:pt idx="1893">
                  <c:v>44440</c:v>
                </c:pt>
                <c:pt idx="1894">
                  <c:v>44445</c:v>
                </c:pt>
                <c:pt idx="1895">
                  <c:v>44446</c:v>
                </c:pt>
                <c:pt idx="1896">
                  <c:v>44447</c:v>
                </c:pt>
                <c:pt idx="1897">
                  <c:v>44448</c:v>
                </c:pt>
                <c:pt idx="1898">
                  <c:v>44449</c:v>
                </c:pt>
                <c:pt idx="1899">
                  <c:v>44452</c:v>
                </c:pt>
                <c:pt idx="1900">
                  <c:v>44453</c:v>
                </c:pt>
                <c:pt idx="1901">
                  <c:v>44454</c:v>
                </c:pt>
                <c:pt idx="1902">
                  <c:v>44455</c:v>
                </c:pt>
                <c:pt idx="1903">
                  <c:v>44456</c:v>
                </c:pt>
                <c:pt idx="1904">
                  <c:v>44459</c:v>
                </c:pt>
                <c:pt idx="1905">
                  <c:v>44460</c:v>
                </c:pt>
                <c:pt idx="1906">
                  <c:v>44461</c:v>
                </c:pt>
                <c:pt idx="1907">
                  <c:v>44462</c:v>
                </c:pt>
                <c:pt idx="1908">
                  <c:v>44463</c:v>
                </c:pt>
                <c:pt idx="1909">
                  <c:v>44466</c:v>
                </c:pt>
                <c:pt idx="1910">
                  <c:v>44467</c:v>
                </c:pt>
                <c:pt idx="1911">
                  <c:v>44468</c:v>
                </c:pt>
                <c:pt idx="1912">
                  <c:v>44469</c:v>
                </c:pt>
                <c:pt idx="1913">
                  <c:v>44470</c:v>
                </c:pt>
                <c:pt idx="1914">
                  <c:v>44473</c:v>
                </c:pt>
                <c:pt idx="1915">
                  <c:v>44474</c:v>
                </c:pt>
                <c:pt idx="1916">
                  <c:v>44475</c:v>
                </c:pt>
                <c:pt idx="1917">
                  <c:v>44476</c:v>
                </c:pt>
                <c:pt idx="1918">
                  <c:v>44477</c:v>
                </c:pt>
                <c:pt idx="1919">
                  <c:v>44480</c:v>
                </c:pt>
                <c:pt idx="1920">
                  <c:v>44481</c:v>
                </c:pt>
                <c:pt idx="1921">
                  <c:v>44482</c:v>
                </c:pt>
                <c:pt idx="1922">
                  <c:v>44483</c:v>
                </c:pt>
                <c:pt idx="1923">
                  <c:v>44484</c:v>
                </c:pt>
                <c:pt idx="1924">
                  <c:v>44487</c:v>
                </c:pt>
                <c:pt idx="1925">
                  <c:v>44488</c:v>
                </c:pt>
                <c:pt idx="1926">
                  <c:v>44489</c:v>
                </c:pt>
                <c:pt idx="1927">
                  <c:v>44490</c:v>
                </c:pt>
                <c:pt idx="1928">
                  <c:v>44491</c:v>
                </c:pt>
                <c:pt idx="1929">
                  <c:v>44494</c:v>
                </c:pt>
                <c:pt idx="1930">
                  <c:v>44495</c:v>
                </c:pt>
                <c:pt idx="1931">
                  <c:v>44496</c:v>
                </c:pt>
                <c:pt idx="1932">
                  <c:v>44497</c:v>
                </c:pt>
                <c:pt idx="1933">
                  <c:v>44498</c:v>
                </c:pt>
                <c:pt idx="1934">
                  <c:v>44501</c:v>
                </c:pt>
                <c:pt idx="1935">
                  <c:v>44502</c:v>
                </c:pt>
                <c:pt idx="1936">
                  <c:v>44503</c:v>
                </c:pt>
                <c:pt idx="1937">
                  <c:v>44504</c:v>
                </c:pt>
                <c:pt idx="1938">
                  <c:v>44505</c:v>
                </c:pt>
                <c:pt idx="1939">
                  <c:v>44508</c:v>
                </c:pt>
                <c:pt idx="1940">
                  <c:v>44509</c:v>
                </c:pt>
                <c:pt idx="1941">
                  <c:v>44510</c:v>
                </c:pt>
                <c:pt idx="1942">
                  <c:v>44511</c:v>
                </c:pt>
                <c:pt idx="1943">
                  <c:v>44512</c:v>
                </c:pt>
                <c:pt idx="1944">
                  <c:v>44515</c:v>
                </c:pt>
                <c:pt idx="1945">
                  <c:v>44516</c:v>
                </c:pt>
                <c:pt idx="1946">
                  <c:v>44517</c:v>
                </c:pt>
                <c:pt idx="1947">
                  <c:v>44518</c:v>
                </c:pt>
                <c:pt idx="1948">
                  <c:v>44519</c:v>
                </c:pt>
                <c:pt idx="1949">
                  <c:v>44522</c:v>
                </c:pt>
                <c:pt idx="1950">
                  <c:v>44523</c:v>
                </c:pt>
                <c:pt idx="1951">
                  <c:v>44524</c:v>
                </c:pt>
                <c:pt idx="1952">
                  <c:v>44525</c:v>
                </c:pt>
                <c:pt idx="1953">
                  <c:v>44526</c:v>
                </c:pt>
                <c:pt idx="1954">
                  <c:v>44529</c:v>
                </c:pt>
                <c:pt idx="1955">
                  <c:v>44530</c:v>
                </c:pt>
                <c:pt idx="1956">
                  <c:v>44531</c:v>
                </c:pt>
                <c:pt idx="1957">
                  <c:v>44532</c:v>
                </c:pt>
                <c:pt idx="1958">
                  <c:v>44533</c:v>
                </c:pt>
                <c:pt idx="1959">
                  <c:v>44536</c:v>
                </c:pt>
                <c:pt idx="1960">
                  <c:v>44537</c:v>
                </c:pt>
                <c:pt idx="1961">
                  <c:v>44538</c:v>
                </c:pt>
                <c:pt idx="1962">
                  <c:v>44539</c:v>
                </c:pt>
                <c:pt idx="1963">
                  <c:v>44540</c:v>
                </c:pt>
                <c:pt idx="1964">
                  <c:v>44543</c:v>
                </c:pt>
                <c:pt idx="1965">
                  <c:v>44544</c:v>
                </c:pt>
                <c:pt idx="1966">
                  <c:v>44545</c:v>
                </c:pt>
                <c:pt idx="1967">
                  <c:v>44546</c:v>
                </c:pt>
                <c:pt idx="1968">
                  <c:v>44547</c:v>
                </c:pt>
                <c:pt idx="1969">
                  <c:v>44550</c:v>
                </c:pt>
                <c:pt idx="1970">
                  <c:v>44551</c:v>
                </c:pt>
                <c:pt idx="1971">
                  <c:v>44552</c:v>
                </c:pt>
                <c:pt idx="1972">
                  <c:v>44553</c:v>
                </c:pt>
                <c:pt idx="1973">
                  <c:v>44554</c:v>
                </c:pt>
                <c:pt idx="1974">
                  <c:v>44557</c:v>
                </c:pt>
                <c:pt idx="1975">
                  <c:v>44558</c:v>
                </c:pt>
                <c:pt idx="1976">
                  <c:v>44559</c:v>
                </c:pt>
                <c:pt idx="1977">
                  <c:v>44560</c:v>
                </c:pt>
                <c:pt idx="1978">
                  <c:v>44561</c:v>
                </c:pt>
                <c:pt idx="1979">
                  <c:v>44565</c:v>
                </c:pt>
                <c:pt idx="1980">
                  <c:v>44566</c:v>
                </c:pt>
                <c:pt idx="1981">
                  <c:v>44567</c:v>
                </c:pt>
                <c:pt idx="1982">
                  <c:v>44568</c:v>
                </c:pt>
                <c:pt idx="1983">
                  <c:v>44571</c:v>
                </c:pt>
                <c:pt idx="1984">
                  <c:v>44572</c:v>
                </c:pt>
                <c:pt idx="1985">
                  <c:v>44573</c:v>
                </c:pt>
                <c:pt idx="1986">
                  <c:v>44574</c:v>
                </c:pt>
                <c:pt idx="1987">
                  <c:v>44575</c:v>
                </c:pt>
                <c:pt idx="1988">
                  <c:v>44578</c:v>
                </c:pt>
                <c:pt idx="1989">
                  <c:v>44579</c:v>
                </c:pt>
                <c:pt idx="1990">
                  <c:v>44580</c:v>
                </c:pt>
                <c:pt idx="1991">
                  <c:v>44581</c:v>
                </c:pt>
                <c:pt idx="1992">
                  <c:v>44582</c:v>
                </c:pt>
                <c:pt idx="1993">
                  <c:v>44585</c:v>
                </c:pt>
                <c:pt idx="1994">
                  <c:v>44586</c:v>
                </c:pt>
                <c:pt idx="1995">
                  <c:v>44587</c:v>
                </c:pt>
                <c:pt idx="1996">
                  <c:v>44588</c:v>
                </c:pt>
                <c:pt idx="1997">
                  <c:v>44589</c:v>
                </c:pt>
                <c:pt idx="1998">
                  <c:v>44599</c:v>
                </c:pt>
                <c:pt idx="1999">
                  <c:v>44600</c:v>
                </c:pt>
                <c:pt idx="2000">
                  <c:v>44601</c:v>
                </c:pt>
                <c:pt idx="2001">
                  <c:v>44602</c:v>
                </c:pt>
                <c:pt idx="2002">
                  <c:v>44603</c:v>
                </c:pt>
                <c:pt idx="2003">
                  <c:v>44606</c:v>
                </c:pt>
                <c:pt idx="2004">
                  <c:v>44607</c:v>
                </c:pt>
                <c:pt idx="2005">
                  <c:v>44608</c:v>
                </c:pt>
                <c:pt idx="2006">
                  <c:v>44609</c:v>
                </c:pt>
                <c:pt idx="2007">
                  <c:v>44610</c:v>
                </c:pt>
                <c:pt idx="2008">
                  <c:v>44613</c:v>
                </c:pt>
                <c:pt idx="2009">
                  <c:v>44614</c:v>
                </c:pt>
                <c:pt idx="2010">
                  <c:v>44615</c:v>
                </c:pt>
                <c:pt idx="2011">
                  <c:v>44616</c:v>
                </c:pt>
                <c:pt idx="2012">
                  <c:v>44617</c:v>
                </c:pt>
                <c:pt idx="2013">
                  <c:v>44620</c:v>
                </c:pt>
                <c:pt idx="2014">
                  <c:v>44621</c:v>
                </c:pt>
                <c:pt idx="2015">
                  <c:v>44622</c:v>
                </c:pt>
                <c:pt idx="2016">
                  <c:v>44623</c:v>
                </c:pt>
                <c:pt idx="2017">
                  <c:v>44624</c:v>
                </c:pt>
                <c:pt idx="2018">
                  <c:v>44627</c:v>
                </c:pt>
                <c:pt idx="2019">
                  <c:v>44628</c:v>
                </c:pt>
                <c:pt idx="2020">
                  <c:v>44629</c:v>
                </c:pt>
                <c:pt idx="2021">
                  <c:v>44630</c:v>
                </c:pt>
                <c:pt idx="2022">
                  <c:v>44631</c:v>
                </c:pt>
                <c:pt idx="2023">
                  <c:v>44634</c:v>
                </c:pt>
                <c:pt idx="2024">
                  <c:v>44635</c:v>
                </c:pt>
                <c:pt idx="2025">
                  <c:v>44636</c:v>
                </c:pt>
                <c:pt idx="2026">
                  <c:v>44637</c:v>
                </c:pt>
                <c:pt idx="2027">
                  <c:v>44638</c:v>
                </c:pt>
                <c:pt idx="2028">
                  <c:v>44641</c:v>
                </c:pt>
                <c:pt idx="2029">
                  <c:v>44642</c:v>
                </c:pt>
                <c:pt idx="2030">
                  <c:v>44643</c:v>
                </c:pt>
                <c:pt idx="2031">
                  <c:v>44644</c:v>
                </c:pt>
                <c:pt idx="2032">
                  <c:v>44645</c:v>
                </c:pt>
                <c:pt idx="2033">
                  <c:v>44648</c:v>
                </c:pt>
                <c:pt idx="2034">
                  <c:v>44649</c:v>
                </c:pt>
                <c:pt idx="2035">
                  <c:v>44650</c:v>
                </c:pt>
                <c:pt idx="2036">
                  <c:v>44651</c:v>
                </c:pt>
                <c:pt idx="2037">
                  <c:v>44652</c:v>
                </c:pt>
                <c:pt idx="2038">
                  <c:v>44655</c:v>
                </c:pt>
                <c:pt idx="2039">
                  <c:v>44656</c:v>
                </c:pt>
                <c:pt idx="2040">
                  <c:v>44657</c:v>
                </c:pt>
                <c:pt idx="2041">
                  <c:v>44658</c:v>
                </c:pt>
                <c:pt idx="2042">
                  <c:v>44659</c:v>
                </c:pt>
                <c:pt idx="2043">
                  <c:v>44663</c:v>
                </c:pt>
                <c:pt idx="2044">
                  <c:v>44664</c:v>
                </c:pt>
                <c:pt idx="2045">
                  <c:v>44665</c:v>
                </c:pt>
                <c:pt idx="2046">
                  <c:v>44666</c:v>
                </c:pt>
                <c:pt idx="2047">
                  <c:v>44669</c:v>
                </c:pt>
                <c:pt idx="2048">
                  <c:v>44670</c:v>
                </c:pt>
                <c:pt idx="2049">
                  <c:v>44671</c:v>
                </c:pt>
                <c:pt idx="2050">
                  <c:v>44672</c:v>
                </c:pt>
                <c:pt idx="2051">
                  <c:v>44673</c:v>
                </c:pt>
                <c:pt idx="2052">
                  <c:v>44676</c:v>
                </c:pt>
                <c:pt idx="2053">
                  <c:v>44677</c:v>
                </c:pt>
                <c:pt idx="2054">
                  <c:v>44678</c:v>
                </c:pt>
                <c:pt idx="2055">
                  <c:v>44679</c:v>
                </c:pt>
                <c:pt idx="2056">
                  <c:v>44680</c:v>
                </c:pt>
                <c:pt idx="2057">
                  <c:v>44685</c:v>
                </c:pt>
                <c:pt idx="2058">
                  <c:v>44686</c:v>
                </c:pt>
                <c:pt idx="2059">
                  <c:v>44687</c:v>
                </c:pt>
                <c:pt idx="2060">
                  <c:v>44690</c:v>
                </c:pt>
                <c:pt idx="2061">
                  <c:v>44691</c:v>
                </c:pt>
                <c:pt idx="2062">
                  <c:v>44692</c:v>
                </c:pt>
                <c:pt idx="2063">
                  <c:v>44693</c:v>
                </c:pt>
                <c:pt idx="2064">
                  <c:v>44694</c:v>
                </c:pt>
                <c:pt idx="2065">
                  <c:v>44697</c:v>
                </c:pt>
                <c:pt idx="2066">
                  <c:v>44698</c:v>
                </c:pt>
                <c:pt idx="2067">
                  <c:v>44699</c:v>
                </c:pt>
                <c:pt idx="2068">
                  <c:v>44700</c:v>
                </c:pt>
                <c:pt idx="2069">
                  <c:v>44701</c:v>
                </c:pt>
                <c:pt idx="2070">
                  <c:v>44704</c:v>
                </c:pt>
                <c:pt idx="2071">
                  <c:v>44705</c:v>
                </c:pt>
                <c:pt idx="2072">
                  <c:v>44706</c:v>
                </c:pt>
                <c:pt idx="2073">
                  <c:v>44707</c:v>
                </c:pt>
                <c:pt idx="2074">
                  <c:v>44708</c:v>
                </c:pt>
                <c:pt idx="2075">
                  <c:v>44711</c:v>
                </c:pt>
                <c:pt idx="2076">
                  <c:v>44712</c:v>
                </c:pt>
                <c:pt idx="2077">
                  <c:v>44713</c:v>
                </c:pt>
                <c:pt idx="2078">
                  <c:v>44714</c:v>
                </c:pt>
                <c:pt idx="2079">
                  <c:v>44715</c:v>
                </c:pt>
                <c:pt idx="2080">
                  <c:v>44718</c:v>
                </c:pt>
                <c:pt idx="2081">
                  <c:v>44719</c:v>
                </c:pt>
                <c:pt idx="2082">
                  <c:v>44720</c:v>
                </c:pt>
                <c:pt idx="2083">
                  <c:v>44721</c:v>
                </c:pt>
                <c:pt idx="2084">
                  <c:v>44722</c:v>
                </c:pt>
                <c:pt idx="2085">
                  <c:v>44725</c:v>
                </c:pt>
                <c:pt idx="2086">
                  <c:v>44726</c:v>
                </c:pt>
                <c:pt idx="2087">
                  <c:v>44727</c:v>
                </c:pt>
                <c:pt idx="2088">
                  <c:v>44728</c:v>
                </c:pt>
                <c:pt idx="2089">
                  <c:v>44729</c:v>
                </c:pt>
                <c:pt idx="2090">
                  <c:v>44732</c:v>
                </c:pt>
                <c:pt idx="2091">
                  <c:v>44733</c:v>
                </c:pt>
                <c:pt idx="2092">
                  <c:v>44734</c:v>
                </c:pt>
                <c:pt idx="2093">
                  <c:v>44735</c:v>
                </c:pt>
                <c:pt idx="2094">
                  <c:v>44736</c:v>
                </c:pt>
                <c:pt idx="2095">
                  <c:v>44739</c:v>
                </c:pt>
                <c:pt idx="2096">
                  <c:v>44740</c:v>
                </c:pt>
                <c:pt idx="2097">
                  <c:v>44741</c:v>
                </c:pt>
                <c:pt idx="2098">
                  <c:v>44742</c:v>
                </c:pt>
                <c:pt idx="2099">
                  <c:v>44743</c:v>
                </c:pt>
                <c:pt idx="2100">
                  <c:v>44746</c:v>
                </c:pt>
                <c:pt idx="2101">
                  <c:v>44747</c:v>
                </c:pt>
                <c:pt idx="2102">
                  <c:v>44748</c:v>
                </c:pt>
                <c:pt idx="2103">
                  <c:v>44749</c:v>
                </c:pt>
                <c:pt idx="2104">
                  <c:v>44750</c:v>
                </c:pt>
                <c:pt idx="2105">
                  <c:v>44753</c:v>
                </c:pt>
                <c:pt idx="2106">
                  <c:v>44754</c:v>
                </c:pt>
                <c:pt idx="2107">
                  <c:v>44755</c:v>
                </c:pt>
                <c:pt idx="2108">
                  <c:v>44756</c:v>
                </c:pt>
                <c:pt idx="2109">
                  <c:v>44757</c:v>
                </c:pt>
                <c:pt idx="2110">
                  <c:v>44760</c:v>
                </c:pt>
                <c:pt idx="2111">
                  <c:v>44761</c:v>
                </c:pt>
                <c:pt idx="2112">
                  <c:v>44762</c:v>
                </c:pt>
                <c:pt idx="2113">
                  <c:v>44763</c:v>
                </c:pt>
                <c:pt idx="2114">
                  <c:v>44764</c:v>
                </c:pt>
                <c:pt idx="2115">
                  <c:v>44767</c:v>
                </c:pt>
                <c:pt idx="2116">
                  <c:v>44768</c:v>
                </c:pt>
                <c:pt idx="2117">
                  <c:v>44769</c:v>
                </c:pt>
                <c:pt idx="2118">
                  <c:v>44770</c:v>
                </c:pt>
                <c:pt idx="2119">
                  <c:v>44771</c:v>
                </c:pt>
                <c:pt idx="2120">
                  <c:v>44774</c:v>
                </c:pt>
                <c:pt idx="2121">
                  <c:v>44775</c:v>
                </c:pt>
                <c:pt idx="2122">
                  <c:v>44776</c:v>
                </c:pt>
                <c:pt idx="2123">
                  <c:v>44777</c:v>
                </c:pt>
                <c:pt idx="2124">
                  <c:v>44778</c:v>
                </c:pt>
                <c:pt idx="2125">
                  <c:v>44781</c:v>
                </c:pt>
                <c:pt idx="2126">
                  <c:v>44782</c:v>
                </c:pt>
                <c:pt idx="2127">
                  <c:v>44783</c:v>
                </c:pt>
                <c:pt idx="2128">
                  <c:v>44784</c:v>
                </c:pt>
                <c:pt idx="2129">
                  <c:v>44785</c:v>
                </c:pt>
                <c:pt idx="2130">
                  <c:v>44788</c:v>
                </c:pt>
                <c:pt idx="2131">
                  <c:v>44789</c:v>
                </c:pt>
                <c:pt idx="2132">
                  <c:v>44790</c:v>
                </c:pt>
                <c:pt idx="2133">
                  <c:v>44791</c:v>
                </c:pt>
                <c:pt idx="2134">
                  <c:v>44792</c:v>
                </c:pt>
                <c:pt idx="2135">
                  <c:v>44795</c:v>
                </c:pt>
                <c:pt idx="2136">
                  <c:v>44796</c:v>
                </c:pt>
                <c:pt idx="2137">
                  <c:v>44797</c:v>
                </c:pt>
                <c:pt idx="2138">
                  <c:v>44798</c:v>
                </c:pt>
                <c:pt idx="2139">
                  <c:v>44799</c:v>
                </c:pt>
                <c:pt idx="2140">
                  <c:v>44802</c:v>
                </c:pt>
                <c:pt idx="2141">
                  <c:v>44803</c:v>
                </c:pt>
                <c:pt idx="2142">
                  <c:v>44804</c:v>
                </c:pt>
                <c:pt idx="2143">
                  <c:v>44809</c:v>
                </c:pt>
                <c:pt idx="2144">
                  <c:v>44810</c:v>
                </c:pt>
                <c:pt idx="2145">
                  <c:v>44811</c:v>
                </c:pt>
                <c:pt idx="2146">
                  <c:v>44812</c:v>
                </c:pt>
                <c:pt idx="2147">
                  <c:v>44813</c:v>
                </c:pt>
                <c:pt idx="2148">
                  <c:v>44816</c:v>
                </c:pt>
                <c:pt idx="2149">
                  <c:v>44817</c:v>
                </c:pt>
                <c:pt idx="2150">
                  <c:v>44818</c:v>
                </c:pt>
                <c:pt idx="2151">
                  <c:v>44819</c:v>
                </c:pt>
                <c:pt idx="2152">
                  <c:v>44820</c:v>
                </c:pt>
                <c:pt idx="2153">
                  <c:v>44823</c:v>
                </c:pt>
                <c:pt idx="2154">
                  <c:v>44824</c:v>
                </c:pt>
                <c:pt idx="2155">
                  <c:v>44825</c:v>
                </c:pt>
                <c:pt idx="2156">
                  <c:v>44826</c:v>
                </c:pt>
                <c:pt idx="2157">
                  <c:v>44827</c:v>
                </c:pt>
                <c:pt idx="2158">
                  <c:v>44830</c:v>
                </c:pt>
                <c:pt idx="2159">
                  <c:v>44831</c:v>
                </c:pt>
                <c:pt idx="2160">
                  <c:v>44832</c:v>
                </c:pt>
                <c:pt idx="2161">
                  <c:v>44833</c:v>
                </c:pt>
                <c:pt idx="2162">
                  <c:v>44834</c:v>
                </c:pt>
                <c:pt idx="2163">
                  <c:v>44837</c:v>
                </c:pt>
                <c:pt idx="2164">
                  <c:v>44838</c:v>
                </c:pt>
                <c:pt idx="2165">
                  <c:v>44839</c:v>
                </c:pt>
                <c:pt idx="2166">
                  <c:v>44840</c:v>
                </c:pt>
                <c:pt idx="2167">
                  <c:v>44841</c:v>
                </c:pt>
                <c:pt idx="2168">
                  <c:v>44844</c:v>
                </c:pt>
                <c:pt idx="2169">
                  <c:v>44845</c:v>
                </c:pt>
                <c:pt idx="2170">
                  <c:v>44846</c:v>
                </c:pt>
                <c:pt idx="2171">
                  <c:v>44847</c:v>
                </c:pt>
                <c:pt idx="2172">
                  <c:v>44848</c:v>
                </c:pt>
                <c:pt idx="2173">
                  <c:v>44851</c:v>
                </c:pt>
                <c:pt idx="2174">
                  <c:v>44852</c:v>
                </c:pt>
                <c:pt idx="2175">
                  <c:v>44853</c:v>
                </c:pt>
                <c:pt idx="2176">
                  <c:v>44854</c:v>
                </c:pt>
                <c:pt idx="2177">
                  <c:v>44855</c:v>
                </c:pt>
                <c:pt idx="2178">
                  <c:v>44858</c:v>
                </c:pt>
                <c:pt idx="2179">
                  <c:v>44859</c:v>
                </c:pt>
                <c:pt idx="2180">
                  <c:v>44860</c:v>
                </c:pt>
                <c:pt idx="2181">
                  <c:v>44861</c:v>
                </c:pt>
                <c:pt idx="2182">
                  <c:v>44862</c:v>
                </c:pt>
                <c:pt idx="2183">
                  <c:v>44865</c:v>
                </c:pt>
                <c:pt idx="2184">
                  <c:v>44866</c:v>
                </c:pt>
                <c:pt idx="2185">
                  <c:v>44867</c:v>
                </c:pt>
                <c:pt idx="2186">
                  <c:v>44868</c:v>
                </c:pt>
                <c:pt idx="2187">
                  <c:v>44869</c:v>
                </c:pt>
                <c:pt idx="2188">
                  <c:v>44872</c:v>
                </c:pt>
                <c:pt idx="2189">
                  <c:v>44873</c:v>
                </c:pt>
                <c:pt idx="2190">
                  <c:v>44874</c:v>
                </c:pt>
                <c:pt idx="2191">
                  <c:v>44875</c:v>
                </c:pt>
                <c:pt idx="2192">
                  <c:v>44876</c:v>
                </c:pt>
                <c:pt idx="2193">
                  <c:v>44879</c:v>
                </c:pt>
                <c:pt idx="2194">
                  <c:v>44880</c:v>
                </c:pt>
                <c:pt idx="2195">
                  <c:v>44881</c:v>
                </c:pt>
                <c:pt idx="2196">
                  <c:v>44882</c:v>
                </c:pt>
                <c:pt idx="2197">
                  <c:v>44883</c:v>
                </c:pt>
                <c:pt idx="2198">
                  <c:v>44886</c:v>
                </c:pt>
                <c:pt idx="2199">
                  <c:v>44887</c:v>
                </c:pt>
                <c:pt idx="2200">
                  <c:v>44888</c:v>
                </c:pt>
                <c:pt idx="2201">
                  <c:v>44889</c:v>
                </c:pt>
                <c:pt idx="2202">
                  <c:v>44890</c:v>
                </c:pt>
                <c:pt idx="2203">
                  <c:v>44893</c:v>
                </c:pt>
                <c:pt idx="2204">
                  <c:v>44894</c:v>
                </c:pt>
                <c:pt idx="2205">
                  <c:v>44895</c:v>
                </c:pt>
                <c:pt idx="2206">
                  <c:v>44896</c:v>
                </c:pt>
                <c:pt idx="2207">
                  <c:v>44897</c:v>
                </c:pt>
                <c:pt idx="2208">
                  <c:v>44900</c:v>
                </c:pt>
                <c:pt idx="2209">
                  <c:v>44901</c:v>
                </c:pt>
                <c:pt idx="2210">
                  <c:v>44902</c:v>
                </c:pt>
                <c:pt idx="2211">
                  <c:v>44903</c:v>
                </c:pt>
                <c:pt idx="2212">
                  <c:v>44904</c:v>
                </c:pt>
                <c:pt idx="2213">
                  <c:v>44907</c:v>
                </c:pt>
                <c:pt idx="2214">
                  <c:v>44908</c:v>
                </c:pt>
                <c:pt idx="2215">
                  <c:v>44909</c:v>
                </c:pt>
                <c:pt idx="2216">
                  <c:v>44910</c:v>
                </c:pt>
                <c:pt idx="2217">
                  <c:v>44911</c:v>
                </c:pt>
                <c:pt idx="2218">
                  <c:v>44914</c:v>
                </c:pt>
                <c:pt idx="2219">
                  <c:v>44915</c:v>
                </c:pt>
                <c:pt idx="2220">
                  <c:v>44916</c:v>
                </c:pt>
                <c:pt idx="2221">
                  <c:v>44917</c:v>
                </c:pt>
                <c:pt idx="2222">
                  <c:v>44918</c:v>
                </c:pt>
                <c:pt idx="2223">
                  <c:v>44921</c:v>
                </c:pt>
                <c:pt idx="2224">
                  <c:v>44922</c:v>
                </c:pt>
                <c:pt idx="2225">
                  <c:v>44923</c:v>
                </c:pt>
                <c:pt idx="2226">
                  <c:v>44924</c:v>
                </c:pt>
                <c:pt idx="2227">
                  <c:v>44925</c:v>
                </c:pt>
                <c:pt idx="2228">
                  <c:v>44929</c:v>
                </c:pt>
                <c:pt idx="2229">
                  <c:v>44930</c:v>
                </c:pt>
                <c:pt idx="2230">
                  <c:v>44931</c:v>
                </c:pt>
                <c:pt idx="2231">
                  <c:v>44932</c:v>
                </c:pt>
                <c:pt idx="2232">
                  <c:v>44935</c:v>
                </c:pt>
                <c:pt idx="2233">
                  <c:v>44936</c:v>
                </c:pt>
                <c:pt idx="2234">
                  <c:v>44937</c:v>
                </c:pt>
                <c:pt idx="2235">
                  <c:v>44938</c:v>
                </c:pt>
                <c:pt idx="2236">
                  <c:v>44939</c:v>
                </c:pt>
                <c:pt idx="2237">
                  <c:v>44942</c:v>
                </c:pt>
                <c:pt idx="2238">
                  <c:v>44943</c:v>
                </c:pt>
                <c:pt idx="2239">
                  <c:v>44944</c:v>
                </c:pt>
                <c:pt idx="2240">
                  <c:v>44945</c:v>
                </c:pt>
                <c:pt idx="2241">
                  <c:v>44953</c:v>
                </c:pt>
                <c:pt idx="2242">
                  <c:v>44956</c:v>
                </c:pt>
                <c:pt idx="2243">
                  <c:v>44957</c:v>
                </c:pt>
                <c:pt idx="2244">
                  <c:v>44958</c:v>
                </c:pt>
                <c:pt idx="2245">
                  <c:v>44959</c:v>
                </c:pt>
                <c:pt idx="2246">
                  <c:v>44960</c:v>
                </c:pt>
                <c:pt idx="2247">
                  <c:v>44963</c:v>
                </c:pt>
                <c:pt idx="2248">
                  <c:v>44964</c:v>
                </c:pt>
                <c:pt idx="2249">
                  <c:v>44965</c:v>
                </c:pt>
                <c:pt idx="2250">
                  <c:v>44966</c:v>
                </c:pt>
                <c:pt idx="2251">
                  <c:v>44967</c:v>
                </c:pt>
                <c:pt idx="2252">
                  <c:v>44970</c:v>
                </c:pt>
                <c:pt idx="2253">
                  <c:v>44971</c:v>
                </c:pt>
                <c:pt idx="2254">
                  <c:v>44972</c:v>
                </c:pt>
                <c:pt idx="2255">
                  <c:v>44973</c:v>
                </c:pt>
                <c:pt idx="2256">
                  <c:v>44974</c:v>
                </c:pt>
                <c:pt idx="2257">
                  <c:v>44977</c:v>
                </c:pt>
                <c:pt idx="2258">
                  <c:v>44978</c:v>
                </c:pt>
                <c:pt idx="2259">
                  <c:v>44979</c:v>
                </c:pt>
                <c:pt idx="2260">
                  <c:v>44980</c:v>
                </c:pt>
                <c:pt idx="2261">
                  <c:v>44981</c:v>
                </c:pt>
                <c:pt idx="2262">
                  <c:v>44984</c:v>
                </c:pt>
                <c:pt idx="2263">
                  <c:v>44985</c:v>
                </c:pt>
                <c:pt idx="2264">
                  <c:v>44986</c:v>
                </c:pt>
                <c:pt idx="2265">
                  <c:v>44987</c:v>
                </c:pt>
                <c:pt idx="2266">
                  <c:v>44988</c:v>
                </c:pt>
                <c:pt idx="2267">
                  <c:v>44991</c:v>
                </c:pt>
                <c:pt idx="2268">
                  <c:v>44992</c:v>
                </c:pt>
                <c:pt idx="2269">
                  <c:v>44993</c:v>
                </c:pt>
                <c:pt idx="2270">
                  <c:v>44994</c:v>
                </c:pt>
                <c:pt idx="2271">
                  <c:v>44995</c:v>
                </c:pt>
                <c:pt idx="2272">
                  <c:v>44998</c:v>
                </c:pt>
                <c:pt idx="2273">
                  <c:v>44999</c:v>
                </c:pt>
                <c:pt idx="2274">
                  <c:v>45000</c:v>
                </c:pt>
                <c:pt idx="2275">
                  <c:v>45001</c:v>
                </c:pt>
                <c:pt idx="2276">
                  <c:v>45002</c:v>
                </c:pt>
                <c:pt idx="2277">
                  <c:v>45005</c:v>
                </c:pt>
                <c:pt idx="2278">
                  <c:v>45006</c:v>
                </c:pt>
                <c:pt idx="2279">
                  <c:v>45007</c:v>
                </c:pt>
                <c:pt idx="2280">
                  <c:v>45008</c:v>
                </c:pt>
                <c:pt idx="2281">
                  <c:v>45009</c:v>
                </c:pt>
                <c:pt idx="2282">
                  <c:v>45012</c:v>
                </c:pt>
                <c:pt idx="2283">
                  <c:v>45013</c:v>
                </c:pt>
                <c:pt idx="2284">
                  <c:v>45014</c:v>
                </c:pt>
                <c:pt idx="2285">
                  <c:v>45015</c:v>
                </c:pt>
                <c:pt idx="2286">
                  <c:v>45016</c:v>
                </c:pt>
                <c:pt idx="2287">
                  <c:v>45019</c:v>
                </c:pt>
                <c:pt idx="2288">
                  <c:v>45020</c:v>
                </c:pt>
                <c:pt idx="2289">
                  <c:v>45021</c:v>
                </c:pt>
                <c:pt idx="2290">
                  <c:v>45022</c:v>
                </c:pt>
                <c:pt idx="2291">
                  <c:v>45023</c:v>
                </c:pt>
                <c:pt idx="2292">
                  <c:v>45026</c:v>
                </c:pt>
                <c:pt idx="2293">
                  <c:v>45027</c:v>
                </c:pt>
                <c:pt idx="2294">
                  <c:v>45028</c:v>
                </c:pt>
                <c:pt idx="2295">
                  <c:v>45029</c:v>
                </c:pt>
                <c:pt idx="2296">
                  <c:v>45030</c:v>
                </c:pt>
                <c:pt idx="2297">
                  <c:v>45033</c:v>
                </c:pt>
                <c:pt idx="2298">
                  <c:v>45034</c:v>
                </c:pt>
                <c:pt idx="2299">
                  <c:v>45035</c:v>
                </c:pt>
                <c:pt idx="2300">
                  <c:v>45036</c:v>
                </c:pt>
                <c:pt idx="2301">
                  <c:v>45037</c:v>
                </c:pt>
                <c:pt idx="2302">
                  <c:v>45040</c:v>
                </c:pt>
                <c:pt idx="2303">
                  <c:v>45041</c:v>
                </c:pt>
                <c:pt idx="2304">
                  <c:v>45042</c:v>
                </c:pt>
                <c:pt idx="2305">
                  <c:v>45043</c:v>
                </c:pt>
                <c:pt idx="2306">
                  <c:v>45044</c:v>
                </c:pt>
                <c:pt idx="2307">
                  <c:v>45050</c:v>
                </c:pt>
                <c:pt idx="2308">
                  <c:v>45051</c:v>
                </c:pt>
                <c:pt idx="2309">
                  <c:v>45054</c:v>
                </c:pt>
                <c:pt idx="2310">
                  <c:v>45055</c:v>
                </c:pt>
                <c:pt idx="2311">
                  <c:v>45056</c:v>
                </c:pt>
                <c:pt idx="2312">
                  <c:v>45057</c:v>
                </c:pt>
                <c:pt idx="2313">
                  <c:v>45058</c:v>
                </c:pt>
                <c:pt idx="2314">
                  <c:v>45061</c:v>
                </c:pt>
                <c:pt idx="2315">
                  <c:v>45062</c:v>
                </c:pt>
                <c:pt idx="2316">
                  <c:v>45063</c:v>
                </c:pt>
                <c:pt idx="2317">
                  <c:v>45064</c:v>
                </c:pt>
                <c:pt idx="2318">
                  <c:v>45065</c:v>
                </c:pt>
                <c:pt idx="2319">
                  <c:v>45068</c:v>
                </c:pt>
                <c:pt idx="2320">
                  <c:v>45069</c:v>
                </c:pt>
                <c:pt idx="2321">
                  <c:v>45070</c:v>
                </c:pt>
                <c:pt idx="2322">
                  <c:v>45071</c:v>
                </c:pt>
                <c:pt idx="2323">
                  <c:v>45072</c:v>
                </c:pt>
                <c:pt idx="2324">
                  <c:v>45075</c:v>
                </c:pt>
                <c:pt idx="2325">
                  <c:v>45076</c:v>
                </c:pt>
                <c:pt idx="2326">
                  <c:v>45077</c:v>
                </c:pt>
                <c:pt idx="2327">
                  <c:v>45078</c:v>
                </c:pt>
                <c:pt idx="2328">
                  <c:v>45079</c:v>
                </c:pt>
                <c:pt idx="2329">
                  <c:v>45082</c:v>
                </c:pt>
                <c:pt idx="2330">
                  <c:v>45083</c:v>
                </c:pt>
                <c:pt idx="2331">
                  <c:v>45084</c:v>
                </c:pt>
                <c:pt idx="2332">
                  <c:v>45085</c:v>
                </c:pt>
                <c:pt idx="2333">
                  <c:v>45086</c:v>
                </c:pt>
                <c:pt idx="2334">
                  <c:v>45089</c:v>
                </c:pt>
                <c:pt idx="2335">
                  <c:v>45090</c:v>
                </c:pt>
                <c:pt idx="2336">
                  <c:v>45091</c:v>
                </c:pt>
                <c:pt idx="2337">
                  <c:v>45092</c:v>
                </c:pt>
                <c:pt idx="2338">
                  <c:v>45093</c:v>
                </c:pt>
                <c:pt idx="2339">
                  <c:v>45096</c:v>
                </c:pt>
                <c:pt idx="2340">
                  <c:v>45097</c:v>
                </c:pt>
                <c:pt idx="2341">
                  <c:v>45098</c:v>
                </c:pt>
                <c:pt idx="2342">
                  <c:v>45099</c:v>
                </c:pt>
                <c:pt idx="2343">
                  <c:v>45100</c:v>
                </c:pt>
                <c:pt idx="2344">
                  <c:v>45103</c:v>
                </c:pt>
                <c:pt idx="2345">
                  <c:v>45104</c:v>
                </c:pt>
                <c:pt idx="2346">
                  <c:v>45105</c:v>
                </c:pt>
                <c:pt idx="2347">
                  <c:v>45106</c:v>
                </c:pt>
                <c:pt idx="2348">
                  <c:v>45107</c:v>
                </c:pt>
                <c:pt idx="2349">
                  <c:v>45110</c:v>
                </c:pt>
                <c:pt idx="2350">
                  <c:v>45111</c:v>
                </c:pt>
                <c:pt idx="2351">
                  <c:v>45112</c:v>
                </c:pt>
                <c:pt idx="2352">
                  <c:v>45113</c:v>
                </c:pt>
                <c:pt idx="2353">
                  <c:v>45114</c:v>
                </c:pt>
                <c:pt idx="2354">
                  <c:v>45117</c:v>
                </c:pt>
                <c:pt idx="2355">
                  <c:v>45118</c:v>
                </c:pt>
                <c:pt idx="2356">
                  <c:v>45119</c:v>
                </c:pt>
                <c:pt idx="2357">
                  <c:v>45120</c:v>
                </c:pt>
                <c:pt idx="2358">
                  <c:v>45121</c:v>
                </c:pt>
                <c:pt idx="2359">
                  <c:v>45124</c:v>
                </c:pt>
                <c:pt idx="2360">
                  <c:v>45125</c:v>
                </c:pt>
                <c:pt idx="2361">
                  <c:v>45126</c:v>
                </c:pt>
                <c:pt idx="2362">
                  <c:v>45127</c:v>
                </c:pt>
                <c:pt idx="2363">
                  <c:v>45128</c:v>
                </c:pt>
                <c:pt idx="2364">
                  <c:v>45131</c:v>
                </c:pt>
                <c:pt idx="2365">
                  <c:v>45132</c:v>
                </c:pt>
                <c:pt idx="2366">
                  <c:v>45133</c:v>
                </c:pt>
                <c:pt idx="2367">
                  <c:v>45134</c:v>
                </c:pt>
                <c:pt idx="2368">
                  <c:v>45135</c:v>
                </c:pt>
                <c:pt idx="2369">
                  <c:v>45138</c:v>
                </c:pt>
                <c:pt idx="2370">
                  <c:v>45139</c:v>
                </c:pt>
                <c:pt idx="2371">
                  <c:v>45140</c:v>
                </c:pt>
                <c:pt idx="2372">
                  <c:v>45141</c:v>
                </c:pt>
                <c:pt idx="2373">
                  <c:v>45142</c:v>
                </c:pt>
                <c:pt idx="2374">
                  <c:v>45145</c:v>
                </c:pt>
                <c:pt idx="2375">
                  <c:v>45146</c:v>
                </c:pt>
                <c:pt idx="2376">
                  <c:v>45147</c:v>
                </c:pt>
                <c:pt idx="2377">
                  <c:v>45148</c:v>
                </c:pt>
                <c:pt idx="2378">
                  <c:v>45149</c:v>
                </c:pt>
                <c:pt idx="2379">
                  <c:v>45152</c:v>
                </c:pt>
                <c:pt idx="2380">
                  <c:v>45153</c:v>
                </c:pt>
                <c:pt idx="2381">
                  <c:v>45154</c:v>
                </c:pt>
                <c:pt idx="2382">
                  <c:v>45155</c:v>
                </c:pt>
                <c:pt idx="2383">
                  <c:v>45156</c:v>
                </c:pt>
                <c:pt idx="2384">
                  <c:v>45159</c:v>
                </c:pt>
                <c:pt idx="2385">
                  <c:v>45160</c:v>
                </c:pt>
                <c:pt idx="2386">
                  <c:v>45161</c:v>
                </c:pt>
                <c:pt idx="2387">
                  <c:v>45162</c:v>
                </c:pt>
                <c:pt idx="2388">
                  <c:v>45163</c:v>
                </c:pt>
                <c:pt idx="2389">
                  <c:v>45166</c:v>
                </c:pt>
                <c:pt idx="2390">
                  <c:v>45167</c:v>
                </c:pt>
                <c:pt idx="2391">
                  <c:v>45168</c:v>
                </c:pt>
                <c:pt idx="2392">
                  <c:v>45169</c:v>
                </c:pt>
                <c:pt idx="2393">
                  <c:v>45174</c:v>
                </c:pt>
                <c:pt idx="2394">
                  <c:v>45175</c:v>
                </c:pt>
                <c:pt idx="2395">
                  <c:v>45176</c:v>
                </c:pt>
                <c:pt idx="2396">
                  <c:v>45177</c:v>
                </c:pt>
                <c:pt idx="2397">
                  <c:v>45180</c:v>
                </c:pt>
                <c:pt idx="2398">
                  <c:v>45181</c:v>
                </c:pt>
                <c:pt idx="2399">
                  <c:v>45182</c:v>
                </c:pt>
                <c:pt idx="2400">
                  <c:v>45183</c:v>
                </c:pt>
                <c:pt idx="2401">
                  <c:v>45184</c:v>
                </c:pt>
                <c:pt idx="2402">
                  <c:v>45187</c:v>
                </c:pt>
                <c:pt idx="2403">
                  <c:v>45188</c:v>
                </c:pt>
                <c:pt idx="2404">
                  <c:v>45189</c:v>
                </c:pt>
                <c:pt idx="2405">
                  <c:v>45190</c:v>
                </c:pt>
                <c:pt idx="2406">
                  <c:v>45191</c:v>
                </c:pt>
                <c:pt idx="2407">
                  <c:v>45194</c:v>
                </c:pt>
                <c:pt idx="2408">
                  <c:v>45195</c:v>
                </c:pt>
                <c:pt idx="2409">
                  <c:v>45196</c:v>
                </c:pt>
                <c:pt idx="2410">
                  <c:v>45197</c:v>
                </c:pt>
                <c:pt idx="2411">
                  <c:v>45198</c:v>
                </c:pt>
                <c:pt idx="2412">
                  <c:v>45201</c:v>
                </c:pt>
                <c:pt idx="2413">
                  <c:v>45202</c:v>
                </c:pt>
                <c:pt idx="2414">
                  <c:v>45203</c:v>
                </c:pt>
                <c:pt idx="2415">
                  <c:v>45204</c:v>
                </c:pt>
                <c:pt idx="2416">
                  <c:v>45205</c:v>
                </c:pt>
                <c:pt idx="2417">
                  <c:v>45208</c:v>
                </c:pt>
                <c:pt idx="2418">
                  <c:v>45209</c:v>
                </c:pt>
                <c:pt idx="2419">
                  <c:v>45210</c:v>
                </c:pt>
                <c:pt idx="2420">
                  <c:v>45211</c:v>
                </c:pt>
                <c:pt idx="2421">
                  <c:v>45212</c:v>
                </c:pt>
                <c:pt idx="2422">
                  <c:v>45215</c:v>
                </c:pt>
                <c:pt idx="2423">
                  <c:v>45216</c:v>
                </c:pt>
                <c:pt idx="2424">
                  <c:v>45217</c:v>
                </c:pt>
                <c:pt idx="2425">
                  <c:v>45218</c:v>
                </c:pt>
                <c:pt idx="2426">
                  <c:v>45219</c:v>
                </c:pt>
                <c:pt idx="2427">
                  <c:v>45222</c:v>
                </c:pt>
                <c:pt idx="2428">
                  <c:v>45223</c:v>
                </c:pt>
                <c:pt idx="2429">
                  <c:v>45224</c:v>
                </c:pt>
                <c:pt idx="2430">
                  <c:v>45225</c:v>
                </c:pt>
                <c:pt idx="2431">
                  <c:v>45226</c:v>
                </c:pt>
                <c:pt idx="2432">
                  <c:v>45229</c:v>
                </c:pt>
                <c:pt idx="2433">
                  <c:v>45230</c:v>
                </c:pt>
                <c:pt idx="2434">
                  <c:v>45231</c:v>
                </c:pt>
                <c:pt idx="2435">
                  <c:v>45232</c:v>
                </c:pt>
                <c:pt idx="2436">
                  <c:v>45233</c:v>
                </c:pt>
                <c:pt idx="2437">
                  <c:v>45236</c:v>
                </c:pt>
                <c:pt idx="2438">
                  <c:v>45237</c:v>
                </c:pt>
                <c:pt idx="2439">
                  <c:v>45238</c:v>
                </c:pt>
                <c:pt idx="2440">
                  <c:v>45239</c:v>
                </c:pt>
                <c:pt idx="2441">
                  <c:v>45240</c:v>
                </c:pt>
                <c:pt idx="2442">
                  <c:v>45243</c:v>
                </c:pt>
                <c:pt idx="2443">
                  <c:v>45244</c:v>
                </c:pt>
                <c:pt idx="2444">
                  <c:v>45245</c:v>
                </c:pt>
                <c:pt idx="2445">
                  <c:v>45246</c:v>
                </c:pt>
                <c:pt idx="2446">
                  <c:v>45247</c:v>
                </c:pt>
                <c:pt idx="2447">
                  <c:v>45250</c:v>
                </c:pt>
                <c:pt idx="2448">
                  <c:v>45251</c:v>
                </c:pt>
                <c:pt idx="2449">
                  <c:v>45252</c:v>
                </c:pt>
                <c:pt idx="2450">
                  <c:v>45253</c:v>
                </c:pt>
                <c:pt idx="2451">
                  <c:v>45254</c:v>
                </c:pt>
                <c:pt idx="2452">
                  <c:v>45257</c:v>
                </c:pt>
                <c:pt idx="2453">
                  <c:v>45258</c:v>
                </c:pt>
                <c:pt idx="2454">
                  <c:v>45259</c:v>
                </c:pt>
                <c:pt idx="2455">
                  <c:v>45260</c:v>
                </c:pt>
                <c:pt idx="2456">
                  <c:v>45261</c:v>
                </c:pt>
                <c:pt idx="2457">
                  <c:v>45264</c:v>
                </c:pt>
                <c:pt idx="2458">
                  <c:v>45265</c:v>
                </c:pt>
                <c:pt idx="2459">
                  <c:v>45266</c:v>
                </c:pt>
                <c:pt idx="2460">
                  <c:v>45267</c:v>
                </c:pt>
                <c:pt idx="2461">
                  <c:v>45268</c:v>
                </c:pt>
                <c:pt idx="2462">
                  <c:v>45271</c:v>
                </c:pt>
                <c:pt idx="2463">
                  <c:v>45272</c:v>
                </c:pt>
                <c:pt idx="2464">
                  <c:v>45273</c:v>
                </c:pt>
                <c:pt idx="2465">
                  <c:v>45274</c:v>
                </c:pt>
                <c:pt idx="2466">
                  <c:v>45275</c:v>
                </c:pt>
                <c:pt idx="2467">
                  <c:v>45278</c:v>
                </c:pt>
                <c:pt idx="2468">
                  <c:v>45279</c:v>
                </c:pt>
                <c:pt idx="2469">
                  <c:v>45280</c:v>
                </c:pt>
                <c:pt idx="2470">
                  <c:v>45281</c:v>
                </c:pt>
                <c:pt idx="2471">
                  <c:v>45282</c:v>
                </c:pt>
                <c:pt idx="2472">
                  <c:v>45285</c:v>
                </c:pt>
                <c:pt idx="2473">
                  <c:v>45286</c:v>
                </c:pt>
                <c:pt idx="2474">
                  <c:v>45287</c:v>
                </c:pt>
                <c:pt idx="2475">
                  <c:v>45288</c:v>
                </c:pt>
                <c:pt idx="2476">
                  <c:v>45289</c:v>
                </c:pt>
                <c:pt idx="2477">
                  <c:v>45293</c:v>
                </c:pt>
                <c:pt idx="2478">
                  <c:v>45294</c:v>
                </c:pt>
                <c:pt idx="2479">
                  <c:v>45295</c:v>
                </c:pt>
                <c:pt idx="2480">
                  <c:v>45296</c:v>
                </c:pt>
                <c:pt idx="2481">
                  <c:v>45299</c:v>
                </c:pt>
                <c:pt idx="2482">
                  <c:v>45300</c:v>
                </c:pt>
                <c:pt idx="2483">
                  <c:v>45301</c:v>
                </c:pt>
                <c:pt idx="2484">
                  <c:v>45302</c:v>
                </c:pt>
                <c:pt idx="2485">
                  <c:v>45303</c:v>
                </c:pt>
                <c:pt idx="2486">
                  <c:v>45306</c:v>
                </c:pt>
                <c:pt idx="2487">
                  <c:v>45307</c:v>
                </c:pt>
                <c:pt idx="2488">
                  <c:v>45308</c:v>
                </c:pt>
                <c:pt idx="2489">
                  <c:v>45309</c:v>
                </c:pt>
                <c:pt idx="2490">
                  <c:v>45310</c:v>
                </c:pt>
                <c:pt idx="2491">
                  <c:v>45313</c:v>
                </c:pt>
                <c:pt idx="2492">
                  <c:v>45314</c:v>
                </c:pt>
                <c:pt idx="2493">
                  <c:v>45315</c:v>
                </c:pt>
                <c:pt idx="2494">
                  <c:v>45316</c:v>
                </c:pt>
                <c:pt idx="2495">
                  <c:v>45317</c:v>
                </c:pt>
                <c:pt idx="2496">
                  <c:v>45320</c:v>
                </c:pt>
                <c:pt idx="2497">
                  <c:v>45321</c:v>
                </c:pt>
                <c:pt idx="2498">
                  <c:v>45322</c:v>
                </c:pt>
                <c:pt idx="2499">
                  <c:v>45323</c:v>
                </c:pt>
                <c:pt idx="2500">
                  <c:v>45324</c:v>
                </c:pt>
                <c:pt idx="2501">
                  <c:v>45327</c:v>
                </c:pt>
                <c:pt idx="2502">
                  <c:v>45328</c:v>
                </c:pt>
                <c:pt idx="2503">
                  <c:v>45329</c:v>
                </c:pt>
                <c:pt idx="2504">
                  <c:v>45337</c:v>
                </c:pt>
                <c:pt idx="2505">
                  <c:v>45338</c:v>
                </c:pt>
                <c:pt idx="2506">
                  <c:v>45341</c:v>
                </c:pt>
                <c:pt idx="2507">
                  <c:v>45342</c:v>
                </c:pt>
                <c:pt idx="2508">
                  <c:v>45343</c:v>
                </c:pt>
                <c:pt idx="2509">
                  <c:v>45344</c:v>
                </c:pt>
                <c:pt idx="2510">
                  <c:v>45345</c:v>
                </c:pt>
                <c:pt idx="2511">
                  <c:v>45348</c:v>
                </c:pt>
                <c:pt idx="2512">
                  <c:v>45349</c:v>
                </c:pt>
                <c:pt idx="2513">
                  <c:v>45350</c:v>
                </c:pt>
                <c:pt idx="2514">
                  <c:v>45351</c:v>
                </c:pt>
                <c:pt idx="2515">
                  <c:v>45352</c:v>
                </c:pt>
                <c:pt idx="2516">
                  <c:v>45355</c:v>
                </c:pt>
                <c:pt idx="2517">
                  <c:v>45356</c:v>
                </c:pt>
                <c:pt idx="2518">
                  <c:v>45357</c:v>
                </c:pt>
                <c:pt idx="2519">
                  <c:v>45358</c:v>
                </c:pt>
                <c:pt idx="2520">
                  <c:v>45359</c:v>
                </c:pt>
                <c:pt idx="2521">
                  <c:v>45362</c:v>
                </c:pt>
                <c:pt idx="2522">
                  <c:v>45363</c:v>
                </c:pt>
                <c:pt idx="2523">
                  <c:v>45364</c:v>
                </c:pt>
                <c:pt idx="2524">
                  <c:v>45365</c:v>
                </c:pt>
                <c:pt idx="2525">
                  <c:v>45366</c:v>
                </c:pt>
                <c:pt idx="2526">
                  <c:v>45369</c:v>
                </c:pt>
                <c:pt idx="2527">
                  <c:v>45370</c:v>
                </c:pt>
                <c:pt idx="2528">
                  <c:v>45371</c:v>
                </c:pt>
                <c:pt idx="2529">
                  <c:v>45372</c:v>
                </c:pt>
                <c:pt idx="2530">
                  <c:v>45373</c:v>
                </c:pt>
                <c:pt idx="2531">
                  <c:v>45376</c:v>
                </c:pt>
                <c:pt idx="2532">
                  <c:v>45377</c:v>
                </c:pt>
                <c:pt idx="2533">
                  <c:v>45378</c:v>
                </c:pt>
                <c:pt idx="2534">
                  <c:v>45379</c:v>
                </c:pt>
                <c:pt idx="2535">
                  <c:v>45380</c:v>
                </c:pt>
                <c:pt idx="2536">
                  <c:v>45383</c:v>
                </c:pt>
                <c:pt idx="2537">
                  <c:v>45384</c:v>
                </c:pt>
                <c:pt idx="2538">
                  <c:v>45385</c:v>
                </c:pt>
                <c:pt idx="2539">
                  <c:v>45386</c:v>
                </c:pt>
                <c:pt idx="2540">
                  <c:v>45387</c:v>
                </c:pt>
                <c:pt idx="2541">
                  <c:v>45390</c:v>
                </c:pt>
                <c:pt idx="2542">
                  <c:v>45391</c:v>
                </c:pt>
                <c:pt idx="2543">
                  <c:v>45392</c:v>
                </c:pt>
                <c:pt idx="2544">
                  <c:v>45393</c:v>
                </c:pt>
                <c:pt idx="2545">
                  <c:v>45394</c:v>
                </c:pt>
                <c:pt idx="2546">
                  <c:v>45397</c:v>
                </c:pt>
                <c:pt idx="2547">
                  <c:v>45398</c:v>
                </c:pt>
                <c:pt idx="2548">
                  <c:v>45399</c:v>
                </c:pt>
                <c:pt idx="2549">
                  <c:v>45401</c:v>
                </c:pt>
                <c:pt idx="2550">
                  <c:v>45404</c:v>
                </c:pt>
                <c:pt idx="2551">
                  <c:v>45405</c:v>
                </c:pt>
                <c:pt idx="2552">
                  <c:v>45406</c:v>
                </c:pt>
                <c:pt idx="2553">
                  <c:v>45407</c:v>
                </c:pt>
                <c:pt idx="2554">
                  <c:v>45408</c:v>
                </c:pt>
                <c:pt idx="2555">
                  <c:v>45414</c:v>
                </c:pt>
                <c:pt idx="2556">
                  <c:v>45415</c:v>
                </c:pt>
                <c:pt idx="2557">
                  <c:v>45418</c:v>
                </c:pt>
                <c:pt idx="2558">
                  <c:v>45419</c:v>
                </c:pt>
                <c:pt idx="2559">
                  <c:v>45420</c:v>
                </c:pt>
                <c:pt idx="2560">
                  <c:v>45421</c:v>
                </c:pt>
                <c:pt idx="2561">
                  <c:v>45422</c:v>
                </c:pt>
                <c:pt idx="2562">
                  <c:v>45425</c:v>
                </c:pt>
                <c:pt idx="2563">
                  <c:v>45426</c:v>
                </c:pt>
                <c:pt idx="2564">
                  <c:v>45427</c:v>
                </c:pt>
                <c:pt idx="2565">
                  <c:v>45428</c:v>
                </c:pt>
                <c:pt idx="2566">
                  <c:v>45429</c:v>
                </c:pt>
                <c:pt idx="2567">
                  <c:v>45432</c:v>
                </c:pt>
                <c:pt idx="2568">
                  <c:v>45433</c:v>
                </c:pt>
                <c:pt idx="2569">
                  <c:v>45434</c:v>
                </c:pt>
                <c:pt idx="2570">
                  <c:v>45435</c:v>
                </c:pt>
                <c:pt idx="2571">
                  <c:v>45436</c:v>
                </c:pt>
                <c:pt idx="2572">
                  <c:v>45439</c:v>
                </c:pt>
                <c:pt idx="2573">
                  <c:v>45440</c:v>
                </c:pt>
                <c:pt idx="2574">
                  <c:v>45441</c:v>
                </c:pt>
                <c:pt idx="2575">
                  <c:v>45442</c:v>
                </c:pt>
                <c:pt idx="2576">
                  <c:v>45443</c:v>
                </c:pt>
                <c:pt idx="2577">
                  <c:v>45446</c:v>
                </c:pt>
                <c:pt idx="2578">
                  <c:v>45447</c:v>
                </c:pt>
                <c:pt idx="2579">
                  <c:v>45448</c:v>
                </c:pt>
                <c:pt idx="2580">
                  <c:v>45449</c:v>
                </c:pt>
                <c:pt idx="2581">
                  <c:v>45450</c:v>
                </c:pt>
                <c:pt idx="2582">
                  <c:v>45453</c:v>
                </c:pt>
                <c:pt idx="2583">
                  <c:v>45454</c:v>
                </c:pt>
                <c:pt idx="2584">
                  <c:v>45455</c:v>
                </c:pt>
                <c:pt idx="2585">
                  <c:v>45456</c:v>
                </c:pt>
                <c:pt idx="2586">
                  <c:v>45457</c:v>
                </c:pt>
                <c:pt idx="2587">
                  <c:v>45460</c:v>
                </c:pt>
                <c:pt idx="2588">
                  <c:v>45461</c:v>
                </c:pt>
                <c:pt idx="2589">
                  <c:v>45462</c:v>
                </c:pt>
                <c:pt idx="2590">
                  <c:v>45463</c:v>
                </c:pt>
                <c:pt idx="2591">
                  <c:v>45464</c:v>
                </c:pt>
                <c:pt idx="2592">
                  <c:v>45467</c:v>
                </c:pt>
                <c:pt idx="2593">
                  <c:v>45468</c:v>
                </c:pt>
                <c:pt idx="2594">
                  <c:v>45469</c:v>
                </c:pt>
                <c:pt idx="2595">
                  <c:v>45470</c:v>
                </c:pt>
                <c:pt idx="2596">
                  <c:v>45471</c:v>
                </c:pt>
                <c:pt idx="2597">
                  <c:v>45474</c:v>
                </c:pt>
                <c:pt idx="2598">
                  <c:v>45475</c:v>
                </c:pt>
                <c:pt idx="2599">
                  <c:v>45476</c:v>
                </c:pt>
                <c:pt idx="2600">
                  <c:v>45477</c:v>
                </c:pt>
                <c:pt idx="2601">
                  <c:v>45478</c:v>
                </c:pt>
                <c:pt idx="2602">
                  <c:v>45481</c:v>
                </c:pt>
                <c:pt idx="2603">
                  <c:v>45482</c:v>
                </c:pt>
                <c:pt idx="2604">
                  <c:v>45483</c:v>
                </c:pt>
                <c:pt idx="2605">
                  <c:v>45484</c:v>
                </c:pt>
                <c:pt idx="2606">
                  <c:v>45485</c:v>
                </c:pt>
                <c:pt idx="2607">
                  <c:v>45488</c:v>
                </c:pt>
                <c:pt idx="2608">
                  <c:v>45489</c:v>
                </c:pt>
                <c:pt idx="2609">
                  <c:v>45490</c:v>
                </c:pt>
                <c:pt idx="2610">
                  <c:v>45491</c:v>
                </c:pt>
                <c:pt idx="2611">
                  <c:v>45492</c:v>
                </c:pt>
                <c:pt idx="2612">
                  <c:v>45495</c:v>
                </c:pt>
                <c:pt idx="2613">
                  <c:v>45496</c:v>
                </c:pt>
                <c:pt idx="2614">
                  <c:v>45497</c:v>
                </c:pt>
                <c:pt idx="2615">
                  <c:v>45498</c:v>
                </c:pt>
                <c:pt idx="2616">
                  <c:v>45499</c:v>
                </c:pt>
                <c:pt idx="2617">
                  <c:v>45502</c:v>
                </c:pt>
                <c:pt idx="2618">
                  <c:v>45503</c:v>
                </c:pt>
                <c:pt idx="2619">
                  <c:v>45504</c:v>
                </c:pt>
                <c:pt idx="2620">
                  <c:v>45505</c:v>
                </c:pt>
                <c:pt idx="2621">
                  <c:v>45506</c:v>
                </c:pt>
                <c:pt idx="2622">
                  <c:v>45509</c:v>
                </c:pt>
                <c:pt idx="2623">
                  <c:v>45510</c:v>
                </c:pt>
                <c:pt idx="2624">
                  <c:v>45511</c:v>
                </c:pt>
                <c:pt idx="2625">
                  <c:v>45512</c:v>
                </c:pt>
                <c:pt idx="2626">
                  <c:v>45513</c:v>
                </c:pt>
                <c:pt idx="2627">
                  <c:v>45516</c:v>
                </c:pt>
                <c:pt idx="2628">
                  <c:v>45517</c:v>
                </c:pt>
                <c:pt idx="2629">
                  <c:v>45518</c:v>
                </c:pt>
                <c:pt idx="2630">
                  <c:v>45519</c:v>
                </c:pt>
                <c:pt idx="2631">
                  <c:v>45520</c:v>
                </c:pt>
                <c:pt idx="2632">
                  <c:v>45523</c:v>
                </c:pt>
                <c:pt idx="2633">
                  <c:v>45524</c:v>
                </c:pt>
                <c:pt idx="2634">
                  <c:v>45525</c:v>
                </c:pt>
                <c:pt idx="2635">
                  <c:v>45526</c:v>
                </c:pt>
                <c:pt idx="2636">
                  <c:v>45527</c:v>
                </c:pt>
                <c:pt idx="2637">
                  <c:v>45530</c:v>
                </c:pt>
                <c:pt idx="2638">
                  <c:v>45531</c:v>
                </c:pt>
                <c:pt idx="2639">
                  <c:v>45532</c:v>
                </c:pt>
                <c:pt idx="2640">
                  <c:v>45533</c:v>
                </c:pt>
                <c:pt idx="2641">
                  <c:v>45534</c:v>
                </c:pt>
                <c:pt idx="2642">
                  <c:v>45539</c:v>
                </c:pt>
                <c:pt idx="2643">
                  <c:v>45540</c:v>
                </c:pt>
                <c:pt idx="2644">
                  <c:v>45541</c:v>
                </c:pt>
                <c:pt idx="2645">
                  <c:v>45544</c:v>
                </c:pt>
                <c:pt idx="2646">
                  <c:v>45545</c:v>
                </c:pt>
                <c:pt idx="2647">
                  <c:v>45546</c:v>
                </c:pt>
                <c:pt idx="2648">
                  <c:v>45547</c:v>
                </c:pt>
                <c:pt idx="2649">
                  <c:v>45548</c:v>
                </c:pt>
                <c:pt idx="2650">
                  <c:v>45551</c:v>
                </c:pt>
                <c:pt idx="2651">
                  <c:v>45552</c:v>
                </c:pt>
                <c:pt idx="2652">
                  <c:v>45553</c:v>
                </c:pt>
                <c:pt idx="2653">
                  <c:v>45554</c:v>
                </c:pt>
                <c:pt idx="2654">
                  <c:v>45555</c:v>
                </c:pt>
                <c:pt idx="2655">
                  <c:v>45558</c:v>
                </c:pt>
                <c:pt idx="2656">
                  <c:v>45559</c:v>
                </c:pt>
                <c:pt idx="2657">
                  <c:v>45560</c:v>
                </c:pt>
                <c:pt idx="2658">
                  <c:v>45561</c:v>
                </c:pt>
                <c:pt idx="2659">
                  <c:v>45562</c:v>
                </c:pt>
                <c:pt idx="2660">
                  <c:v>45565</c:v>
                </c:pt>
                <c:pt idx="2661">
                  <c:v>45566</c:v>
                </c:pt>
                <c:pt idx="2662">
                  <c:v>45567</c:v>
                </c:pt>
                <c:pt idx="2663">
                  <c:v>45568</c:v>
                </c:pt>
                <c:pt idx="2664">
                  <c:v>45569</c:v>
                </c:pt>
                <c:pt idx="2665">
                  <c:v>45572</c:v>
                </c:pt>
                <c:pt idx="2666">
                  <c:v>45573</c:v>
                </c:pt>
                <c:pt idx="2667">
                  <c:v>45574</c:v>
                </c:pt>
                <c:pt idx="2668">
                  <c:v>45575</c:v>
                </c:pt>
                <c:pt idx="2669">
                  <c:v>45576</c:v>
                </c:pt>
                <c:pt idx="2670">
                  <c:v>45579</c:v>
                </c:pt>
                <c:pt idx="2671">
                  <c:v>45580</c:v>
                </c:pt>
                <c:pt idx="2672">
                  <c:v>45581</c:v>
                </c:pt>
                <c:pt idx="2673">
                  <c:v>45582</c:v>
                </c:pt>
                <c:pt idx="2674">
                  <c:v>45583</c:v>
                </c:pt>
                <c:pt idx="2675">
                  <c:v>45586</c:v>
                </c:pt>
                <c:pt idx="2676">
                  <c:v>45587</c:v>
                </c:pt>
                <c:pt idx="2677">
                  <c:v>45588</c:v>
                </c:pt>
                <c:pt idx="2678">
                  <c:v>45589</c:v>
                </c:pt>
                <c:pt idx="2679">
                  <c:v>45590</c:v>
                </c:pt>
                <c:pt idx="2680">
                  <c:v>45593</c:v>
                </c:pt>
                <c:pt idx="2681">
                  <c:v>45594</c:v>
                </c:pt>
                <c:pt idx="2682">
                  <c:v>45595</c:v>
                </c:pt>
                <c:pt idx="2683">
                  <c:v>45596</c:v>
                </c:pt>
                <c:pt idx="2684">
                  <c:v>45597</c:v>
                </c:pt>
                <c:pt idx="2685">
                  <c:v>45600</c:v>
                </c:pt>
                <c:pt idx="2686">
                  <c:v>45601</c:v>
                </c:pt>
                <c:pt idx="2687">
                  <c:v>45602</c:v>
                </c:pt>
                <c:pt idx="2688">
                  <c:v>45603</c:v>
                </c:pt>
                <c:pt idx="2689">
                  <c:v>45604</c:v>
                </c:pt>
                <c:pt idx="2690">
                  <c:v>45607</c:v>
                </c:pt>
                <c:pt idx="2691">
                  <c:v>45608</c:v>
                </c:pt>
                <c:pt idx="2692">
                  <c:v>45609</c:v>
                </c:pt>
                <c:pt idx="2693">
                  <c:v>45610</c:v>
                </c:pt>
                <c:pt idx="2694">
                  <c:v>45611</c:v>
                </c:pt>
                <c:pt idx="2695">
                  <c:v>45614</c:v>
                </c:pt>
                <c:pt idx="2696">
                  <c:v>45615</c:v>
                </c:pt>
                <c:pt idx="2697">
                  <c:v>45616</c:v>
                </c:pt>
                <c:pt idx="2698">
                  <c:v>45617</c:v>
                </c:pt>
                <c:pt idx="2699">
                  <c:v>45618</c:v>
                </c:pt>
                <c:pt idx="2700">
                  <c:v>45621</c:v>
                </c:pt>
                <c:pt idx="2701">
                  <c:v>45622</c:v>
                </c:pt>
                <c:pt idx="2702">
                  <c:v>45623</c:v>
                </c:pt>
                <c:pt idx="2703">
                  <c:v>45624</c:v>
                </c:pt>
                <c:pt idx="2704">
                  <c:v>45625</c:v>
                </c:pt>
                <c:pt idx="2705">
                  <c:v>45628</c:v>
                </c:pt>
                <c:pt idx="2706">
                  <c:v>45629</c:v>
                </c:pt>
                <c:pt idx="2707">
                  <c:v>45630</c:v>
                </c:pt>
                <c:pt idx="2708">
                  <c:v>45631</c:v>
                </c:pt>
                <c:pt idx="2709">
                  <c:v>45632</c:v>
                </c:pt>
                <c:pt idx="2710">
                  <c:v>45635</c:v>
                </c:pt>
                <c:pt idx="2711">
                  <c:v>45636</c:v>
                </c:pt>
                <c:pt idx="2712">
                  <c:v>45637</c:v>
                </c:pt>
                <c:pt idx="2713">
                  <c:v>45638</c:v>
                </c:pt>
                <c:pt idx="2714">
                  <c:v>45639</c:v>
                </c:pt>
                <c:pt idx="2715">
                  <c:v>45642</c:v>
                </c:pt>
                <c:pt idx="2716">
                  <c:v>45643</c:v>
                </c:pt>
                <c:pt idx="2717">
                  <c:v>45644</c:v>
                </c:pt>
                <c:pt idx="2718">
                  <c:v>45645</c:v>
                </c:pt>
                <c:pt idx="2719">
                  <c:v>45646</c:v>
                </c:pt>
                <c:pt idx="2720">
                  <c:v>45649</c:v>
                </c:pt>
                <c:pt idx="2721">
                  <c:v>45650</c:v>
                </c:pt>
                <c:pt idx="2722">
                  <c:v>45651</c:v>
                </c:pt>
                <c:pt idx="2723">
                  <c:v>45652</c:v>
                </c:pt>
                <c:pt idx="2724">
                  <c:v>45653</c:v>
                </c:pt>
                <c:pt idx="2725">
                  <c:v>45656</c:v>
                </c:pt>
                <c:pt idx="2726">
                  <c:v>45657</c:v>
                </c:pt>
                <c:pt idx="2727">
                  <c:v>45659</c:v>
                </c:pt>
                <c:pt idx="2728">
                  <c:v>45660</c:v>
                </c:pt>
                <c:pt idx="2729">
                  <c:v>45663</c:v>
                </c:pt>
                <c:pt idx="2730">
                  <c:v>45664</c:v>
                </c:pt>
                <c:pt idx="2731">
                  <c:v>45665</c:v>
                </c:pt>
                <c:pt idx="2732">
                  <c:v>45666</c:v>
                </c:pt>
                <c:pt idx="2733">
                  <c:v>45667</c:v>
                </c:pt>
                <c:pt idx="2734">
                  <c:v>45670</c:v>
                </c:pt>
                <c:pt idx="2735">
                  <c:v>45671</c:v>
                </c:pt>
                <c:pt idx="2736">
                  <c:v>45672</c:v>
                </c:pt>
                <c:pt idx="2737">
                  <c:v>45673</c:v>
                </c:pt>
                <c:pt idx="2738">
                  <c:v>45674</c:v>
                </c:pt>
                <c:pt idx="2739">
                  <c:v>45677</c:v>
                </c:pt>
                <c:pt idx="2740">
                  <c:v>45678</c:v>
                </c:pt>
                <c:pt idx="2741">
                  <c:v>45679</c:v>
                </c:pt>
                <c:pt idx="2742">
                  <c:v>45680</c:v>
                </c:pt>
                <c:pt idx="2743">
                  <c:v>45681</c:v>
                </c:pt>
                <c:pt idx="2744">
                  <c:v>45691</c:v>
                </c:pt>
                <c:pt idx="2745">
                  <c:v>45692</c:v>
                </c:pt>
                <c:pt idx="2746">
                  <c:v>45693</c:v>
                </c:pt>
                <c:pt idx="2747">
                  <c:v>45694</c:v>
                </c:pt>
                <c:pt idx="2748">
                  <c:v>45695</c:v>
                </c:pt>
                <c:pt idx="2749">
                  <c:v>45698</c:v>
                </c:pt>
                <c:pt idx="2750">
                  <c:v>45699</c:v>
                </c:pt>
                <c:pt idx="2751">
                  <c:v>45700</c:v>
                </c:pt>
                <c:pt idx="2752">
                  <c:v>45701</c:v>
                </c:pt>
                <c:pt idx="2753">
                  <c:v>45702</c:v>
                </c:pt>
                <c:pt idx="2754">
                  <c:v>45705</c:v>
                </c:pt>
                <c:pt idx="2755">
                  <c:v>45706</c:v>
                </c:pt>
                <c:pt idx="2756">
                  <c:v>45707</c:v>
                </c:pt>
                <c:pt idx="2757">
                  <c:v>45708</c:v>
                </c:pt>
                <c:pt idx="2758">
                  <c:v>45709</c:v>
                </c:pt>
                <c:pt idx="2759">
                  <c:v>45712</c:v>
                </c:pt>
                <c:pt idx="2760">
                  <c:v>45713</c:v>
                </c:pt>
                <c:pt idx="2761">
                  <c:v>45714</c:v>
                </c:pt>
                <c:pt idx="2762">
                  <c:v>45715</c:v>
                </c:pt>
                <c:pt idx="2763">
                  <c:v>45716</c:v>
                </c:pt>
                <c:pt idx="2764">
                  <c:v>45719</c:v>
                </c:pt>
                <c:pt idx="2765">
                  <c:v>45720</c:v>
                </c:pt>
                <c:pt idx="2766">
                  <c:v>45721</c:v>
                </c:pt>
                <c:pt idx="2767">
                  <c:v>45722</c:v>
                </c:pt>
                <c:pt idx="2768">
                  <c:v>45723</c:v>
                </c:pt>
                <c:pt idx="2769">
                  <c:v>45726</c:v>
                </c:pt>
                <c:pt idx="2770">
                  <c:v>45727</c:v>
                </c:pt>
                <c:pt idx="2771">
                  <c:v>45728</c:v>
                </c:pt>
                <c:pt idx="2772">
                  <c:v>45729</c:v>
                </c:pt>
                <c:pt idx="2773">
                  <c:v>45730</c:v>
                </c:pt>
                <c:pt idx="2774">
                  <c:v>45733</c:v>
                </c:pt>
                <c:pt idx="2775">
                  <c:v>45734</c:v>
                </c:pt>
                <c:pt idx="2776">
                  <c:v>45735</c:v>
                </c:pt>
                <c:pt idx="2777">
                  <c:v>45736</c:v>
                </c:pt>
                <c:pt idx="2778">
                  <c:v>45737</c:v>
                </c:pt>
                <c:pt idx="2779">
                  <c:v>45740</c:v>
                </c:pt>
                <c:pt idx="2780">
                  <c:v>45741</c:v>
                </c:pt>
                <c:pt idx="2781">
                  <c:v>45742</c:v>
                </c:pt>
                <c:pt idx="2782">
                  <c:v>45743</c:v>
                </c:pt>
                <c:pt idx="2783">
                  <c:v>45744</c:v>
                </c:pt>
                <c:pt idx="2784">
                  <c:v>45747</c:v>
                </c:pt>
                <c:pt idx="2785">
                  <c:v>45748</c:v>
                </c:pt>
                <c:pt idx="2786">
                  <c:v>45749</c:v>
                </c:pt>
                <c:pt idx="2787">
                  <c:v>45750</c:v>
                </c:pt>
                <c:pt idx="2788">
                  <c:v>45751</c:v>
                </c:pt>
                <c:pt idx="2789">
                  <c:v>45755</c:v>
                </c:pt>
                <c:pt idx="2790">
                  <c:v>45756</c:v>
                </c:pt>
                <c:pt idx="2791">
                  <c:v>45757</c:v>
                </c:pt>
                <c:pt idx="2792">
                  <c:v>45758</c:v>
                </c:pt>
                <c:pt idx="2793">
                  <c:v>45761</c:v>
                </c:pt>
                <c:pt idx="2794">
                  <c:v>45762</c:v>
                </c:pt>
                <c:pt idx="2795">
                  <c:v>45763</c:v>
                </c:pt>
                <c:pt idx="2796">
                  <c:v>45764</c:v>
                </c:pt>
                <c:pt idx="2797">
                  <c:v>45765</c:v>
                </c:pt>
                <c:pt idx="2798">
                  <c:v>45768</c:v>
                </c:pt>
                <c:pt idx="2799">
                  <c:v>45769</c:v>
                </c:pt>
                <c:pt idx="2800">
                  <c:v>45770</c:v>
                </c:pt>
                <c:pt idx="2801">
                  <c:v>45771</c:v>
                </c:pt>
                <c:pt idx="2802">
                  <c:v>45772</c:v>
                </c:pt>
                <c:pt idx="2803">
                  <c:v>45775</c:v>
                </c:pt>
                <c:pt idx="2804">
                  <c:v>45776</c:v>
                </c:pt>
                <c:pt idx="2805">
                  <c:v>45782</c:v>
                </c:pt>
                <c:pt idx="2806">
                  <c:v>45783</c:v>
                </c:pt>
                <c:pt idx="2807">
                  <c:v>45784</c:v>
                </c:pt>
                <c:pt idx="2808">
                  <c:v>45785</c:v>
                </c:pt>
                <c:pt idx="2809">
                  <c:v>45786</c:v>
                </c:pt>
                <c:pt idx="2810">
                  <c:v>45789</c:v>
                </c:pt>
                <c:pt idx="2811">
                  <c:v>45790</c:v>
                </c:pt>
                <c:pt idx="2812">
                  <c:v>45791</c:v>
                </c:pt>
                <c:pt idx="2813">
                  <c:v>45792</c:v>
                </c:pt>
                <c:pt idx="2814">
                  <c:v>45793</c:v>
                </c:pt>
                <c:pt idx="2815">
                  <c:v>45796</c:v>
                </c:pt>
                <c:pt idx="2816">
                  <c:v>45797</c:v>
                </c:pt>
                <c:pt idx="2817">
                  <c:v>45798</c:v>
                </c:pt>
                <c:pt idx="2818">
                  <c:v>45799</c:v>
                </c:pt>
                <c:pt idx="2819">
                  <c:v>45800</c:v>
                </c:pt>
                <c:pt idx="2820">
                  <c:v>45803</c:v>
                </c:pt>
                <c:pt idx="2821">
                  <c:v>45804</c:v>
                </c:pt>
                <c:pt idx="2822">
                  <c:v>45805</c:v>
                </c:pt>
                <c:pt idx="2823">
                  <c:v>45806</c:v>
                </c:pt>
                <c:pt idx="2824">
                  <c:v>45807</c:v>
                </c:pt>
                <c:pt idx="2825">
                  <c:v>45810</c:v>
                </c:pt>
                <c:pt idx="2826">
                  <c:v>45811</c:v>
                </c:pt>
                <c:pt idx="2827">
                  <c:v>45812</c:v>
                </c:pt>
                <c:pt idx="2828">
                  <c:v>45813</c:v>
                </c:pt>
                <c:pt idx="2829">
                  <c:v>45814</c:v>
                </c:pt>
                <c:pt idx="2830">
                  <c:v>45817</c:v>
                </c:pt>
                <c:pt idx="2831">
                  <c:v>45818</c:v>
                </c:pt>
                <c:pt idx="2832">
                  <c:v>45819</c:v>
                </c:pt>
                <c:pt idx="2833">
                  <c:v>45820</c:v>
                </c:pt>
                <c:pt idx="2834">
                  <c:v>45821</c:v>
                </c:pt>
                <c:pt idx="2835">
                  <c:v>45824</c:v>
                </c:pt>
                <c:pt idx="2836">
                  <c:v>45825</c:v>
                </c:pt>
                <c:pt idx="2837">
                  <c:v>45826</c:v>
                </c:pt>
                <c:pt idx="2838">
                  <c:v>45827</c:v>
                </c:pt>
                <c:pt idx="2839">
                  <c:v>45828</c:v>
                </c:pt>
                <c:pt idx="2840">
                  <c:v>45831</c:v>
                </c:pt>
                <c:pt idx="2841">
                  <c:v>45832</c:v>
                </c:pt>
                <c:pt idx="2842">
                  <c:v>45833</c:v>
                </c:pt>
                <c:pt idx="2843">
                  <c:v>45834</c:v>
                </c:pt>
                <c:pt idx="2844">
                  <c:v>45835</c:v>
                </c:pt>
                <c:pt idx="2845">
                  <c:v>45838</c:v>
                </c:pt>
                <c:pt idx="2846">
                  <c:v>45839</c:v>
                </c:pt>
                <c:pt idx="2847">
                  <c:v>45840</c:v>
                </c:pt>
                <c:pt idx="2848">
                  <c:v>45841</c:v>
                </c:pt>
                <c:pt idx="2849">
                  <c:v>45842</c:v>
                </c:pt>
                <c:pt idx="2850">
                  <c:v>45845</c:v>
                </c:pt>
                <c:pt idx="2851">
                  <c:v>45846</c:v>
                </c:pt>
                <c:pt idx="2852">
                  <c:v>45847</c:v>
                </c:pt>
                <c:pt idx="2853">
                  <c:v>45848</c:v>
                </c:pt>
                <c:pt idx="2854">
                  <c:v>45849</c:v>
                </c:pt>
                <c:pt idx="2855">
                  <c:v>45852</c:v>
                </c:pt>
                <c:pt idx="2856">
                  <c:v>45853</c:v>
                </c:pt>
                <c:pt idx="2857">
                  <c:v>45854</c:v>
                </c:pt>
                <c:pt idx="2858">
                  <c:v>45855</c:v>
                </c:pt>
                <c:pt idx="2859">
                  <c:v>45856</c:v>
                </c:pt>
                <c:pt idx="2860">
                  <c:v>45859</c:v>
                </c:pt>
                <c:pt idx="2861">
                  <c:v>45860</c:v>
                </c:pt>
                <c:pt idx="2862">
                  <c:v>45861</c:v>
                </c:pt>
                <c:pt idx="2863">
                  <c:v>45862</c:v>
                </c:pt>
                <c:pt idx="2864">
                  <c:v>45863</c:v>
                </c:pt>
                <c:pt idx="2865">
                  <c:v>45866</c:v>
                </c:pt>
                <c:pt idx="2866">
                  <c:v>45867</c:v>
                </c:pt>
                <c:pt idx="2867">
                  <c:v>45868</c:v>
                </c:pt>
                <c:pt idx="2868">
                  <c:v>45869</c:v>
                </c:pt>
                <c:pt idx="2869">
                  <c:v>45870</c:v>
                </c:pt>
                <c:pt idx="2870">
                  <c:v>45873</c:v>
                </c:pt>
                <c:pt idx="2871">
                  <c:v>45874</c:v>
                </c:pt>
                <c:pt idx="2872">
                  <c:v>45875</c:v>
                </c:pt>
                <c:pt idx="2873">
                  <c:v>45876</c:v>
                </c:pt>
                <c:pt idx="2874">
                  <c:v>45877</c:v>
                </c:pt>
                <c:pt idx="2875">
                  <c:v>45880</c:v>
                </c:pt>
                <c:pt idx="2876">
                  <c:v>45881</c:v>
                </c:pt>
                <c:pt idx="2877">
                  <c:v>45882</c:v>
                </c:pt>
                <c:pt idx="2878">
                  <c:v>45883</c:v>
                </c:pt>
                <c:pt idx="2879">
                  <c:v>45884</c:v>
                </c:pt>
                <c:pt idx="2880">
                  <c:v>45887</c:v>
                </c:pt>
                <c:pt idx="2881">
                  <c:v>45888</c:v>
                </c:pt>
                <c:pt idx="2882">
                  <c:v>45889</c:v>
                </c:pt>
                <c:pt idx="2883">
                  <c:v>45890</c:v>
                </c:pt>
                <c:pt idx="2884">
                  <c:v>45891</c:v>
                </c:pt>
                <c:pt idx="2885">
                  <c:v>45894</c:v>
                </c:pt>
                <c:pt idx="2886">
                  <c:v>45895</c:v>
                </c:pt>
                <c:pt idx="2887">
                  <c:v>45896</c:v>
                </c:pt>
                <c:pt idx="2888">
                  <c:v>45897</c:v>
                </c:pt>
                <c:pt idx="2889">
                  <c:v>45898</c:v>
                </c:pt>
                <c:pt idx="2890">
                  <c:v>45903</c:v>
                </c:pt>
                <c:pt idx="2891">
                  <c:v>45904</c:v>
                </c:pt>
                <c:pt idx="2892">
                  <c:v>45905</c:v>
                </c:pt>
                <c:pt idx="2893">
                  <c:v>45908</c:v>
                </c:pt>
                <c:pt idx="2894">
                  <c:v>45909</c:v>
                </c:pt>
                <c:pt idx="2895">
                  <c:v>45910</c:v>
                </c:pt>
                <c:pt idx="2896">
                  <c:v>45911</c:v>
                </c:pt>
                <c:pt idx="2897">
                  <c:v>45912</c:v>
                </c:pt>
                <c:pt idx="2898">
                  <c:v>45915</c:v>
                </c:pt>
                <c:pt idx="2899">
                  <c:v>45916</c:v>
                </c:pt>
                <c:pt idx="2900">
                  <c:v>45917</c:v>
                </c:pt>
                <c:pt idx="2901">
                  <c:v>45918</c:v>
                </c:pt>
                <c:pt idx="2902">
                  <c:v>45919</c:v>
                </c:pt>
                <c:pt idx="2903">
                  <c:v>45922</c:v>
                </c:pt>
                <c:pt idx="2904">
                  <c:v>45923</c:v>
                </c:pt>
                <c:pt idx="2905">
                  <c:v>45924</c:v>
                </c:pt>
                <c:pt idx="2906">
                  <c:v>45925</c:v>
                </c:pt>
                <c:pt idx="2907">
                  <c:v>45926</c:v>
                </c:pt>
                <c:pt idx="2908">
                  <c:v>45929</c:v>
                </c:pt>
                <c:pt idx="2909">
                  <c:v>45930</c:v>
                </c:pt>
                <c:pt idx="2910">
                  <c:v>45931</c:v>
                </c:pt>
                <c:pt idx="2911">
                  <c:v>45932</c:v>
                </c:pt>
                <c:pt idx="2912">
                  <c:v>45933</c:v>
                </c:pt>
                <c:pt idx="2913">
                  <c:v>45936</c:v>
                </c:pt>
                <c:pt idx="2914">
                  <c:v>45937</c:v>
                </c:pt>
                <c:pt idx="2915">
                  <c:v>45938</c:v>
                </c:pt>
                <c:pt idx="2916">
                  <c:v>45939</c:v>
                </c:pt>
                <c:pt idx="2917">
                  <c:v>45940</c:v>
                </c:pt>
                <c:pt idx="2918">
                  <c:v>45943</c:v>
                </c:pt>
                <c:pt idx="2919">
                  <c:v>45944</c:v>
                </c:pt>
                <c:pt idx="2920">
                  <c:v>45945</c:v>
                </c:pt>
                <c:pt idx="2921">
                  <c:v>45946</c:v>
                </c:pt>
                <c:pt idx="2922">
                  <c:v>45947</c:v>
                </c:pt>
                <c:pt idx="2923">
                  <c:v>45950</c:v>
                </c:pt>
                <c:pt idx="2924">
                  <c:v>45951</c:v>
                </c:pt>
                <c:pt idx="2925">
                  <c:v>45952</c:v>
                </c:pt>
                <c:pt idx="2926">
                  <c:v>45953</c:v>
                </c:pt>
                <c:pt idx="2927">
                  <c:v>45954</c:v>
                </c:pt>
                <c:pt idx="2928">
                  <c:v>45957</c:v>
                </c:pt>
                <c:pt idx="2929">
                  <c:v>45958</c:v>
                </c:pt>
                <c:pt idx="2930">
                  <c:v>45959</c:v>
                </c:pt>
                <c:pt idx="2931">
                  <c:v>45960</c:v>
                </c:pt>
                <c:pt idx="2932">
                  <c:v>45961</c:v>
                </c:pt>
                <c:pt idx="2933">
                  <c:v>45964</c:v>
                </c:pt>
                <c:pt idx="2934">
                  <c:v>45965</c:v>
                </c:pt>
                <c:pt idx="2935">
                  <c:v>45966</c:v>
                </c:pt>
                <c:pt idx="2936">
                  <c:v>45967</c:v>
                </c:pt>
                <c:pt idx="2937">
                  <c:v>45968</c:v>
                </c:pt>
                <c:pt idx="2938">
                  <c:v>45971</c:v>
                </c:pt>
                <c:pt idx="2939">
                  <c:v>45972</c:v>
                </c:pt>
                <c:pt idx="2940">
                  <c:v>45973</c:v>
                </c:pt>
                <c:pt idx="2941">
                  <c:v>45974</c:v>
                </c:pt>
                <c:pt idx="2942">
                  <c:v>45975</c:v>
                </c:pt>
                <c:pt idx="2943">
                  <c:v>45978</c:v>
                </c:pt>
                <c:pt idx="2944">
                  <c:v>45979</c:v>
                </c:pt>
                <c:pt idx="2945">
                  <c:v>45980</c:v>
                </c:pt>
                <c:pt idx="2946">
                  <c:v>45981</c:v>
                </c:pt>
                <c:pt idx="2947">
                  <c:v>45982</c:v>
                </c:pt>
                <c:pt idx="2948">
                  <c:v>45985</c:v>
                </c:pt>
                <c:pt idx="2949">
                  <c:v>45986</c:v>
                </c:pt>
                <c:pt idx="2950">
                  <c:v>45987</c:v>
                </c:pt>
                <c:pt idx="2951">
                  <c:v>45988</c:v>
                </c:pt>
                <c:pt idx="2952">
                  <c:v>45989</c:v>
                </c:pt>
                <c:pt idx="2953">
                  <c:v>45992</c:v>
                </c:pt>
                <c:pt idx="2954">
                  <c:v>45993</c:v>
                </c:pt>
                <c:pt idx="2955">
                  <c:v>45994</c:v>
                </c:pt>
                <c:pt idx="2956">
                  <c:v>45995</c:v>
                </c:pt>
                <c:pt idx="2957">
                  <c:v>45996</c:v>
                </c:pt>
                <c:pt idx="2958">
                  <c:v>45999</c:v>
                </c:pt>
                <c:pt idx="2959">
                  <c:v>46000</c:v>
                </c:pt>
                <c:pt idx="2960">
                  <c:v>46001</c:v>
                </c:pt>
                <c:pt idx="2961">
                  <c:v>46002</c:v>
                </c:pt>
                <c:pt idx="2962">
                  <c:v>46003</c:v>
                </c:pt>
              </c:numCache>
            </c:numRef>
          </c:cat>
          <c:val>
            <c:numRef>
              <c:f>'Chart Data'!$F$2:$F$2964</c:f>
              <c:numCache>
                <c:formatCode>General</c:formatCode>
                <c:ptCount val="2963"/>
                <c:pt idx="1477" formatCode="0.00">
                  <c:v>55</c:v>
                </c:pt>
                <c:pt idx="1478" formatCode="0.00">
                  <c:v>55</c:v>
                </c:pt>
                <c:pt idx="1479" formatCode="0.00">
                  <c:v>55</c:v>
                </c:pt>
                <c:pt idx="1480" formatCode="0.00">
                  <c:v>55</c:v>
                </c:pt>
                <c:pt idx="1481" formatCode="0.00">
                  <c:v>55</c:v>
                </c:pt>
                <c:pt idx="1482" formatCode="0.00">
                  <c:v>55</c:v>
                </c:pt>
                <c:pt idx="1483" formatCode="0.00">
                  <c:v>55</c:v>
                </c:pt>
                <c:pt idx="1484" formatCode="0.00">
                  <c:v>55</c:v>
                </c:pt>
                <c:pt idx="1485" formatCode="0.00">
                  <c:v>55</c:v>
                </c:pt>
                <c:pt idx="1486" formatCode="0.00">
                  <c:v>55</c:v>
                </c:pt>
                <c:pt idx="1487" formatCode="0.00">
                  <c:v>55</c:v>
                </c:pt>
                <c:pt idx="1488" formatCode="0.00">
                  <c:v>55</c:v>
                </c:pt>
                <c:pt idx="1489" formatCode="0.00">
                  <c:v>55</c:v>
                </c:pt>
                <c:pt idx="1490" formatCode="0.00">
                  <c:v>55</c:v>
                </c:pt>
                <c:pt idx="1491" formatCode="0.00">
                  <c:v>55</c:v>
                </c:pt>
                <c:pt idx="1492" formatCode="0.00">
                  <c:v>55</c:v>
                </c:pt>
                <c:pt idx="1493" formatCode="0.00">
                  <c:v>55</c:v>
                </c:pt>
                <c:pt idx="1494" formatCode="0.00">
                  <c:v>55</c:v>
                </c:pt>
                <c:pt idx="1495" formatCode="0.00">
                  <c:v>55</c:v>
                </c:pt>
                <c:pt idx="1496" formatCode="0.00">
                  <c:v>55</c:v>
                </c:pt>
                <c:pt idx="1497" formatCode="0.00">
                  <c:v>55</c:v>
                </c:pt>
                <c:pt idx="1498" formatCode="0.00">
                  <c:v>55</c:v>
                </c:pt>
                <c:pt idx="1499" formatCode="0.00">
                  <c:v>55</c:v>
                </c:pt>
                <c:pt idx="1500" formatCode="0.00">
                  <c:v>55</c:v>
                </c:pt>
                <c:pt idx="1501" formatCode="0.00">
                  <c:v>55</c:v>
                </c:pt>
                <c:pt idx="1502" formatCode="0.00">
                  <c:v>55</c:v>
                </c:pt>
                <c:pt idx="1503" formatCode="0.00">
                  <c:v>55</c:v>
                </c:pt>
                <c:pt idx="1504" formatCode="0.00">
                  <c:v>55</c:v>
                </c:pt>
                <c:pt idx="1505" formatCode="0.00">
                  <c:v>55</c:v>
                </c:pt>
                <c:pt idx="1506" formatCode="0.00">
                  <c:v>55</c:v>
                </c:pt>
                <c:pt idx="1507" formatCode="0.00">
                  <c:v>55</c:v>
                </c:pt>
                <c:pt idx="1508" formatCode="0.00">
                  <c:v>55</c:v>
                </c:pt>
                <c:pt idx="1509" formatCode="0.00">
                  <c:v>55</c:v>
                </c:pt>
                <c:pt idx="1510" formatCode="0.00">
                  <c:v>55</c:v>
                </c:pt>
                <c:pt idx="1511" formatCode="0.00">
                  <c:v>55</c:v>
                </c:pt>
                <c:pt idx="1512" formatCode="0.00">
                  <c:v>55</c:v>
                </c:pt>
                <c:pt idx="1513" formatCode="0.00">
                  <c:v>55</c:v>
                </c:pt>
                <c:pt idx="1514" formatCode="0.00">
                  <c:v>55</c:v>
                </c:pt>
                <c:pt idx="1515" formatCode="0.00">
                  <c:v>55</c:v>
                </c:pt>
                <c:pt idx="1516" formatCode="0.00">
                  <c:v>55</c:v>
                </c:pt>
                <c:pt idx="1517" formatCode="0.00">
                  <c:v>55</c:v>
                </c:pt>
                <c:pt idx="1518" formatCode="0.00">
                  <c:v>55</c:v>
                </c:pt>
                <c:pt idx="1519" formatCode="0.00">
                  <c:v>55</c:v>
                </c:pt>
                <c:pt idx="1520" formatCode="0.00">
                  <c:v>55</c:v>
                </c:pt>
                <c:pt idx="1521" formatCode="0.00">
                  <c:v>55</c:v>
                </c:pt>
                <c:pt idx="1522" formatCode="0.00">
                  <c:v>55</c:v>
                </c:pt>
                <c:pt idx="1523" formatCode="0.00">
                  <c:v>55</c:v>
                </c:pt>
                <c:pt idx="1524" formatCode="0.00">
                  <c:v>55</c:v>
                </c:pt>
                <c:pt idx="1525" formatCode="0.00">
                  <c:v>55</c:v>
                </c:pt>
                <c:pt idx="1526" formatCode="0.00">
                  <c:v>55</c:v>
                </c:pt>
                <c:pt idx="1527" formatCode="0.00">
                  <c:v>55</c:v>
                </c:pt>
                <c:pt idx="1528" formatCode="0.00">
                  <c:v>55</c:v>
                </c:pt>
                <c:pt idx="1529" formatCode="0.00">
                  <c:v>55</c:v>
                </c:pt>
                <c:pt idx="1530" formatCode="0.00">
                  <c:v>55</c:v>
                </c:pt>
                <c:pt idx="1531" formatCode="0.00">
                  <c:v>55</c:v>
                </c:pt>
                <c:pt idx="1532" formatCode="0.00">
                  <c:v>55</c:v>
                </c:pt>
                <c:pt idx="1533" formatCode="0.00">
                  <c:v>55</c:v>
                </c:pt>
                <c:pt idx="1534" formatCode="0.00">
                  <c:v>55</c:v>
                </c:pt>
                <c:pt idx="1535" formatCode="0.00">
                  <c:v>55</c:v>
                </c:pt>
                <c:pt idx="1536" formatCode="0.00">
                  <c:v>55</c:v>
                </c:pt>
                <c:pt idx="1537" formatCode="0.00">
                  <c:v>55</c:v>
                </c:pt>
                <c:pt idx="1538" formatCode="0.00">
                  <c:v>55</c:v>
                </c:pt>
                <c:pt idx="1539" formatCode="0.00">
                  <c:v>55</c:v>
                </c:pt>
                <c:pt idx="1540" formatCode="0.00">
                  <c:v>55</c:v>
                </c:pt>
                <c:pt idx="1541" formatCode="0.00">
                  <c:v>55</c:v>
                </c:pt>
                <c:pt idx="1542" formatCode="0.00">
                  <c:v>55</c:v>
                </c:pt>
                <c:pt idx="1543" formatCode="0.00">
                  <c:v>55</c:v>
                </c:pt>
                <c:pt idx="1544" formatCode="0.00">
                  <c:v>55</c:v>
                </c:pt>
                <c:pt idx="1545" formatCode="0.00">
                  <c:v>55</c:v>
                </c:pt>
                <c:pt idx="1546" formatCode="0.00">
                  <c:v>55</c:v>
                </c:pt>
                <c:pt idx="1547" formatCode="0.00">
                  <c:v>55</c:v>
                </c:pt>
                <c:pt idx="1548" formatCode="0.00">
                  <c:v>55</c:v>
                </c:pt>
                <c:pt idx="1549" formatCode="0.00">
                  <c:v>55</c:v>
                </c:pt>
                <c:pt idx="1550" formatCode="0.00">
                  <c:v>55</c:v>
                </c:pt>
                <c:pt idx="1551" formatCode="0.00">
                  <c:v>55</c:v>
                </c:pt>
                <c:pt idx="1552" formatCode="0.00">
                  <c:v>55</c:v>
                </c:pt>
                <c:pt idx="1553" formatCode="0.00">
                  <c:v>55</c:v>
                </c:pt>
                <c:pt idx="1554" formatCode="0.00">
                  <c:v>55</c:v>
                </c:pt>
                <c:pt idx="1555" formatCode="0.00">
                  <c:v>55</c:v>
                </c:pt>
                <c:pt idx="1556" formatCode="0.00">
                  <c:v>55</c:v>
                </c:pt>
                <c:pt idx="1557" formatCode="0.00">
                  <c:v>55</c:v>
                </c:pt>
                <c:pt idx="1558" formatCode="0.00">
                  <c:v>55</c:v>
                </c:pt>
                <c:pt idx="1559" formatCode="0.00">
                  <c:v>55</c:v>
                </c:pt>
                <c:pt idx="1560" formatCode="0.00">
                  <c:v>55</c:v>
                </c:pt>
                <c:pt idx="1561" formatCode="0.00">
                  <c:v>55</c:v>
                </c:pt>
                <c:pt idx="1562" formatCode="0.00">
                  <c:v>55</c:v>
                </c:pt>
                <c:pt idx="1563" formatCode="0.00">
                  <c:v>55</c:v>
                </c:pt>
                <c:pt idx="1564" formatCode="0.00">
                  <c:v>55</c:v>
                </c:pt>
                <c:pt idx="1565" formatCode="0.00">
                  <c:v>55</c:v>
                </c:pt>
                <c:pt idx="1566" formatCode="0.00">
                  <c:v>55</c:v>
                </c:pt>
                <c:pt idx="1567" formatCode="0.00">
                  <c:v>55</c:v>
                </c:pt>
                <c:pt idx="1568" formatCode="0.00">
                  <c:v>55</c:v>
                </c:pt>
                <c:pt idx="1569" formatCode="0.00">
                  <c:v>55</c:v>
                </c:pt>
                <c:pt idx="1570" formatCode="0.00">
                  <c:v>55</c:v>
                </c:pt>
                <c:pt idx="1571" formatCode="0.00">
                  <c:v>55</c:v>
                </c:pt>
                <c:pt idx="1572" formatCode="0.00">
                  <c:v>55</c:v>
                </c:pt>
                <c:pt idx="1573" formatCode="0.00">
                  <c:v>55</c:v>
                </c:pt>
                <c:pt idx="1574" formatCode="0.00">
                  <c:v>55</c:v>
                </c:pt>
                <c:pt idx="1575" formatCode="0.00">
                  <c:v>55</c:v>
                </c:pt>
                <c:pt idx="1576" formatCode="0.00">
                  <c:v>55</c:v>
                </c:pt>
                <c:pt idx="1577" formatCode="0.00">
                  <c:v>55</c:v>
                </c:pt>
                <c:pt idx="1578" formatCode="0.00">
                  <c:v>55</c:v>
                </c:pt>
                <c:pt idx="1579" formatCode="0.00">
                  <c:v>55</c:v>
                </c:pt>
                <c:pt idx="1580" formatCode="0.00">
                  <c:v>55</c:v>
                </c:pt>
                <c:pt idx="1581" formatCode="0.00">
                  <c:v>55</c:v>
                </c:pt>
                <c:pt idx="1582" formatCode="0.00">
                  <c:v>55</c:v>
                </c:pt>
                <c:pt idx="1583" formatCode="0.00">
                  <c:v>55</c:v>
                </c:pt>
                <c:pt idx="1584" formatCode="0.00">
                  <c:v>55</c:v>
                </c:pt>
                <c:pt idx="1585" formatCode="0.00">
                  <c:v>55</c:v>
                </c:pt>
                <c:pt idx="1586" formatCode="0.00">
                  <c:v>55</c:v>
                </c:pt>
                <c:pt idx="1587" formatCode="0.00">
                  <c:v>55</c:v>
                </c:pt>
                <c:pt idx="1588" formatCode="0.00">
                  <c:v>55</c:v>
                </c:pt>
                <c:pt idx="1589" formatCode="0.00">
                  <c:v>55</c:v>
                </c:pt>
                <c:pt idx="1590" formatCode="0.00">
                  <c:v>55</c:v>
                </c:pt>
                <c:pt idx="1591" formatCode="0.00">
                  <c:v>55</c:v>
                </c:pt>
                <c:pt idx="1592" formatCode="0.00">
                  <c:v>55</c:v>
                </c:pt>
                <c:pt idx="1593" formatCode="0.00">
                  <c:v>55</c:v>
                </c:pt>
                <c:pt idx="1594" formatCode="0.00">
                  <c:v>55</c:v>
                </c:pt>
                <c:pt idx="1595" formatCode="0.00">
                  <c:v>55</c:v>
                </c:pt>
                <c:pt idx="1596" formatCode="0.00">
                  <c:v>55</c:v>
                </c:pt>
                <c:pt idx="1597" formatCode="0.00">
                  <c:v>55</c:v>
                </c:pt>
              </c:numCache>
            </c:numRef>
          </c:val>
          <c:extLst>
            <c:ext xmlns:c16="http://schemas.microsoft.com/office/drawing/2014/chart" uri="{C3380CC4-5D6E-409C-BE32-E72D297353CC}">
              <c16:uniqueId val="{00000001-D663-0C4B-B347-E9834DA15F70}"/>
            </c:ext>
          </c:extLst>
        </c:ser>
        <c:ser>
          <c:idx val="2"/>
          <c:order val="2"/>
          <c:tx>
            <c:strRef>
              <c:f>'Chart Data'!$G$1</c:f>
              <c:strCache>
                <c:ptCount val="1"/>
                <c:pt idx="0">
                  <c:v>Crisis Episode 3: 2022 Corporate Bond Freeze</c:v>
                </c:pt>
              </c:strCache>
            </c:strRef>
          </c:tx>
          <c:spPr>
            <a:solidFill>
              <a:srgbClr val="CFC3E8"/>
            </a:solidFill>
            <a:ln>
              <a:noFill/>
              <a:prstDash val="solid"/>
            </a:ln>
          </c:spPr>
          <c:cat>
            <c:numRef>
              <c:f>'Chart Data'!$A$2:$A$2964</c:f>
              <c:numCache>
                <c:formatCode>yyyy\-mm\-dd</c:formatCode>
                <c:ptCount val="2963"/>
                <c:pt idx="0">
                  <c:v>41676</c:v>
                </c:pt>
                <c:pt idx="1">
                  <c:v>41677</c:v>
                </c:pt>
                <c:pt idx="2">
                  <c:v>41680</c:v>
                </c:pt>
                <c:pt idx="3">
                  <c:v>41681</c:v>
                </c:pt>
                <c:pt idx="4">
                  <c:v>41682</c:v>
                </c:pt>
                <c:pt idx="5">
                  <c:v>41683</c:v>
                </c:pt>
                <c:pt idx="6">
                  <c:v>41684</c:v>
                </c:pt>
                <c:pt idx="7">
                  <c:v>41687</c:v>
                </c:pt>
                <c:pt idx="8">
                  <c:v>41688</c:v>
                </c:pt>
                <c:pt idx="9">
                  <c:v>41689</c:v>
                </c:pt>
                <c:pt idx="10">
                  <c:v>41690</c:v>
                </c:pt>
                <c:pt idx="11">
                  <c:v>41691</c:v>
                </c:pt>
                <c:pt idx="12">
                  <c:v>41694</c:v>
                </c:pt>
                <c:pt idx="13">
                  <c:v>41695</c:v>
                </c:pt>
                <c:pt idx="14">
                  <c:v>41696</c:v>
                </c:pt>
                <c:pt idx="15">
                  <c:v>41697</c:v>
                </c:pt>
                <c:pt idx="16">
                  <c:v>41698</c:v>
                </c:pt>
                <c:pt idx="17">
                  <c:v>41701</c:v>
                </c:pt>
                <c:pt idx="18">
                  <c:v>41702</c:v>
                </c:pt>
                <c:pt idx="19">
                  <c:v>41703</c:v>
                </c:pt>
                <c:pt idx="20">
                  <c:v>41704</c:v>
                </c:pt>
                <c:pt idx="21">
                  <c:v>41705</c:v>
                </c:pt>
                <c:pt idx="22">
                  <c:v>41708</c:v>
                </c:pt>
                <c:pt idx="23">
                  <c:v>41709</c:v>
                </c:pt>
                <c:pt idx="24">
                  <c:v>41710</c:v>
                </c:pt>
                <c:pt idx="25">
                  <c:v>41711</c:v>
                </c:pt>
                <c:pt idx="26">
                  <c:v>41712</c:v>
                </c:pt>
                <c:pt idx="27">
                  <c:v>41715</c:v>
                </c:pt>
                <c:pt idx="28">
                  <c:v>41716</c:v>
                </c:pt>
                <c:pt idx="29">
                  <c:v>41717</c:v>
                </c:pt>
                <c:pt idx="30">
                  <c:v>41718</c:v>
                </c:pt>
                <c:pt idx="31">
                  <c:v>41719</c:v>
                </c:pt>
                <c:pt idx="32">
                  <c:v>41722</c:v>
                </c:pt>
                <c:pt idx="33">
                  <c:v>41723</c:v>
                </c:pt>
                <c:pt idx="34">
                  <c:v>41724</c:v>
                </c:pt>
                <c:pt idx="35">
                  <c:v>41725</c:v>
                </c:pt>
                <c:pt idx="36">
                  <c:v>41726</c:v>
                </c:pt>
                <c:pt idx="37">
                  <c:v>41729</c:v>
                </c:pt>
                <c:pt idx="38">
                  <c:v>41730</c:v>
                </c:pt>
                <c:pt idx="39">
                  <c:v>41731</c:v>
                </c:pt>
                <c:pt idx="40">
                  <c:v>41732</c:v>
                </c:pt>
                <c:pt idx="41">
                  <c:v>41733</c:v>
                </c:pt>
                <c:pt idx="42">
                  <c:v>41736</c:v>
                </c:pt>
                <c:pt idx="43">
                  <c:v>41737</c:v>
                </c:pt>
                <c:pt idx="44">
                  <c:v>41739</c:v>
                </c:pt>
                <c:pt idx="45">
                  <c:v>41740</c:v>
                </c:pt>
                <c:pt idx="46">
                  <c:v>41743</c:v>
                </c:pt>
                <c:pt idx="47">
                  <c:v>41744</c:v>
                </c:pt>
                <c:pt idx="48">
                  <c:v>41745</c:v>
                </c:pt>
                <c:pt idx="49">
                  <c:v>41746</c:v>
                </c:pt>
                <c:pt idx="50">
                  <c:v>41747</c:v>
                </c:pt>
                <c:pt idx="51">
                  <c:v>41750</c:v>
                </c:pt>
                <c:pt idx="52">
                  <c:v>41751</c:v>
                </c:pt>
                <c:pt idx="53">
                  <c:v>41752</c:v>
                </c:pt>
                <c:pt idx="54">
                  <c:v>41753</c:v>
                </c:pt>
                <c:pt idx="55">
                  <c:v>41754</c:v>
                </c:pt>
                <c:pt idx="56">
                  <c:v>41757</c:v>
                </c:pt>
                <c:pt idx="57">
                  <c:v>41758</c:v>
                </c:pt>
                <c:pt idx="58">
                  <c:v>41764</c:v>
                </c:pt>
                <c:pt idx="59">
                  <c:v>41765</c:v>
                </c:pt>
                <c:pt idx="60">
                  <c:v>41766</c:v>
                </c:pt>
                <c:pt idx="61">
                  <c:v>41767</c:v>
                </c:pt>
                <c:pt idx="62">
                  <c:v>41768</c:v>
                </c:pt>
                <c:pt idx="63">
                  <c:v>41771</c:v>
                </c:pt>
                <c:pt idx="64">
                  <c:v>41772</c:v>
                </c:pt>
                <c:pt idx="65">
                  <c:v>41773</c:v>
                </c:pt>
                <c:pt idx="66">
                  <c:v>41774</c:v>
                </c:pt>
                <c:pt idx="67">
                  <c:v>41775</c:v>
                </c:pt>
                <c:pt idx="68">
                  <c:v>41778</c:v>
                </c:pt>
                <c:pt idx="69">
                  <c:v>41779</c:v>
                </c:pt>
                <c:pt idx="70">
                  <c:v>41780</c:v>
                </c:pt>
                <c:pt idx="71">
                  <c:v>41781</c:v>
                </c:pt>
                <c:pt idx="72">
                  <c:v>41782</c:v>
                </c:pt>
                <c:pt idx="73">
                  <c:v>41785</c:v>
                </c:pt>
                <c:pt idx="74">
                  <c:v>41786</c:v>
                </c:pt>
                <c:pt idx="75">
                  <c:v>41787</c:v>
                </c:pt>
                <c:pt idx="76">
                  <c:v>41788</c:v>
                </c:pt>
                <c:pt idx="77">
                  <c:v>41789</c:v>
                </c:pt>
                <c:pt idx="78">
                  <c:v>41792</c:v>
                </c:pt>
                <c:pt idx="79">
                  <c:v>41793</c:v>
                </c:pt>
                <c:pt idx="80">
                  <c:v>41794</c:v>
                </c:pt>
                <c:pt idx="81">
                  <c:v>41795</c:v>
                </c:pt>
                <c:pt idx="82">
                  <c:v>41796</c:v>
                </c:pt>
                <c:pt idx="83">
                  <c:v>41799</c:v>
                </c:pt>
                <c:pt idx="84">
                  <c:v>41800</c:v>
                </c:pt>
                <c:pt idx="85">
                  <c:v>41801</c:v>
                </c:pt>
                <c:pt idx="86">
                  <c:v>41802</c:v>
                </c:pt>
                <c:pt idx="87">
                  <c:v>41803</c:v>
                </c:pt>
                <c:pt idx="88">
                  <c:v>41806</c:v>
                </c:pt>
                <c:pt idx="89">
                  <c:v>41807</c:v>
                </c:pt>
                <c:pt idx="90">
                  <c:v>41808</c:v>
                </c:pt>
                <c:pt idx="91">
                  <c:v>41809</c:v>
                </c:pt>
                <c:pt idx="92">
                  <c:v>41810</c:v>
                </c:pt>
                <c:pt idx="93">
                  <c:v>41813</c:v>
                </c:pt>
                <c:pt idx="94">
                  <c:v>41814</c:v>
                </c:pt>
                <c:pt idx="95">
                  <c:v>41815</c:v>
                </c:pt>
                <c:pt idx="96">
                  <c:v>41816</c:v>
                </c:pt>
                <c:pt idx="97">
                  <c:v>41817</c:v>
                </c:pt>
                <c:pt idx="98">
                  <c:v>41820</c:v>
                </c:pt>
                <c:pt idx="99">
                  <c:v>41821</c:v>
                </c:pt>
                <c:pt idx="100">
                  <c:v>41822</c:v>
                </c:pt>
                <c:pt idx="101">
                  <c:v>41823</c:v>
                </c:pt>
                <c:pt idx="102">
                  <c:v>41824</c:v>
                </c:pt>
                <c:pt idx="103">
                  <c:v>41827</c:v>
                </c:pt>
                <c:pt idx="104">
                  <c:v>41828</c:v>
                </c:pt>
                <c:pt idx="105">
                  <c:v>41829</c:v>
                </c:pt>
                <c:pt idx="106">
                  <c:v>41830</c:v>
                </c:pt>
                <c:pt idx="107">
                  <c:v>41831</c:v>
                </c:pt>
                <c:pt idx="108">
                  <c:v>41834</c:v>
                </c:pt>
                <c:pt idx="109">
                  <c:v>41835</c:v>
                </c:pt>
                <c:pt idx="110">
                  <c:v>41836</c:v>
                </c:pt>
                <c:pt idx="111">
                  <c:v>41837</c:v>
                </c:pt>
                <c:pt idx="112">
                  <c:v>41838</c:v>
                </c:pt>
                <c:pt idx="113">
                  <c:v>41841</c:v>
                </c:pt>
                <c:pt idx="114">
                  <c:v>41842</c:v>
                </c:pt>
                <c:pt idx="115">
                  <c:v>41843</c:v>
                </c:pt>
                <c:pt idx="116">
                  <c:v>41844</c:v>
                </c:pt>
                <c:pt idx="117">
                  <c:v>41845</c:v>
                </c:pt>
                <c:pt idx="118">
                  <c:v>41848</c:v>
                </c:pt>
                <c:pt idx="119">
                  <c:v>41849</c:v>
                </c:pt>
                <c:pt idx="120">
                  <c:v>41850</c:v>
                </c:pt>
                <c:pt idx="121">
                  <c:v>41851</c:v>
                </c:pt>
                <c:pt idx="122">
                  <c:v>41852</c:v>
                </c:pt>
                <c:pt idx="123">
                  <c:v>41855</c:v>
                </c:pt>
                <c:pt idx="124">
                  <c:v>41856</c:v>
                </c:pt>
                <c:pt idx="125">
                  <c:v>41857</c:v>
                </c:pt>
                <c:pt idx="126">
                  <c:v>41858</c:v>
                </c:pt>
                <c:pt idx="127">
                  <c:v>41859</c:v>
                </c:pt>
                <c:pt idx="128">
                  <c:v>41862</c:v>
                </c:pt>
                <c:pt idx="129">
                  <c:v>41863</c:v>
                </c:pt>
                <c:pt idx="130">
                  <c:v>41864</c:v>
                </c:pt>
                <c:pt idx="131">
                  <c:v>41865</c:v>
                </c:pt>
                <c:pt idx="132">
                  <c:v>41866</c:v>
                </c:pt>
                <c:pt idx="133">
                  <c:v>41869</c:v>
                </c:pt>
                <c:pt idx="134">
                  <c:v>41870</c:v>
                </c:pt>
                <c:pt idx="135">
                  <c:v>41871</c:v>
                </c:pt>
                <c:pt idx="136">
                  <c:v>41872</c:v>
                </c:pt>
                <c:pt idx="137">
                  <c:v>41873</c:v>
                </c:pt>
                <c:pt idx="138">
                  <c:v>41876</c:v>
                </c:pt>
                <c:pt idx="139">
                  <c:v>41877</c:v>
                </c:pt>
                <c:pt idx="140">
                  <c:v>41878</c:v>
                </c:pt>
                <c:pt idx="141">
                  <c:v>41879</c:v>
                </c:pt>
                <c:pt idx="142">
                  <c:v>41880</c:v>
                </c:pt>
                <c:pt idx="143">
                  <c:v>41885</c:v>
                </c:pt>
                <c:pt idx="144">
                  <c:v>41886</c:v>
                </c:pt>
                <c:pt idx="145">
                  <c:v>41887</c:v>
                </c:pt>
                <c:pt idx="146">
                  <c:v>41890</c:v>
                </c:pt>
                <c:pt idx="147">
                  <c:v>41891</c:v>
                </c:pt>
                <c:pt idx="148">
                  <c:v>41892</c:v>
                </c:pt>
                <c:pt idx="149">
                  <c:v>41893</c:v>
                </c:pt>
                <c:pt idx="150">
                  <c:v>41894</c:v>
                </c:pt>
                <c:pt idx="151">
                  <c:v>41897</c:v>
                </c:pt>
                <c:pt idx="152">
                  <c:v>41898</c:v>
                </c:pt>
                <c:pt idx="153">
                  <c:v>41899</c:v>
                </c:pt>
                <c:pt idx="154">
                  <c:v>41900</c:v>
                </c:pt>
                <c:pt idx="155">
                  <c:v>41901</c:v>
                </c:pt>
                <c:pt idx="156">
                  <c:v>41904</c:v>
                </c:pt>
                <c:pt idx="157">
                  <c:v>41905</c:v>
                </c:pt>
                <c:pt idx="158">
                  <c:v>41906</c:v>
                </c:pt>
                <c:pt idx="159">
                  <c:v>41907</c:v>
                </c:pt>
                <c:pt idx="160">
                  <c:v>41908</c:v>
                </c:pt>
                <c:pt idx="161">
                  <c:v>41911</c:v>
                </c:pt>
                <c:pt idx="162">
                  <c:v>41912</c:v>
                </c:pt>
                <c:pt idx="163">
                  <c:v>41913</c:v>
                </c:pt>
                <c:pt idx="164">
                  <c:v>41914</c:v>
                </c:pt>
                <c:pt idx="165">
                  <c:v>41915</c:v>
                </c:pt>
                <c:pt idx="166">
                  <c:v>41918</c:v>
                </c:pt>
                <c:pt idx="167">
                  <c:v>41919</c:v>
                </c:pt>
                <c:pt idx="168">
                  <c:v>41920</c:v>
                </c:pt>
                <c:pt idx="169">
                  <c:v>41921</c:v>
                </c:pt>
                <c:pt idx="170">
                  <c:v>41922</c:v>
                </c:pt>
                <c:pt idx="171">
                  <c:v>41925</c:v>
                </c:pt>
                <c:pt idx="172">
                  <c:v>41926</c:v>
                </c:pt>
                <c:pt idx="173">
                  <c:v>41927</c:v>
                </c:pt>
                <c:pt idx="174">
                  <c:v>41928</c:v>
                </c:pt>
                <c:pt idx="175">
                  <c:v>41929</c:v>
                </c:pt>
                <c:pt idx="176">
                  <c:v>41932</c:v>
                </c:pt>
                <c:pt idx="177">
                  <c:v>41933</c:v>
                </c:pt>
                <c:pt idx="178">
                  <c:v>41934</c:v>
                </c:pt>
                <c:pt idx="179">
                  <c:v>41935</c:v>
                </c:pt>
                <c:pt idx="180">
                  <c:v>41936</c:v>
                </c:pt>
                <c:pt idx="181">
                  <c:v>41939</c:v>
                </c:pt>
                <c:pt idx="182">
                  <c:v>41940</c:v>
                </c:pt>
                <c:pt idx="183">
                  <c:v>41941</c:v>
                </c:pt>
                <c:pt idx="184">
                  <c:v>41942</c:v>
                </c:pt>
                <c:pt idx="185">
                  <c:v>41943</c:v>
                </c:pt>
                <c:pt idx="186">
                  <c:v>41946</c:v>
                </c:pt>
                <c:pt idx="187">
                  <c:v>41947</c:v>
                </c:pt>
                <c:pt idx="188">
                  <c:v>41948</c:v>
                </c:pt>
                <c:pt idx="189">
                  <c:v>41949</c:v>
                </c:pt>
                <c:pt idx="190">
                  <c:v>41950</c:v>
                </c:pt>
                <c:pt idx="191">
                  <c:v>41953</c:v>
                </c:pt>
                <c:pt idx="192">
                  <c:v>41954</c:v>
                </c:pt>
                <c:pt idx="193">
                  <c:v>41955</c:v>
                </c:pt>
                <c:pt idx="194">
                  <c:v>41956</c:v>
                </c:pt>
                <c:pt idx="195">
                  <c:v>41957</c:v>
                </c:pt>
                <c:pt idx="196">
                  <c:v>41960</c:v>
                </c:pt>
                <c:pt idx="197">
                  <c:v>41961</c:v>
                </c:pt>
                <c:pt idx="198">
                  <c:v>41962</c:v>
                </c:pt>
                <c:pt idx="199">
                  <c:v>41963</c:v>
                </c:pt>
                <c:pt idx="200">
                  <c:v>41964</c:v>
                </c:pt>
                <c:pt idx="201">
                  <c:v>41967</c:v>
                </c:pt>
                <c:pt idx="202">
                  <c:v>41968</c:v>
                </c:pt>
                <c:pt idx="203">
                  <c:v>41969</c:v>
                </c:pt>
                <c:pt idx="204">
                  <c:v>41970</c:v>
                </c:pt>
                <c:pt idx="205">
                  <c:v>41971</c:v>
                </c:pt>
                <c:pt idx="206">
                  <c:v>41974</c:v>
                </c:pt>
                <c:pt idx="207">
                  <c:v>41975</c:v>
                </c:pt>
                <c:pt idx="208">
                  <c:v>41976</c:v>
                </c:pt>
                <c:pt idx="209">
                  <c:v>41977</c:v>
                </c:pt>
                <c:pt idx="210">
                  <c:v>41978</c:v>
                </c:pt>
                <c:pt idx="211">
                  <c:v>41981</c:v>
                </c:pt>
                <c:pt idx="212">
                  <c:v>41982</c:v>
                </c:pt>
                <c:pt idx="213">
                  <c:v>41983</c:v>
                </c:pt>
                <c:pt idx="214">
                  <c:v>41984</c:v>
                </c:pt>
                <c:pt idx="215">
                  <c:v>41985</c:v>
                </c:pt>
                <c:pt idx="216">
                  <c:v>41988</c:v>
                </c:pt>
                <c:pt idx="217">
                  <c:v>41989</c:v>
                </c:pt>
                <c:pt idx="218">
                  <c:v>41990</c:v>
                </c:pt>
                <c:pt idx="219">
                  <c:v>41991</c:v>
                </c:pt>
                <c:pt idx="220">
                  <c:v>41992</c:v>
                </c:pt>
                <c:pt idx="221">
                  <c:v>41995</c:v>
                </c:pt>
                <c:pt idx="222">
                  <c:v>41996</c:v>
                </c:pt>
                <c:pt idx="223">
                  <c:v>41997</c:v>
                </c:pt>
                <c:pt idx="224">
                  <c:v>41998</c:v>
                </c:pt>
                <c:pt idx="225">
                  <c:v>41999</c:v>
                </c:pt>
                <c:pt idx="226">
                  <c:v>42002</c:v>
                </c:pt>
                <c:pt idx="227">
                  <c:v>42003</c:v>
                </c:pt>
                <c:pt idx="228">
                  <c:v>42004</c:v>
                </c:pt>
                <c:pt idx="229">
                  <c:v>42009</c:v>
                </c:pt>
                <c:pt idx="230">
                  <c:v>42010</c:v>
                </c:pt>
                <c:pt idx="231">
                  <c:v>42011</c:v>
                </c:pt>
                <c:pt idx="232">
                  <c:v>42012</c:v>
                </c:pt>
                <c:pt idx="233">
                  <c:v>42013</c:v>
                </c:pt>
                <c:pt idx="234">
                  <c:v>42016</c:v>
                </c:pt>
                <c:pt idx="235">
                  <c:v>42017</c:v>
                </c:pt>
                <c:pt idx="236">
                  <c:v>42018</c:v>
                </c:pt>
                <c:pt idx="237">
                  <c:v>42019</c:v>
                </c:pt>
                <c:pt idx="238">
                  <c:v>42020</c:v>
                </c:pt>
                <c:pt idx="239">
                  <c:v>42023</c:v>
                </c:pt>
                <c:pt idx="240">
                  <c:v>42024</c:v>
                </c:pt>
                <c:pt idx="241">
                  <c:v>42025</c:v>
                </c:pt>
                <c:pt idx="242">
                  <c:v>42026</c:v>
                </c:pt>
                <c:pt idx="243">
                  <c:v>42027</c:v>
                </c:pt>
                <c:pt idx="244">
                  <c:v>42030</c:v>
                </c:pt>
                <c:pt idx="245">
                  <c:v>42031</c:v>
                </c:pt>
                <c:pt idx="246">
                  <c:v>42032</c:v>
                </c:pt>
                <c:pt idx="247">
                  <c:v>42033</c:v>
                </c:pt>
                <c:pt idx="248">
                  <c:v>42034</c:v>
                </c:pt>
                <c:pt idx="249">
                  <c:v>42037</c:v>
                </c:pt>
                <c:pt idx="250">
                  <c:v>42038</c:v>
                </c:pt>
                <c:pt idx="251">
                  <c:v>42039</c:v>
                </c:pt>
                <c:pt idx="252">
                  <c:v>42040</c:v>
                </c:pt>
                <c:pt idx="253">
                  <c:v>42041</c:v>
                </c:pt>
                <c:pt idx="254">
                  <c:v>42044</c:v>
                </c:pt>
                <c:pt idx="255">
                  <c:v>42045</c:v>
                </c:pt>
                <c:pt idx="256">
                  <c:v>42046</c:v>
                </c:pt>
                <c:pt idx="257">
                  <c:v>42047</c:v>
                </c:pt>
                <c:pt idx="258">
                  <c:v>42048</c:v>
                </c:pt>
                <c:pt idx="259">
                  <c:v>42059</c:v>
                </c:pt>
                <c:pt idx="260">
                  <c:v>42060</c:v>
                </c:pt>
                <c:pt idx="261">
                  <c:v>42061</c:v>
                </c:pt>
                <c:pt idx="262">
                  <c:v>42062</c:v>
                </c:pt>
                <c:pt idx="263">
                  <c:v>42065</c:v>
                </c:pt>
                <c:pt idx="264">
                  <c:v>42066</c:v>
                </c:pt>
                <c:pt idx="265">
                  <c:v>42067</c:v>
                </c:pt>
                <c:pt idx="266">
                  <c:v>42068</c:v>
                </c:pt>
                <c:pt idx="267">
                  <c:v>42069</c:v>
                </c:pt>
                <c:pt idx="268">
                  <c:v>42072</c:v>
                </c:pt>
                <c:pt idx="269">
                  <c:v>42073</c:v>
                </c:pt>
                <c:pt idx="270">
                  <c:v>42074</c:v>
                </c:pt>
                <c:pt idx="271">
                  <c:v>42075</c:v>
                </c:pt>
                <c:pt idx="272">
                  <c:v>42076</c:v>
                </c:pt>
                <c:pt idx="273">
                  <c:v>42079</c:v>
                </c:pt>
                <c:pt idx="274">
                  <c:v>42080</c:v>
                </c:pt>
                <c:pt idx="275">
                  <c:v>42081</c:v>
                </c:pt>
                <c:pt idx="276">
                  <c:v>42082</c:v>
                </c:pt>
                <c:pt idx="277">
                  <c:v>42083</c:v>
                </c:pt>
                <c:pt idx="278">
                  <c:v>42086</c:v>
                </c:pt>
                <c:pt idx="279">
                  <c:v>42087</c:v>
                </c:pt>
                <c:pt idx="280">
                  <c:v>42088</c:v>
                </c:pt>
                <c:pt idx="281">
                  <c:v>42089</c:v>
                </c:pt>
                <c:pt idx="282">
                  <c:v>42090</c:v>
                </c:pt>
                <c:pt idx="283">
                  <c:v>42093</c:v>
                </c:pt>
                <c:pt idx="284">
                  <c:v>42094</c:v>
                </c:pt>
                <c:pt idx="285">
                  <c:v>42095</c:v>
                </c:pt>
                <c:pt idx="286">
                  <c:v>42096</c:v>
                </c:pt>
                <c:pt idx="287">
                  <c:v>42097</c:v>
                </c:pt>
                <c:pt idx="288">
                  <c:v>42100</c:v>
                </c:pt>
                <c:pt idx="289">
                  <c:v>42101</c:v>
                </c:pt>
                <c:pt idx="290">
                  <c:v>42102</c:v>
                </c:pt>
                <c:pt idx="291">
                  <c:v>42103</c:v>
                </c:pt>
                <c:pt idx="292">
                  <c:v>42104</c:v>
                </c:pt>
                <c:pt idx="293">
                  <c:v>42107</c:v>
                </c:pt>
                <c:pt idx="294">
                  <c:v>42108</c:v>
                </c:pt>
                <c:pt idx="295">
                  <c:v>42109</c:v>
                </c:pt>
                <c:pt idx="296">
                  <c:v>42110</c:v>
                </c:pt>
                <c:pt idx="297">
                  <c:v>42111</c:v>
                </c:pt>
                <c:pt idx="298">
                  <c:v>42114</c:v>
                </c:pt>
                <c:pt idx="299">
                  <c:v>42115</c:v>
                </c:pt>
                <c:pt idx="300">
                  <c:v>42116</c:v>
                </c:pt>
                <c:pt idx="301">
                  <c:v>42117</c:v>
                </c:pt>
                <c:pt idx="302">
                  <c:v>42118</c:v>
                </c:pt>
                <c:pt idx="303">
                  <c:v>42121</c:v>
                </c:pt>
                <c:pt idx="304">
                  <c:v>42128</c:v>
                </c:pt>
                <c:pt idx="305">
                  <c:v>42129</c:v>
                </c:pt>
                <c:pt idx="306">
                  <c:v>42130</c:v>
                </c:pt>
                <c:pt idx="307">
                  <c:v>42131</c:v>
                </c:pt>
                <c:pt idx="308">
                  <c:v>42132</c:v>
                </c:pt>
                <c:pt idx="309">
                  <c:v>42135</c:v>
                </c:pt>
                <c:pt idx="310">
                  <c:v>42136</c:v>
                </c:pt>
                <c:pt idx="311">
                  <c:v>42137</c:v>
                </c:pt>
                <c:pt idx="312">
                  <c:v>42138</c:v>
                </c:pt>
                <c:pt idx="313">
                  <c:v>42139</c:v>
                </c:pt>
                <c:pt idx="314">
                  <c:v>42142</c:v>
                </c:pt>
                <c:pt idx="315">
                  <c:v>42143</c:v>
                </c:pt>
                <c:pt idx="316">
                  <c:v>42144</c:v>
                </c:pt>
                <c:pt idx="317">
                  <c:v>42145</c:v>
                </c:pt>
                <c:pt idx="318">
                  <c:v>42146</c:v>
                </c:pt>
                <c:pt idx="319">
                  <c:v>42149</c:v>
                </c:pt>
                <c:pt idx="320">
                  <c:v>42150</c:v>
                </c:pt>
                <c:pt idx="321">
                  <c:v>42151</c:v>
                </c:pt>
                <c:pt idx="322">
                  <c:v>42152</c:v>
                </c:pt>
                <c:pt idx="323">
                  <c:v>42153</c:v>
                </c:pt>
                <c:pt idx="324">
                  <c:v>42156</c:v>
                </c:pt>
                <c:pt idx="325">
                  <c:v>42157</c:v>
                </c:pt>
                <c:pt idx="326">
                  <c:v>42158</c:v>
                </c:pt>
                <c:pt idx="327">
                  <c:v>42159</c:v>
                </c:pt>
                <c:pt idx="328">
                  <c:v>42160</c:v>
                </c:pt>
                <c:pt idx="329">
                  <c:v>42163</c:v>
                </c:pt>
                <c:pt idx="330">
                  <c:v>42164</c:v>
                </c:pt>
                <c:pt idx="331">
                  <c:v>42165</c:v>
                </c:pt>
                <c:pt idx="332">
                  <c:v>42166</c:v>
                </c:pt>
                <c:pt idx="333">
                  <c:v>42167</c:v>
                </c:pt>
                <c:pt idx="334">
                  <c:v>42170</c:v>
                </c:pt>
                <c:pt idx="335">
                  <c:v>42171</c:v>
                </c:pt>
                <c:pt idx="336">
                  <c:v>42172</c:v>
                </c:pt>
                <c:pt idx="337">
                  <c:v>42173</c:v>
                </c:pt>
                <c:pt idx="338">
                  <c:v>42174</c:v>
                </c:pt>
                <c:pt idx="339">
                  <c:v>42177</c:v>
                </c:pt>
                <c:pt idx="340">
                  <c:v>42178</c:v>
                </c:pt>
                <c:pt idx="341">
                  <c:v>42179</c:v>
                </c:pt>
                <c:pt idx="342">
                  <c:v>42180</c:v>
                </c:pt>
                <c:pt idx="343">
                  <c:v>42181</c:v>
                </c:pt>
                <c:pt idx="344">
                  <c:v>42184</c:v>
                </c:pt>
                <c:pt idx="345">
                  <c:v>42185</c:v>
                </c:pt>
                <c:pt idx="346">
                  <c:v>42186</c:v>
                </c:pt>
                <c:pt idx="347">
                  <c:v>42187</c:v>
                </c:pt>
                <c:pt idx="348">
                  <c:v>42188</c:v>
                </c:pt>
                <c:pt idx="349">
                  <c:v>42191</c:v>
                </c:pt>
                <c:pt idx="350">
                  <c:v>42192</c:v>
                </c:pt>
                <c:pt idx="351">
                  <c:v>42193</c:v>
                </c:pt>
                <c:pt idx="352">
                  <c:v>42194</c:v>
                </c:pt>
                <c:pt idx="353">
                  <c:v>42195</c:v>
                </c:pt>
                <c:pt idx="354">
                  <c:v>42198</c:v>
                </c:pt>
                <c:pt idx="355">
                  <c:v>42199</c:v>
                </c:pt>
                <c:pt idx="356">
                  <c:v>42200</c:v>
                </c:pt>
                <c:pt idx="357">
                  <c:v>42201</c:v>
                </c:pt>
                <c:pt idx="358">
                  <c:v>42202</c:v>
                </c:pt>
                <c:pt idx="359">
                  <c:v>42205</c:v>
                </c:pt>
                <c:pt idx="360">
                  <c:v>42206</c:v>
                </c:pt>
                <c:pt idx="361">
                  <c:v>42207</c:v>
                </c:pt>
                <c:pt idx="362">
                  <c:v>42208</c:v>
                </c:pt>
                <c:pt idx="363">
                  <c:v>42209</c:v>
                </c:pt>
                <c:pt idx="364">
                  <c:v>42212</c:v>
                </c:pt>
                <c:pt idx="365">
                  <c:v>42213</c:v>
                </c:pt>
                <c:pt idx="366">
                  <c:v>42214</c:v>
                </c:pt>
                <c:pt idx="367">
                  <c:v>42215</c:v>
                </c:pt>
                <c:pt idx="368">
                  <c:v>42216</c:v>
                </c:pt>
                <c:pt idx="369">
                  <c:v>42219</c:v>
                </c:pt>
                <c:pt idx="370">
                  <c:v>42220</c:v>
                </c:pt>
                <c:pt idx="371">
                  <c:v>42221</c:v>
                </c:pt>
                <c:pt idx="372">
                  <c:v>42222</c:v>
                </c:pt>
                <c:pt idx="373">
                  <c:v>42223</c:v>
                </c:pt>
                <c:pt idx="374">
                  <c:v>42226</c:v>
                </c:pt>
                <c:pt idx="375">
                  <c:v>42227</c:v>
                </c:pt>
                <c:pt idx="376">
                  <c:v>42228</c:v>
                </c:pt>
                <c:pt idx="377">
                  <c:v>42229</c:v>
                </c:pt>
                <c:pt idx="378">
                  <c:v>42230</c:v>
                </c:pt>
                <c:pt idx="379">
                  <c:v>42233</c:v>
                </c:pt>
                <c:pt idx="380">
                  <c:v>42234</c:v>
                </c:pt>
                <c:pt idx="381">
                  <c:v>42235</c:v>
                </c:pt>
                <c:pt idx="382">
                  <c:v>42236</c:v>
                </c:pt>
                <c:pt idx="383">
                  <c:v>42237</c:v>
                </c:pt>
                <c:pt idx="384">
                  <c:v>42240</c:v>
                </c:pt>
                <c:pt idx="385">
                  <c:v>42241</c:v>
                </c:pt>
                <c:pt idx="386">
                  <c:v>42242</c:v>
                </c:pt>
                <c:pt idx="387">
                  <c:v>42243</c:v>
                </c:pt>
                <c:pt idx="388">
                  <c:v>42244</c:v>
                </c:pt>
                <c:pt idx="389">
                  <c:v>42247</c:v>
                </c:pt>
                <c:pt idx="390">
                  <c:v>42248</c:v>
                </c:pt>
                <c:pt idx="391">
                  <c:v>42250</c:v>
                </c:pt>
                <c:pt idx="392">
                  <c:v>42251</c:v>
                </c:pt>
                <c:pt idx="393">
                  <c:v>42254</c:v>
                </c:pt>
                <c:pt idx="394">
                  <c:v>42255</c:v>
                </c:pt>
                <c:pt idx="395">
                  <c:v>42256</c:v>
                </c:pt>
                <c:pt idx="396">
                  <c:v>42257</c:v>
                </c:pt>
                <c:pt idx="397">
                  <c:v>42258</c:v>
                </c:pt>
                <c:pt idx="398">
                  <c:v>42261</c:v>
                </c:pt>
                <c:pt idx="399">
                  <c:v>42262</c:v>
                </c:pt>
                <c:pt idx="400">
                  <c:v>42263</c:v>
                </c:pt>
                <c:pt idx="401">
                  <c:v>42264</c:v>
                </c:pt>
                <c:pt idx="402">
                  <c:v>42265</c:v>
                </c:pt>
                <c:pt idx="403">
                  <c:v>42268</c:v>
                </c:pt>
                <c:pt idx="404">
                  <c:v>42269</c:v>
                </c:pt>
                <c:pt idx="405">
                  <c:v>42270</c:v>
                </c:pt>
                <c:pt idx="406">
                  <c:v>42271</c:v>
                </c:pt>
                <c:pt idx="407">
                  <c:v>42272</c:v>
                </c:pt>
                <c:pt idx="408">
                  <c:v>42275</c:v>
                </c:pt>
                <c:pt idx="409">
                  <c:v>42276</c:v>
                </c:pt>
                <c:pt idx="410">
                  <c:v>42277</c:v>
                </c:pt>
                <c:pt idx="411">
                  <c:v>42278</c:v>
                </c:pt>
                <c:pt idx="412">
                  <c:v>42279</c:v>
                </c:pt>
                <c:pt idx="413">
                  <c:v>42282</c:v>
                </c:pt>
                <c:pt idx="414">
                  <c:v>42283</c:v>
                </c:pt>
                <c:pt idx="415">
                  <c:v>42284</c:v>
                </c:pt>
                <c:pt idx="416">
                  <c:v>42285</c:v>
                </c:pt>
                <c:pt idx="417">
                  <c:v>42286</c:v>
                </c:pt>
                <c:pt idx="418">
                  <c:v>42289</c:v>
                </c:pt>
                <c:pt idx="419">
                  <c:v>42290</c:v>
                </c:pt>
                <c:pt idx="420">
                  <c:v>42291</c:v>
                </c:pt>
                <c:pt idx="421">
                  <c:v>42292</c:v>
                </c:pt>
                <c:pt idx="422">
                  <c:v>42293</c:v>
                </c:pt>
                <c:pt idx="423">
                  <c:v>42296</c:v>
                </c:pt>
                <c:pt idx="424">
                  <c:v>42297</c:v>
                </c:pt>
                <c:pt idx="425">
                  <c:v>42298</c:v>
                </c:pt>
                <c:pt idx="426">
                  <c:v>42299</c:v>
                </c:pt>
                <c:pt idx="427">
                  <c:v>42300</c:v>
                </c:pt>
                <c:pt idx="428">
                  <c:v>42303</c:v>
                </c:pt>
                <c:pt idx="429">
                  <c:v>42304</c:v>
                </c:pt>
                <c:pt idx="430">
                  <c:v>42305</c:v>
                </c:pt>
                <c:pt idx="431">
                  <c:v>42306</c:v>
                </c:pt>
                <c:pt idx="432">
                  <c:v>42307</c:v>
                </c:pt>
                <c:pt idx="433">
                  <c:v>42310</c:v>
                </c:pt>
                <c:pt idx="434">
                  <c:v>42311</c:v>
                </c:pt>
                <c:pt idx="435">
                  <c:v>42312</c:v>
                </c:pt>
                <c:pt idx="436">
                  <c:v>42313</c:v>
                </c:pt>
                <c:pt idx="437">
                  <c:v>42314</c:v>
                </c:pt>
                <c:pt idx="438">
                  <c:v>42317</c:v>
                </c:pt>
                <c:pt idx="439">
                  <c:v>42318</c:v>
                </c:pt>
                <c:pt idx="440">
                  <c:v>42319</c:v>
                </c:pt>
                <c:pt idx="441">
                  <c:v>42320</c:v>
                </c:pt>
                <c:pt idx="442">
                  <c:v>42321</c:v>
                </c:pt>
                <c:pt idx="443">
                  <c:v>42324</c:v>
                </c:pt>
                <c:pt idx="444">
                  <c:v>42325</c:v>
                </c:pt>
                <c:pt idx="445">
                  <c:v>42326</c:v>
                </c:pt>
                <c:pt idx="446">
                  <c:v>42327</c:v>
                </c:pt>
                <c:pt idx="447">
                  <c:v>42328</c:v>
                </c:pt>
                <c:pt idx="448">
                  <c:v>42331</c:v>
                </c:pt>
                <c:pt idx="449">
                  <c:v>42332</c:v>
                </c:pt>
                <c:pt idx="450">
                  <c:v>42333</c:v>
                </c:pt>
                <c:pt idx="451">
                  <c:v>42334</c:v>
                </c:pt>
                <c:pt idx="452">
                  <c:v>42335</c:v>
                </c:pt>
                <c:pt idx="453">
                  <c:v>42338</c:v>
                </c:pt>
                <c:pt idx="454">
                  <c:v>42339</c:v>
                </c:pt>
                <c:pt idx="455">
                  <c:v>42340</c:v>
                </c:pt>
                <c:pt idx="456">
                  <c:v>42341</c:v>
                </c:pt>
                <c:pt idx="457">
                  <c:v>42342</c:v>
                </c:pt>
                <c:pt idx="458">
                  <c:v>42345</c:v>
                </c:pt>
                <c:pt idx="459">
                  <c:v>42346</c:v>
                </c:pt>
                <c:pt idx="460">
                  <c:v>42347</c:v>
                </c:pt>
                <c:pt idx="461">
                  <c:v>42348</c:v>
                </c:pt>
                <c:pt idx="462">
                  <c:v>42349</c:v>
                </c:pt>
                <c:pt idx="463">
                  <c:v>42352</c:v>
                </c:pt>
                <c:pt idx="464">
                  <c:v>42353</c:v>
                </c:pt>
                <c:pt idx="465">
                  <c:v>42354</c:v>
                </c:pt>
                <c:pt idx="466">
                  <c:v>42355</c:v>
                </c:pt>
                <c:pt idx="467">
                  <c:v>42356</c:v>
                </c:pt>
                <c:pt idx="468">
                  <c:v>42359</c:v>
                </c:pt>
                <c:pt idx="469">
                  <c:v>42360</c:v>
                </c:pt>
                <c:pt idx="470">
                  <c:v>42361</c:v>
                </c:pt>
                <c:pt idx="471">
                  <c:v>42362</c:v>
                </c:pt>
                <c:pt idx="472">
                  <c:v>42363</c:v>
                </c:pt>
                <c:pt idx="473">
                  <c:v>42366</c:v>
                </c:pt>
                <c:pt idx="474">
                  <c:v>42367</c:v>
                </c:pt>
                <c:pt idx="475">
                  <c:v>42368</c:v>
                </c:pt>
                <c:pt idx="476">
                  <c:v>42369</c:v>
                </c:pt>
                <c:pt idx="477">
                  <c:v>42373</c:v>
                </c:pt>
                <c:pt idx="478">
                  <c:v>42374</c:v>
                </c:pt>
                <c:pt idx="479">
                  <c:v>42375</c:v>
                </c:pt>
                <c:pt idx="480">
                  <c:v>42376</c:v>
                </c:pt>
                <c:pt idx="481">
                  <c:v>42377</c:v>
                </c:pt>
                <c:pt idx="482">
                  <c:v>42380</c:v>
                </c:pt>
                <c:pt idx="483">
                  <c:v>42381</c:v>
                </c:pt>
                <c:pt idx="484">
                  <c:v>42382</c:v>
                </c:pt>
                <c:pt idx="485">
                  <c:v>42383</c:v>
                </c:pt>
                <c:pt idx="486">
                  <c:v>42384</c:v>
                </c:pt>
                <c:pt idx="487">
                  <c:v>42387</c:v>
                </c:pt>
                <c:pt idx="488">
                  <c:v>42388</c:v>
                </c:pt>
                <c:pt idx="489">
                  <c:v>42389</c:v>
                </c:pt>
                <c:pt idx="490">
                  <c:v>42390</c:v>
                </c:pt>
                <c:pt idx="491">
                  <c:v>42391</c:v>
                </c:pt>
                <c:pt idx="492">
                  <c:v>42394</c:v>
                </c:pt>
                <c:pt idx="493">
                  <c:v>42395</c:v>
                </c:pt>
                <c:pt idx="494">
                  <c:v>42396</c:v>
                </c:pt>
                <c:pt idx="495">
                  <c:v>42397</c:v>
                </c:pt>
                <c:pt idx="496">
                  <c:v>42398</c:v>
                </c:pt>
                <c:pt idx="497">
                  <c:v>42401</c:v>
                </c:pt>
                <c:pt idx="498">
                  <c:v>42402</c:v>
                </c:pt>
                <c:pt idx="499">
                  <c:v>42403</c:v>
                </c:pt>
                <c:pt idx="500">
                  <c:v>42404</c:v>
                </c:pt>
                <c:pt idx="501">
                  <c:v>42405</c:v>
                </c:pt>
                <c:pt idx="502">
                  <c:v>42415</c:v>
                </c:pt>
                <c:pt idx="503">
                  <c:v>42416</c:v>
                </c:pt>
                <c:pt idx="504">
                  <c:v>42417</c:v>
                </c:pt>
                <c:pt idx="505">
                  <c:v>42418</c:v>
                </c:pt>
                <c:pt idx="506">
                  <c:v>42419</c:v>
                </c:pt>
                <c:pt idx="507">
                  <c:v>42422</c:v>
                </c:pt>
                <c:pt idx="508">
                  <c:v>42423</c:v>
                </c:pt>
                <c:pt idx="509">
                  <c:v>42424</c:v>
                </c:pt>
                <c:pt idx="510">
                  <c:v>42425</c:v>
                </c:pt>
                <c:pt idx="511">
                  <c:v>42426</c:v>
                </c:pt>
                <c:pt idx="512">
                  <c:v>42429</c:v>
                </c:pt>
                <c:pt idx="513">
                  <c:v>42430</c:v>
                </c:pt>
                <c:pt idx="514">
                  <c:v>42431</c:v>
                </c:pt>
                <c:pt idx="515">
                  <c:v>42432</c:v>
                </c:pt>
                <c:pt idx="516">
                  <c:v>42433</c:v>
                </c:pt>
                <c:pt idx="517">
                  <c:v>42436</c:v>
                </c:pt>
                <c:pt idx="518">
                  <c:v>42437</c:v>
                </c:pt>
                <c:pt idx="519">
                  <c:v>42438</c:v>
                </c:pt>
                <c:pt idx="520">
                  <c:v>42439</c:v>
                </c:pt>
                <c:pt idx="521">
                  <c:v>42440</c:v>
                </c:pt>
                <c:pt idx="522">
                  <c:v>42443</c:v>
                </c:pt>
                <c:pt idx="523">
                  <c:v>42444</c:v>
                </c:pt>
                <c:pt idx="524">
                  <c:v>42445</c:v>
                </c:pt>
                <c:pt idx="525">
                  <c:v>42446</c:v>
                </c:pt>
                <c:pt idx="526">
                  <c:v>42447</c:v>
                </c:pt>
                <c:pt idx="527">
                  <c:v>42450</c:v>
                </c:pt>
                <c:pt idx="528">
                  <c:v>42451</c:v>
                </c:pt>
                <c:pt idx="529">
                  <c:v>42452</c:v>
                </c:pt>
                <c:pt idx="530">
                  <c:v>42453</c:v>
                </c:pt>
                <c:pt idx="531">
                  <c:v>42454</c:v>
                </c:pt>
                <c:pt idx="532">
                  <c:v>42457</c:v>
                </c:pt>
                <c:pt idx="533">
                  <c:v>42458</c:v>
                </c:pt>
                <c:pt idx="534">
                  <c:v>42459</c:v>
                </c:pt>
                <c:pt idx="535">
                  <c:v>42460</c:v>
                </c:pt>
                <c:pt idx="536">
                  <c:v>42461</c:v>
                </c:pt>
                <c:pt idx="537">
                  <c:v>42464</c:v>
                </c:pt>
                <c:pt idx="538">
                  <c:v>42465</c:v>
                </c:pt>
                <c:pt idx="539">
                  <c:v>42466</c:v>
                </c:pt>
                <c:pt idx="540">
                  <c:v>42467</c:v>
                </c:pt>
                <c:pt idx="541">
                  <c:v>42468</c:v>
                </c:pt>
                <c:pt idx="542">
                  <c:v>42471</c:v>
                </c:pt>
                <c:pt idx="543">
                  <c:v>42472</c:v>
                </c:pt>
                <c:pt idx="544">
                  <c:v>42473</c:v>
                </c:pt>
                <c:pt idx="545">
                  <c:v>42474</c:v>
                </c:pt>
                <c:pt idx="546">
                  <c:v>42475</c:v>
                </c:pt>
                <c:pt idx="547">
                  <c:v>42479</c:v>
                </c:pt>
                <c:pt idx="548">
                  <c:v>42480</c:v>
                </c:pt>
                <c:pt idx="549">
                  <c:v>42481</c:v>
                </c:pt>
                <c:pt idx="550">
                  <c:v>42482</c:v>
                </c:pt>
                <c:pt idx="551">
                  <c:v>42485</c:v>
                </c:pt>
                <c:pt idx="552">
                  <c:v>42486</c:v>
                </c:pt>
                <c:pt idx="553">
                  <c:v>42487</c:v>
                </c:pt>
                <c:pt idx="554">
                  <c:v>42488</c:v>
                </c:pt>
                <c:pt idx="555">
                  <c:v>42489</c:v>
                </c:pt>
                <c:pt idx="556">
                  <c:v>42494</c:v>
                </c:pt>
                <c:pt idx="557">
                  <c:v>42495</c:v>
                </c:pt>
                <c:pt idx="558">
                  <c:v>42496</c:v>
                </c:pt>
                <c:pt idx="559">
                  <c:v>42499</c:v>
                </c:pt>
                <c:pt idx="560">
                  <c:v>42500</c:v>
                </c:pt>
                <c:pt idx="561">
                  <c:v>42501</c:v>
                </c:pt>
                <c:pt idx="562">
                  <c:v>42502</c:v>
                </c:pt>
                <c:pt idx="563">
                  <c:v>42503</c:v>
                </c:pt>
                <c:pt idx="564">
                  <c:v>42506</c:v>
                </c:pt>
                <c:pt idx="565">
                  <c:v>42507</c:v>
                </c:pt>
                <c:pt idx="566">
                  <c:v>42508</c:v>
                </c:pt>
                <c:pt idx="567">
                  <c:v>42509</c:v>
                </c:pt>
                <c:pt idx="568">
                  <c:v>42510</c:v>
                </c:pt>
                <c:pt idx="569">
                  <c:v>42513</c:v>
                </c:pt>
                <c:pt idx="570">
                  <c:v>42514</c:v>
                </c:pt>
                <c:pt idx="571">
                  <c:v>42515</c:v>
                </c:pt>
                <c:pt idx="572">
                  <c:v>42516</c:v>
                </c:pt>
                <c:pt idx="573">
                  <c:v>42517</c:v>
                </c:pt>
                <c:pt idx="574">
                  <c:v>42520</c:v>
                </c:pt>
                <c:pt idx="575">
                  <c:v>42521</c:v>
                </c:pt>
                <c:pt idx="576">
                  <c:v>42522</c:v>
                </c:pt>
                <c:pt idx="577">
                  <c:v>42523</c:v>
                </c:pt>
                <c:pt idx="578">
                  <c:v>42524</c:v>
                </c:pt>
                <c:pt idx="579">
                  <c:v>42527</c:v>
                </c:pt>
                <c:pt idx="580">
                  <c:v>42528</c:v>
                </c:pt>
                <c:pt idx="581">
                  <c:v>42529</c:v>
                </c:pt>
                <c:pt idx="582">
                  <c:v>42530</c:v>
                </c:pt>
                <c:pt idx="583">
                  <c:v>42531</c:v>
                </c:pt>
                <c:pt idx="584">
                  <c:v>42534</c:v>
                </c:pt>
                <c:pt idx="585">
                  <c:v>42535</c:v>
                </c:pt>
                <c:pt idx="586">
                  <c:v>42536</c:v>
                </c:pt>
                <c:pt idx="587">
                  <c:v>42537</c:v>
                </c:pt>
                <c:pt idx="588">
                  <c:v>42538</c:v>
                </c:pt>
                <c:pt idx="589">
                  <c:v>42541</c:v>
                </c:pt>
                <c:pt idx="590">
                  <c:v>42542</c:v>
                </c:pt>
                <c:pt idx="591">
                  <c:v>42543</c:v>
                </c:pt>
                <c:pt idx="592">
                  <c:v>42544</c:v>
                </c:pt>
                <c:pt idx="593">
                  <c:v>42545</c:v>
                </c:pt>
                <c:pt idx="594">
                  <c:v>42548</c:v>
                </c:pt>
                <c:pt idx="595">
                  <c:v>42549</c:v>
                </c:pt>
                <c:pt idx="596">
                  <c:v>42550</c:v>
                </c:pt>
                <c:pt idx="597">
                  <c:v>42551</c:v>
                </c:pt>
                <c:pt idx="598">
                  <c:v>42552</c:v>
                </c:pt>
                <c:pt idx="599">
                  <c:v>42555</c:v>
                </c:pt>
                <c:pt idx="600">
                  <c:v>42556</c:v>
                </c:pt>
                <c:pt idx="601">
                  <c:v>42557</c:v>
                </c:pt>
                <c:pt idx="602">
                  <c:v>42558</c:v>
                </c:pt>
                <c:pt idx="603">
                  <c:v>42559</c:v>
                </c:pt>
                <c:pt idx="604">
                  <c:v>42562</c:v>
                </c:pt>
                <c:pt idx="605">
                  <c:v>42563</c:v>
                </c:pt>
                <c:pt idx="606">
                  <c:v>42564</c:v>
                </c:pt>
                <c:pt idx="607">
                  <c:v>42565</c:v>
                </c:pt>
                <c:pt idx="608">
                  <c:v>42566</c:v>
                </c:pt>
                <c:pt idx="609">
                  <c:v>42569</c:v>
                </c:pt>
                <c:pt idx="610">
                  <c:v>42570</c:v>
                </c:pt>
                <c:pt idx="611">
                  <c:v>42571</c:v>
                </c:pt>
                <c:pt idx="612">
                  <c:v>42572</c:v>
                </c:pt>
                <c:pt idx="613">
                  <c:v>42573</c:v>
                </c:pt>
                <c:pt idx="614">
                  <c:v>42576</c:v>
                </c:pt>
                <c:pt idx="615">
                  <c:v>42577</c:v>
                </c:pt>
                <c:pt idx="616">
                  <c:v>42578</c:v>
                </c:pt>
                <c:pt idx="617">
                  <c:v>42579</c:v>
                </c:pt>
                <c:pt idx="618">
                  <c:v>42580</c:v>
                </c:pt>
                <c:pt idx="619">
                  <c:v>42583</c:v>
                </c:pt>
                <c:pt idx="620">
                  <c:v>42584</c:v>
                </c:pt>
                <c:pt idx="621">
                  <c:v>42585</c:v>
                </c:pt>
                <c:pt idx="622">
                  <c:v>42586</c:v>
                </c:pt>
                <c:pt idx="623">
                  <c:v>42587</c:v>
                </c:pt>
                <c:pt idx="624">
                  <c:v>42590</c:v>
                </c:pt>
                <c:pt idx="625">
                  <c:v>42591</c:v>
                </c:pt>
                <c:pt idx="626">
                  <c:v>42592</c:v>
                </c:pt>
                <c:pt idx="627">
                  <c:v>42593</c:v>
                </c:pt>
                <c:pt idx="628">
                  <c:v>42594</c:v>
                </c:pt>
                <c:pt idx="629">
                  <c:v>42597</c:v>
                </c:pt>
                <c:pt idx="630">
                  <c:v>42598</c:v>
                </c:pt>
                <c:pt idx="631">
                  <c:v>42599</c:v>
                </c:pt>
                <c:pt idx="632">
                  <c:v>42600</c:v>
                </c:pt>
                <c:pt idx="633">
                  <c:v>42601</c:v>
                </c:pt>
                <c:pt idx="634">
                  <c:v>42604</c:v>
                </c:pt>
                <c:pt idx="635">
                  <c:v>42605</c:v>
                </c:pt>
                <c:pt idx="636">
                  <c:v>42606</c:v>
                </c:pt>
                <c:pt idx="637">
                  <c:v>42607</c:v>
                </c:pt>
                <c:pt idx="638">
                  <c:v>42608</c:v>
                </c:pt>
                <c:pt idx="639">
                  <c:v>42611</c:v>
                </c:pt>
                <c:pt idx="640">
                  <c:v>42612</c:v>
                </c:pt>
                <c:pt idx="641">
                  <c:v>42613</c:v>
                </c:pt>
                <c:pt idx="642">
                  <c:v>42614</c:v>
                </c:pt>
                <c:pt idx="643">
                  <c:v>42618</c:v>
                </c:pt>
                <c:pt idx="644">
                  <c:v>42619</c:v>
                </c:pt>
                <c:pt idx="645">
                  <c:v>42620</c:v>
                </c:pt>
                <c:pt idx="646">
                  <c:v>42621</c:v>
                </c:pt>
                <c:pt idx="647">
                  <c:v>42622</c:v>
                </c:pt>
                <c:pt idx="648">
                  <c:v>42625</c:v>
                </c:pt>
                <c:pt idx="649">
                  <c:v>42626</c:v>
                </c:pt>
                <c:pt idx="650">
                  <c:v>42627</c:v>
                </c:pt>
                <c:pt idx="651">
                  <c:v>42628</c:v>
                </c:pt>
                <c:pt idx="652">
                  <c:v>42629</c:v>
                </c:pt>
                <c:pt idx="653">
                  <c:v>42632</c:v>
                </c:pt>
                <c:pt idx="654">
                  <c:v>42633</c:v>
                </c:pt>
                <c:pt idx="655">
                  <c:v>42634</c:v>
                </c:pt>
                <c:pt idx="656">
                  <c:v>42635</c:v>
                </c:pt>
                <c:pt idx="657">
                  <c:v>42636</c:v>
                </c:pt>
                <c:pt idx="658">
                  <c:v>42639</c:v>
                </c:pt>
                <c:pt idx="659">
                  <c:v>42640</c:v>
                </c:pt>
                <c:pt idx="660">
                  <c:v>42641</c:v>
                </c:pt>
                <c:pt idx="661">
                  <c:v>42642</c:v>
                </c:pt>
                <c:pt idx="662">
                  <c:v>42643</c:v>
                </c:pt>
                <c:pt idx="663">
                  <c:v>42646</c:v>
                </c:pt>
                <c:pt idx="664">
                  <c:v>42647</c:v>
                </c:pt>
                <c:pt idx="665">
                  <c:v>42648</c:v>
                </c:pt>
                <c:pt idx="666">
                  <c:v>42649</c:v>
                </c:pt>
                <c:pt idx="667">
                  <c:v>42650</c:v>
                </c:pt>
                <c:pt idx="668">
                  <c:v>42653</c:v>
                </c:pt>
                <c:pt idx="669">
                  <c:v>42654</c:v>
                </c:pt>
                <c:pt idx="670">
                  <c:v>42655</c:v>
                </c:pt>
                <c:pt idx="671">
                  <c:v>42656</c:v>
                </c:pt>
                <c:pt idx="672">
                  <c:v>42657</c:v>
                </c:pt>
                <c:pt idx="673">
                  <c:v>42660</c:v>
                </c:pt>
                <c:pt idx="674">
                  <c:v>42661</c:v>
                </c:pt>
                <c:pt idx="675">
                  <c:v>42662</c:v>
                </c:pt>
                <c:pt idx="676">
                  <c:v>42663</c:v>
                </c:pt>
                <c:pt idx="677">
                  <c:v>42664</c:v>
                </c:pt>
                <c:pt idx="678">
                  <c:v>42667</c:v>
                </c:pt>
                <c:pt idx="679">
                  <c:v>42668</c:v>
                </c:pt>
                <c:pt idx="680">
                  <c:v>42669</c:v>
                </c:pt>
                <c:pt idx="681">
                  <c:v>42670</c:v>
                </c:pt>
                <c:pt idx="682">
                  <c:v>42671</c:v>
                </c:pt>
                <c:pt idx="683">
                  <c:v>42674</c:v>
                </c:pt>
                <c:pt idx="684">
                  <c:v>42675</c:v>
                </c:pt>
                <c:pt idx="685">
                  <c:v>42676</c:v>
                </c:pt>
                <c:pt idx="686">
                  <c:v>42677</c:v>
                </c:pt>
                <c:pt idx="687">
                  <c:v>42678</c:v>
                </c:pt>
                <c:pt idx="688">
                  <c:v>42681</c:v>
                </c:pt>
                <c:pt idx="689">
                  <c:v>42682</c:v>
                </c:pt>
                <c:pt idx="690">
                  <c:v>42683</c:v>
                </c:pt>
                <c:pt idx="691">
                  <c:v>42684</c:v>
                </c:pt>
                <c:pt idx="692">
                  <c:v>42685</c:v>
                </c:pt>
                <c:pt idx="693">
                  <c:v>42688</c:v>
                </c:pt>
                <c:pt idx="694">
                  <c:v>42689</c:v>
                </c:pt>
                <c:pt idx="695">
                  <c:v>42690</c:v>
                </c:pt>
                <c:pt idx="696">
                  <c:v>42691</c:v>
                </c:pt>
                <c:pt idx="697">
                  <c:v>42692</c:v>
                </c:pt>
                <c:pt idx="698">
                  <c:v>42695</c:v>
                </c:pt>
                <c:pt idx="699">
                  <c:v>42696</c:v>
                </c:pt>
                <c:pt idx="700">
                  <c:v>42697</c:v>
                </c:pt>
                <c:pt idx="701">
                  <c:v>42698</c:v>
                </c:pt>
                <c:pt idx="702">
                  <c:v>42699</c:v>
                </c:pt>
                <c:pt idx="703">
                  <c:v>42702</c:v>
                </c:pt>
                <c:pt idx="704">
                  <c:v>42703</c:v>
                </c:pt>
                <c:pt idx="705">
                  <c:v>42704</c:v>
                </c:pt>
                <c:pt idx="706">
                  <c:v>42705</c:v>
                </c:pt>
                <c:pt idx="707">
                  <c:v>42706</c:v>
                </c:pt>
                <c:pt idx="708">
                  <c:v>42709</c:v>
                </c:pt>
                <c:pt idx="709">
                  <c:v>42710</c:v>
                </c:pt>
                <c:pt idx="710">
                  <c:v>42711</c:v>
                </c:pt>
                <c:pt idx="711">
                  <c:v>42712</c:v>
                </c:pt>
                <c:pt idx="712">
                  <c:v>42713</c:v>
                </c:pt>
                <c:pt idx="713">
                  <c:v>42716</c:v>
                </c:pt>
                <c:pt idx="714">
                  <c:v>42717</c:v>
                </c:pt>
                <c:pt idx="715">
                  <c:v>42718</c:v>
                </c:pt>
                <c:pt idx="716">
                  <c:v>42719</c:v>
                </c:pt>
                <c:pt idx="717">
                  <c:v>42720</c:v>
                </c:pt>
                <c:pt idx="718">
                  <c:v>42723</c:v>
                </c:pt>
                <c:pt idx="719">
                  <c:v>42724</c:v>
                </c:pt>
                <c:pt idx="720">
                  <c:v>42725</c:v>
                </c:pt>
                <c:pt idx="721">
                  <c:v>42726</c:v>
                </c:pt>
                <c:pt idx="722">
                  <c:v>42727</c:v>
                </c:pt>
                <c:pt idx="723">
                  <c:v>42730</c:v>
                </c:pt>
                <c:pt idx="724">
                  <c:v>42731</c:v>
                </c:pt>
                <c:pt idx="725">
                  <c:v>42732</c:v>
                </c:pt>
                <c:pt idx="726">
                  <c:v>42733</c:v>
                </c:pt>
                <c:pt idx="727">
                  <c:v>42734</c:v>
                </c:pt>
                <c:pt idx="728">
                  <c:v>42738</c:v>
                </c:pt>
                <c:pt idx="729">
                  <c:v>42739</c:v>
                </c:pt>
                <c:pt idx="730">
                  <c:v>42740</c:v>
                </c:pt>
                <c:pt idx="731">
                  <c:v>42741</c:v>
                </c:pt>
                <c:pt idx="732">
                  <c:v>42744</c:v>
                </c:pt>
                <c:pt idx="733">
                  <c:v>42745</c:v>
                </c:pt>
                <c:pt idx="734">
                  <c:v>42746</c:v>
                </c:pt>
                <c:pt idx="735">
                  <c:v>42747</c:v>
                </c:pt>
                <c:pt idx="736">
                  <c:v>42748</c:v>
                </c:pt>
                <c:pt idx="737">
                  <c:v>42751</c:v>
                </c:pt>
                <c:pt idx="738">
                  <c:v>42752</c:v>
                </c:pt>
                <c:pt idx="739">
                  <c:v>42753</c:v>
                </c:pt>
                <c:pt idx="740">
                  <c:v>42754</c:v>
                </c:pt>
                <c:pt idx="741">
                  <c:v>42755</c:v>
                </c:pt>
                <c:pt idx="742">
                  <c:v>42758</c:v>
                </c:pt>
                <c:pt idx="743">
                  <c:v>42759</c:v>
                </c:pt>
                <c:pt idx="744">
                  <c:v>42760</c:v>
                </c:pt>
                <c:pt idx="745">
                  <c:v>42768</c:v>
                </c:pt>
                <c:pt idx="746">
                  <c:v>42769</c:v>
                </c:pt>
                <c:pt idx="747">
                  <c:v>42772</c:v>
                </c:pt>
                <c:pt idx="748">
                  <c:v>42773</c:v>
                </c:pt>
                <c:pt idx="749">
                  <c:v>42774</c:v>
                </c:pt>
                <c:pt idx="750">
                  <c:v>42775</c:v>
                </c:pt>
                <c:pt idx="751">
                  <c:v>42776</c:v>
                </c:pt>
                <c:pt idx="752">
                  <c:v>42779</c:v>
                </c:pt>
                <c:pt idx="753">
                  <c:v>42780</c:v>
                </c:pt>
                <c:pt idx="754">
                  <c:v>42781</c:v>
                </c:pt>
                <c:pt idx="755">
                  <c:v>42782</c:v>
                </c:pt>
                <c:pt idx="756">
                  <c:v>42783</c:v>
                </c:pt>
                <c:pt idx="757">
                  <c:v>42786</c:v>
                </c:pt>
                <c:pt idx="758">
                  <c:v>42787</c:v>
                </c:pt>
                <c:pt idx="759">
                  <c:v>42788</c:v>
                </c:pt>
                <c:pt idx="760">
                  <c:v>42789</c:v>
                </c:pt>
                <c:pt idx="761">
                  <c:v>42790</c:v>
                </c:pt>
                <c:pt idx="762">
                  <c:v>42793</c:v>
                </c:pt>
                <c:pt idx="763">
                  <c:v>42794</c:v>
                </c:pt>
                <c:pt idx="764">
                  <c:v>42795</c:v>
                </c:pt>
                <c:pt idx="765">
                  <c:v>42796</c:v>
                </c:pt>
                <c:pt idx="766">
                  <c:v>42797</c:v>
                </c:pt>
                <c:pt idx="767">
                  <c:v>42800</c:v>
                </c:pt>
                <c:pt idx="768">
                  <c:v>42801</c:v>
                </c:pt>
                <c:pt idx="769">
                  <c:v>42802</c:v>
                </c:pt>
                <c:pt idx="770">
                  <c:v>42803</c:v>
                </c:pt>
                <c:pt idx="771">
                  <c:v>42804</c:v>
                </c:pt>
                <c:pt idx="772">
                  <c:v>42807</c:v>
                </c:pt>
                <c:pt idx="773">
                  <c:v>42808</c:v>
                </c:pt>
                <c:pt idx="774">
                  <c:v>42809</c:v>
                </c:pt>
                <c:pt idx="775">
                  <c:v>42810</c:v>
                </c:pt>
                <c:pt idx="776">
                  <c:v>42811</c:v>
                </c:pt>
                <c:pt idx="777">
                  <c:v>42814</c:v>
                </c:pt>
                <c:pt idx="778">
                  <c:v>42815</c:v>
                </c:pt>
                <c:pt idx="779">
                  <c:v>42816</c:v>
                </c:pt>
                <c:pt idx="780">
                  <c:v>42817</c:v>
                </c:pt>
                <c:pt idx="781">
                  <c:v>42818</c:v>
                </c:pt>
                <c:pt idx="782">
                  <c:v>42821</c:v>
                </c:pt>
                <c:pt idx="783">
                  <c:v>42822</c:v>
                </c:pt>
                <c:pt idx="784">
                  <c:v>42823</c:v>
                </c:pt>
                <c:pt idx="785">
                  <c:v>42824</c:v>
                </c:pt>
                <c:pt idx="786">
                  <c:v>42825</c:v>
                </c:pt>
                <c:pt idx="787">
                  <c:v>42828</c:v>
                </c:pt>
                <c:pt idx="788">
                  <c:v>42829</c:v>
                </c:pt>
                <c:pt idx="789">
                  <c:v>42830</c:v>
                </c:pt>
                <c:pt idx="790">
                  <c:v>42832</c:v>
                </c:pt>
                <c:pt idx="791">
                  <c:v>42835</c:v>
                </c:pt>
                <c:pt idx="792">
                  <c:v>42836</c:v>
                </c:pt>
                <c:pt idx="793">
                  <c:v>42837</c:v>
                </c:pt>
                <c:pt idx="794">
                  <c:v>42838</c:v>
                </c:pt>
                <c:pt idx="795">
                  <c:v>42839</c:v>
                </c:pt>
                <c:pt idx="796">
                  <c:v>42842</c:v>
                </c:pt>
                <c:pt idx="797">
                  <c:v>42843</c:v>
                </c:pt>
                <c:pt idx="798">
                  <c:v>42844</c:v>
                </c:pt>
                <c:pt idx="799">
                  <c:v>42845</c:v>
                </c:pt>
                <c:pt idx="800">
                  <c:v>42846</c:v>
                </c:pt>
                <c:pt idx="801">
                  <c:v>42849</c:v>
                </c:pt>
                <c:pt idx="802">
                  <c:v>42850</c:v>
                </c:pt>
                <c:pt idx="803">
                  <c:v>42851</c:v>
                </c:pt>
                <c:pt idx="804">
                  <c:v>42852</c:v>
                </c:pt>
                <c:pt idx="805">
                  <c:v>42853</c:v>
                </c:pt>
                <c:pt idx="806">
                  <c:v>42858</c:v>
                </c:pt>
                <c:pt idx="807">
                  <c:v>42859</c:v>
                </c:pt>
                <c:pt idx="808">
                  <c:v>42860</c:v>
                </c:pt>
                <c:pt idx="809">
                  <c:v>42863</c:v>
                </c:pt>
                <c:pt idx="810">
                  <c:v>42864</c:v>
                </c:pt>
                <c:pt idx="811">
                  <c:v>42865</c:v>
                </c:pt>
                <c:pt idx="812">
                  <c:v>42866</c:v>
                </c:pt>
                <c:pt idx="813">
                  <c:v>42867</c:v>
                </c:pt>
                <c:pt idx="814">
                  <c:v>42870</c:v>
                </c:pt>
                <c:pt idx="815">
                  <c:v>42871</c:v>
                </c:pt>
                <c:pt idx="816">
                  <c:v>42872</c:v>
                </c:pt>
                <c:pt idx="817">
                  <c:v>42873</c:v>
                </c:pt>
                <c:pt idx="818">
                  <c:v>42874</c:v>
                </c:pt>
                <c:pt idx="819">
                  <c:v>42877</c:v>
                </c:pt>
                <c:pt idx="820">
                  <c:v>42878</c:v>
                </c:pt>
                <c:pt idx="821">
                  <c:v>42879</c:v>
                </c:pt>
                <c:pt idx="822">
                  <c:v>42880</c:v>
                </c:pt>
                <c:pt idx="823">
                  <c:v>42881</c:v>
                </c:pt>
                <c:pt idx="824">
                  <c:v>42884</c:v>
                </c:pt>
                <c:pt idx="825">
                  <c:v>42885</c:v>
                </c:pt>
                <c:pt idx="826">
                  <c:v>42886</c:v>
                </c:pt>
                <c:pt idx="827">
                  <c:v>42887</c:v>
                </c:pt>
                <c:pt idx="828">
                  <c:v>42888</c:v>
                </c:pt>
                <c:pt idx="829">
                  <c:v>42891</c:v>
                </c:pt>
                <c:pt idx="830">
                  <c:v>42892</c:v>
                </c:pt>
                <c:pt idx="831">
                  <c:v>42893</c:v>
                </c:pt>
                <c:pt idx="832">
                  <c:v>42894</c:v>
                </c:pt>
                <c:pt idx="833">
                  <c:v>42895</c:v>
                </c:pt>
                <c:pt idx="834">
                  <c:v>42898</c:v>
                </c:pt>
                <c:pt idx="835">
                  <c:v>42899</c:v>
                </c:pt>
                <c:pt idx="836">
                  <c:v>42900</c:v>
                </c:pt>
                <c:pt idx="837">
                  <c:v>42901</c:v>
                </c:pt>
                <c:pt idx="838">
                  <c:v>42902</c:v>
                </c:pt>
                <c:pt idx="839">
                  <c:v>42905</c:v>
                </c:pt>
                <c:pt idx="840">
                  <c:v>42906</c:v>
                </c:pt>
                <c:pt idx="841">
                  <c:v>42907</c:v>
                </c:pt>
                <c:pt idx="842">
                  <c:v>42908</c:v>
                </c:pt>
                <c:pt idx="843">
                  <c:v>42909</c:v>
                </c:pt>
                <c:pt idx="844">
                  <c:v>42912</c:v>
                </c:pt>
                <c:pt idx="845">
                  <c:v>42913</c:v>
                </c:pt>
                <c:pt idx="846">
                  <c:v>42914</c:v>
                </c:pt>
                <c:pt idx="847">
                  <c:v>42915</c:v>
                </c:pt>
                <c:pt idx="848">
                  <c:v>42916</c:v>
                </c:pt>
                <c:pt idx="849">
                  <c:v>42919</c:v>
                </c:pt>
                <c:pt idx="850">
                  <c:v>42920</c:v>
                </c:pt>
                <c:pt idx="851">
                  <c:v>42921</c:v>
                </c:pt>
                <c:pt idx="852">
                  <c:v>42922</c:v>
                </c:pt>
                <c:pt idx="853">
                  <c:v>42923</c:v>
                </c:pt>
                <c:pt idx="854">
                  <c:v>42926</c:v>
                </c:pt>
                <c:pt idx="855">
                  <c:v>42927</c:v>
                </c:pt>
                <c:pt idx="856">
                  <c:v>42928</c:v>
                </c:pt>
                <c:pt idx="857">
                  <c:v>42929</c:v>
                </c:pt>
                <c:pt idx="858">
                  <c:v>42930</c:v>
                </c:pt>
                <c:pt idx="859">
                  <c:v>42933</c:v>
                </c:pt>
                <c:pt idx="860">
                  <c:v>42934</c:v>
                </c:pt>
                <c:pt idx="861">
                  <c:v>42935</c:v>
                </c:pt>
                <c:pt idx="862">
                  <c:v>42936</c:v>
                </c:pt>
                <c:pt idx="863">
                  <c:v>42937</c:v>
                </c:pt>
                <c:pt idx="864">
                  <c:v>42940</c:v>
                </c:pt>
                <c:pt idx="865">
                  <c:v>42941</c:v>
                </c:pt>
                <c:pt idx="866">
                  <c:v>42942</c:v>
                </c:pt>
                <c:pt idx="867">
                  <c:v>42943</c:v>
                </c:pt>
                <c:pt idx="868">
                  <c:v>42944</c:v>
                </c:pt>
                <c:pt idx="869">
                  <c:v>42947</c:v>
                </c:pt>
                <c:pt idx="870">
                  <c:v>42948</c:v>
                </c:pt>
                <c:pt idx="871">
                  <c:v>42949</c:v>
                </c:pt>
                <c:pt idx="872">
                  <c:v>42950</c:v>
                </c:pt>
                <c:pt idx="873">
                  <c:v>42951</c:v>
                </c:pt>
                <c:pt idx="874">
                  <c:v>42954</c:v>
                </c:pt>
                <c:pt idx="875">
                  <c:v>42955</c:v>
                </c:pt>
                <c:pt idx="876">
                  <c:v>42956</c:v>
                </c:pt>
                <c:pt idx="877">
                  <c:v>42957</c:v>
                </c:pt>
                <c:pt idx="878">
                  <c:v>42958</c:v>
                </c:pt>
                <c:pt idx="879">
                  <c:v>42961</c:v>
                </c:pt>
                <c:pt idx="880">
                  <c:v>42962</c:v>
                </c:pt>
                <c:pt idx="881">
                  <c:v>42963</c:v>
                </c:pt>
                <c:pt idx="882">
                  <c:v>42964</c:v>
                </c:pt>
                <c:pt idx="883">
                  <c:v>42965</c:v>
                </c:pt>
                <c:pt idx="884">
                  <c:v>42968</c:v>
                </c:pt>
                <c:pt idx="885">
                  <c:v>42969</c:v>
                </c:pt>
                <c:pt idx="886">
                  <c:v>42970</c:v>
                </c:pt>
                <c:pt idx="887">
                  <c:v>42971</c:v>
                </c:pt>
                <c:pt idx="888">
                  <c:v>42972</c:v>
                </c:pt>
                <c:pt idx="889">
                  <c:v>42975</c:v>
                </c:pt>
                <c:pt idx="890">
                  <c:v>42976</c:v>
                </c:pt>
                <c:pt idx="891">
                  <c:v>42977</c:v>
                </c:pt>
                <c:pt idx="892">
                  <c:v>42978</c:v>
                </c:pt>
                <c:pt idx="893">
                  <c:v>42979</c:v>
                </c:pt>
                <c:pt idx="894">
                  <c:v>42983</c:v>
                </c:pt>
                <c:pt idx="895">
                  <c:v>42984</c:v>
                </c:pt>
                <c:pt idx="896">
                  <c:v>42985</c:v>
                </c:pt>
                <c:pt idx="897">
                  <c:v>42986</c:v>
                </c:pt>
                <c:pt idx="898">
                  <c:v>42989</c:v>
                </c:pt>
                <c:pt idx="899">
                  <c:v>42990</c:v>
                </c:pt>
                <c:pt idx="900">
                  <c:v>42991</c:v>
                </c:pt>
                <c:pt idx="901">
                  <c:v>42992</c:v>
                </c:pt>
                <c:pt idx="902">
                  <c:v>42993</c:v>
                </c:pt>
                <c:pt idx="903">
                  <c:v>42996</c:v>
                </c:pt>
                <c:pt idx="904">
                  <c:v>42997</c:v>
                </c:pt>
                <c:pt idx="905">
                  <c:v>42998</c:v>
                </c:pt>
                <c:pt idx="906">
                  <c:v>42999</c:v>
                </c:pt>
                <c:pt idx="907">
                  <c:v>43000</c:v>
                </c:pt>
                <c:pt idx="908">
                  <c:v>43003</c:v>
                </c:pt>
                <c:pt idx="909">
                  <c:v>43004</c:v>
                </c:pt>
                <c:pt idx="910">
                  <c:v>43005</c:v>
                </c:pt>
                <c:pt idx="911">
                  <c:v>43006</c:v>
                </c:pt>
                <c:pt idx="912">
                  <c:v>43007</c:v>
                </c:pt>
                <c:pt idx="913">
                  <c:v>43010</c:v>
                </c:pt>
                <c:pt idx="914">
                  <c:v>43011</c:v>
                </c:pt>
                <c:pt idx="915">
                  <c:v>43012</c:v>
                </c:pt>
                <c:pt idx="916">
                  <c:v>43013</c:v>
                </c:pt>
                <c:pt idx="917">
                  <c:v>43014</c:v>
                </c:pt>
                <c:pt idx="918">
                  <c:v>43017</c:v>
                </c:pt>
                <c:pt idx="919">
                  <c:v>43018</c:v>
                </c:pt>
                <c:pt idx="920">
                  <c:v>43019</c:v>
                </c:pt>
                <c:pt idx="921">
                  <c:v>43020</c:v>
                </c:pt>
                <c:pt idx="922">
                  <c:v>43021</c:v>
                </c:pt>
                <c:pt idx="923">
                  <c:v>43024</c:v>
                </c:pt>
                <c:pt idx="924">
                  <c:v>43025</c:v>
                </c:pt>
                <c:pt idx="925">
                  <c:v>43026</c:v>
                </c:pt>
                <c:pt idx="926">
                  <c:v>43027</c:v>
                </c:pt>
                <c:pt idx="927">
                  <c:v>43028</c:v>
                </c:pt>
                <c:pt idx="928">
                  <c:v>43031</c:v>
                </c:pt>
                <c:pt idx="929">
                  <c:v>43032</c:v>
                </c:pt>
                <c:pt idx="930">
                  <c:v>43033</c:v>
                </c:pt>
                <c:pt idx="931">
                  <c:v>43034</c:v>
                </c:pt>
                <c:pt idx="932">
                  <c:v>43035</c:v>
                </c:pt>
                <c:pt idx="933">
                  <c:v>43038</c:v>
                </c:pt>
                <c:pt idx="934">
                  <c:v>43039</c:v>
                </c:pt>
                <c:pt idx="935">
                  <c:v>43040</c:v>
                </c:pt>
                <c:pt idx="936">
                  <c:v>43041</c:v>
                </c:pt>
                <c:pt idx="937">
                  <c:v>43042</c:v>
                </c:pt>
                <c:pt idx="938">
                  <c:v>43045</c:v>
                </c:pt>
                <c:pt idx="939">
                  <c:v>43046</c:v>
                </c:pt>
                <c:pt idx="940">
                  <c:v>43047</c:v>
                </c:pt>
                <c:pt idx="941">
                  <c:v>43048</c:v>
                </c:pt>
                <c:pt idx="942">
                  <c:v>43049</c:v>
                </c:pt>
                <c:pt idx="943">
                  <c:v>43052</c:v>
                </c:pt>
                <c:pt idx="944">
                  <c:v>43053</c:v>
                </c:pt>
                <c:pt idx="945">
                  <c:v>43054</c:v>
                </c:pt>
                <c:pt idx="946">
                  <c:v>43055</c:v>
                </c:pt>
                <c:pt idx="947">
                  <c:v>43056</c:v>
                </c:pt>
                <c:pt idx="948">
                  <c:v>43059</c:v>
                </c:pt>
                <c:pt idx="949">
                  <c:v>43060</c:v>
                </c:pt>
                <c:pt idx="950">
                  <c:v>43061</c:v>
                </c:pt>
                <c:pt idx="951">
                  <c:v>43062</c:v>
                </c:pt>
                <c:pt idx="952">
                  <c:v>43063</c:v>
                </c:pt>
                <c:pt idx="953">
                  <c:v>43066</c:v>
                </c:pt>
                <c:pt idx="954">
                  <c:v>43067</c:v>
                </c:pt>
                <c:pt idx="955">
                  <c:v>43068</c:v>
                </c:pt>
                <c:pt idx="956">
                  <c:v>43069</c:v>
                </c:pt>
                <c:pt idx="957">
                  <c:v>43070</c:v>
                </c:pt>
                <c:pt idx="958">
                  <c:v>43073</c:v>
                </c:pt>
                <c:pt idx="959">
                  <c:v>43074</c:v>
                </c:pt>
                <c:pt idx="960">
                  <c:v>43075</c:v>
                </c:pt>
                <c:pt idx="961">
                  <c:v>43076</c:v>
                </c:pt>
                <c:pt idx="962">
                  <c:v>43077</c:v>
                </c:pt>
                <c:pt idx="963">
                  <c:v>43080</c:v>
                </c:pt>
                <c:pt idx="964">
                  <c:v>43081</c:v>
                </c:pt>
                <c:pt idx="965">
                  <c:v>43082</c:v>
                </c:pt>
                <c:pt idx="966">
                  <c:v>43083</c:v>
                </c:pt>
                <c:pt idx="967">
                  <c:v>43084</c:v>
                </c:pt>
                <c:pt idx="968">
                  <c:v>43087</c:v>
                </c:pt>
                <c:pt idx="969">
                  <c:v>43088</c:v>
                </c:pt>
                <c:pt idx="970">
                  <c:v>43089</c:v>
                </c:pt>
                <c:pt idx="971">
                  <c:v>43090</c:v>
                </c:pt>
                <c:pt idx="972">
                  <c:v>43091</c:v>
                </c:pt>
                <c:pt idx="973">
                  <c:v>43094</c:v>
                </c:pt>
                <c:pt idx="974">
                  <c:v>43095</c:v>
                </c:pt>
                <c:pt idx="975">
                  <c:v>43096</c:v>
                </c:pt>
                <c:pt idx="976">
                  <c:v>43097</c:v>
                </c:pt>
                <c:pt idx="977">
                  <c:v>43098</c:v>
                </c:pt>
                <c:pt idx="978">
                  <c:v>43102</c:v>
                </c:pt>
                <c:pt idx="979">
                  <c:v>43103</c:v>
                </c:pt>
                <c:pt idx="980">
                  <c:v>43104</c:v>
                </c:pt>
                <c:pt idx="981">
                  <c:v>43105</c:v>
                </c:pt>
                <c:pt idx="982">
                  <c:v>43108</c:v>
                </c:pt>
                <c:pt idx="983">
                  <c:v>43109</c:v>
                </c:pt>
                <c:pt idx="984">
                  <c:v>43110</c:v>
                </c:pt>
                <c:pt idx="985">
                  <c:v>43111</c:v>
                </c:pt>
                <c:pt idx="986">
                  <c:v>43112</c:v>
                </c:pt>
                <c:pt idx="987">
                  <c:v>43115</c:v>
                </c:pt>
                <c:pt idx="988">
                  <c:v>43116</c:v>
                </c:pt>
                <c:pt idx="989">
                  <c:v>43117</c:v>
                </c:pt>
                <c:pt idx="990">
                  <c:v>43118</c:v>
                </c:pt>
                <c:pt idx="991">
                  <c:v>43119</c:v>
                </c:pt>
                <c:pt idx="992">
                  <c:v>43122</c:v>
                </c:pt>
                <c:pt idx="993">
                  <c:v>43123</c:v>
                </c:pt>
                <c:pt idx="994">
                  <c:v>43125</c:v>
                </c:pt>
                <c:pt idx="995">
                  <c:v>43126</c:v>
                </c:pt>
                <c:pt idx="996">
                  <c:v>43129</c:v>
                </c:pt>
                <c:pt idx="997">
                  <c:v>43130</c:v>
                </c:pt>
                <c:pt idx="998">
                  <c:v>43131</c:v>
                </c:pt>
                <c:pt idx="999">
                  <c:v>43132</c:v>
                </c:pt>
                <c:pt idx="1000">
                  <c:v>43133</c:v>
                </c:pt>
                <c:pt idx="1001">
                  <c:v>43136</c:v>
                </c:pt>
                <c:pt idx="1002">
                  <c:v>43137</c:v>
                </c:pt>
                <c:pt idx="1003">
                  <c:v>43138</c:v>
                </c:pt>
                <c:pt idx="1004">
                  <c:v>43139</c:v>
                </c:pt>
                <c:pt idx="1005">
                  <c:v>43140</c:v>
                </c:pt>
                <c:pt idx="1006">
                  <c:v>43143</c:v>
                </c:pt>
                <c:pt idx="1007">
                  <c:v>43144</c:v>
                </c:pt>
                <c:pt idx="1008">
                  <c:v>43152</c:v>
                </c:pt>
                <c:pt idx="1009">
                  <c:v>43153</c:v>
                </c:pt>
                <c:pt idx="1010">
                  <c:v>43154</c:v>
                </c:pt>
                <c:pt idx="1011">
                  <c:v>43157</c:v>
                </c:pt>
                <c:pt idx="1012">
                  <c:v>43158</c:v>
                </c:pt>
                <c:pt idx="1013">
                  <c:v>43159</c:v>
                </c:pt>
                <c:pt idx="1014">
                  <c:v>43160</c:v>
                </c:pt>
                <c:pt idx="1015">
                  <c:v>43161</c:v>
                </c:pt>
                <c:pt idx="1016">
                  <c:v>43164</c:v>
                </c:pt>
                <c:pt idx="1017">
                  <c:v>43165</c:v>
                </c:pt>
                <c:pt idx="1018">
                  <c:v>43166</c:v>
                </c:pt>
                <c:pt idx="1019">
                  <c:v>43167</c:v>
                </c:pt>
                <c:pt idx="1020">
                  <c:v>43168</c:v>
                </c:pt>
                <c:pt idx="1021">
                  <c:v>43171</c:v>
                </c:pt>
                <c:pt idx="1022">
                  <c:v>43172</c:v>
                </c:pt>
                <c:pt idx="1023">
                  <c:v>43173</c:v>
                </c:pt>
                <c:pt idx="1024">
                  <c:v>43174</c:v>
                </c:pt>
                <c:pt idx="1025">
                  <c:v>43175</c:v>
                </c:pt>
                <c:pt idx="1026">
                  <c:v>43178</c:v>
                </c:pt>
                <c:pt idx="1027">
                  <c:v>43179</c:v>
                </c:pt>
                <c:pt idx="1028">
                  <c:v>43180</c:v>
                </c:pt>
                <c:pt idx="1029">
                  <c:v>43181</c:v>
                </c:pt>
                <c:pt idx="1030">
                  <c:v>43182</c:v>
                </c:pt>
                <c:pt idx="1031">
                  <c:v>43185</c:v>
                </c:pt>
                <c:pt idx="1032">
                  <c:v>43186</c:v>
                </c:pt>
                <c:pt idx="1033">
                  <c:v>43187</c:v>
                </c:pt>
                <c:pt idx="1034">
                  <c:v>43188</c:v>
                </c:pt>
                <c:pt idx="1035">
                  <c:v>43189</c:v>
                </c:pt>
                <c:pt idx="1036">
                  <c:v>43192</c:v>
                </c:pt>
                <c:pt idx="1037">
                  <c:v>43193</c:v>
                </c:pt>
                <c:pt idx="1038">
                  <c:v>43194</c:v>
                </c:pt>
                <c:pt idx="1039">
                  <c:v>43195</c:v>
                </c:pt>
                <c:pt idx="1040">
                  <c:v>43196</c:v>
                </c:pt>
                <c:pt idx="1041">
                  <c:v>43199</c:v>
                </c:pt>
                <c:pt idx="1042">
                  <c:v>43200</c:v>
                </c:pt>
                <c:pt idx="1043">
                  <c:v>43201</c:v>
                </c:pt>
                <c:pt idx="1044">
                  <c:v>43202</c:v>
                </c:pt>
                <c:pt idx="1045">
                  <c:v>43203</c:v>
                </c:pt>
                <c:pt idx="1046">
                  <c:v>43206</c:v>
                </c:pt>
                <c:pt idx="1047">
                  <c:v>43207</c:v>
                </c:pt>
                <c:pt idx="1048">
                  <c:v>43208</c:v>
                </c:pt>
                <c:pt idx="1049">
                  <c:v>43209</c:v>
                </c:pt>
                <c:pt idx="1050">
                  <c:v>43210</c:v>
                </c:pt>
                <c:pt idx="1051">
                  <c:v>43213</c:v>
                </c:pt>
                <c:pt idx="1052">
                  <c:v>43214</c:v>
                </c:pt>
                <c:pt idx="1053">
                  <c:v>43216</c:v>
                </c:pt>
                <c:pt idx="1054">
                  <c:v>43217</c:v>
                </c:pt>
                <c:pt idx="1055">
                  <c:v>43222</c:v>
                </c:pt>
                <c:pt idx="1056">
                  <c:v>43223</c:v>
                </c:pt>
                <c:pt idx="1057">
                  <c:v>43224</c:v>
                </c:pt>
                <c:pt idx="1058">
                  <c:v>43227</c:v>
                </c:pt>
                <c:pt idx="1059">
                  <c:v>43228</c:v>
                </c:pt>
                <c:pt idx="1060">
                  <c:v>43229</c:v>
                </c:pt>
                <c:pt idx="1061">
                  <c:v>43230</c:v>
                </c:pt>
                <c:pt idx="1062">
                  <c:v>43231</c:v>
                </c:pt>
                <c:pt idx="1063">
                  <c:v>43234</c:v>
                </c:pt>
                <c:pt idx="1064">
                  <c:v>43235</c:v>
                </c:pt>
                <c:pt idx="1065">
                  <c:v>43236</c:v>
                </c:pt>
                <c:pt idx="1066">
                  <c:v>43237</c:v>
                </c:pt>
                <c:pt idx="1067">
                  <c:v>43238</c:v>
                </c:pt>
                <c:pt idx="1068">
                  <c:v>43241</c:v>
                </c:pt>
                <c:pt idx="1069">
                  <c:v>43242</c:v>
                </c:pt>
                <c:pt idx="1070">
                  <c:v>43243</c:v>
                </c:pt>
                <c:pt idx="1071">
                  <c:v>43244</c:v>
                </c:pt>
                <c:pt idx="1072">
                  <c:v>43245</c:v>
                </c:pt>
                <c:pt idx="1073">
                  <c:v>43248</c:v>
                </c:pt>
                <c:pt idx="1074">
                  <c:v>43249</c:v>
                </c:pt>
                <c:pt idx="1075">
                  <c:v>43250</c:v>
                </c:pt>
                <c:pt idx="1076">
                  <c:v>43251</c:v>
                </c:pt>
                <c:pt idx="1077">
                  <c:v>43252</c:v>
                </c:pt>
                <c:pt idx="1078">
                  <c:v>43255</c:v>
                </c:pt>
                <c:pt idx="1079">
                  <c:v>43256</c:v>
                </c:pt>
                <c:pt idx="1080">
                  <c:v>43257</c:v>
                </c:pt>
                <c:pt idx="1081">
                  <c:v>43258</c:v>
                </c:pt>
                <c:pt idx="1082">
                  <c:v>43259</c:v>
                </c:pt>
                <c:pt idx="1083">
                  <c:v>43262</c:v>
                </c:pt>
                <c:pt idx="1084">
                  <c:v>43263</c:v>
                </c:pt>
                <c:pt idx="1085">
                  <c:v>43264</c:v>
                </c:pt>
                <c:pt idx="1086">
                  <c:v>43265</c:v>
                </c:pt>
                <c:pt idx="1087">
                  <c:v>43266</c:v>
                </c:pt>
                <c:pt idx="1088">
                  <c:v>43269</c:v>
                </c:pt>
                <c:pt idx="1089">
                  <c:v>43270</c:v>
                </c:pt>
                <c:pt idx="1090">
                  <c:v>43271</c:v>
                </c:pt>
                <c:pt idx="1091">
                  <c:v>43272</c:v>
                </c:pt>
                <c:pt idx="1092">
                  <c:v>43273</c:v>
                </c:pt>
                <c:pt idx="1093">
                  <c:v>43276</c:v>
                </c:pt>
                <c:pt idx="1094">
                  <c:v>43277</c:v>
                </c:pt>
                <c:pt idx="1095">
                  <c:v>43278</c:v>
                </c:pt>
                <c:pt idx="1096">
                  <c:v>43279</c:v>
                </c:pt>
                <c:pt idx="1097">
                  <c:v>43280</c:v>
                </c:pt>
                <c:pt idx="1098">
                  <c:v>43283</c:v>
                </c:pt>
                <c:pt idx="1099">
                  <c:v>43284</c:v>
                </c:pt>
                <c:pt idx="1100">
                  <c:v>43285</c:v>
                </c:pt>
                <c:pt idx="1101">
                  <c:v>43286</c:v>
                </c:pt>
                <c:pt idx="1102">
                  <c:v>43287</c:v>
                </c:pt>
                <c:pt idx="1103">
                  <c:v>43290</c:v>
                </c:pt>
                <c:pt idx="1104">
                  <c:v>43291</c:v>
                </c:pt>
                <c:pt idx="1105">
                  <c:v>43292</c:v>
                </c:pt>
                <c:pt idx="1106">
                  <c:v>43293</c:v>
                </c:pt>
                <c:pt idx="1107">
                  <c:v>43294</c:v>
                </c:pt>
                <c:pt idx="1108">
                  <c:v>43297</c:v>
                </c:pt>
                <c:pt idx="1109">
                  <c:v>43298</c:v>
                </c:pt>
                <c:pt idx="1110">
                  <c:v>43299</c:v>
                </c:pt>
                <c:pt idx="1111">
                  <c:v>43300</c:v>
                </c:pt>
                <c:pt idx="1112">
                  <c:v>43301</c:v>
                </c:pt>
                <c:pt idx="1113">
                  <c:v>43304</c:v>
                </c:pt>
                <c:pt idx="1114">
                  <c:v>43305</c:v>
                </c:pt>
                <c:pt idx="1115">
                  <c:v>43306</c:v>
                </c:pt>
                <c:pt idx="1116">
                  <c:v>43307</c:v>
                </c:pt>
                <c:pt idx="1117">
                  <c:v>43308</c:v>
                </c:pt>
                <c:pt idx="1118">
                  <c:v>43311</c:v>
                </c:pt>
                <c:pt idx="1119">
                  <c:v>43312</c:v>
                </c:pt>
                <c:pt idx="1120">
                  <c:v>43313</c:v>
                </c:pt>
                <c:pt idx="1121">
                  <c:v>43314</c:v>
                </c:pt>
                <c:pt idx="1122">
                  <c:v>43315</c:v>
                </c:pt>
                <c:pt idx="1123">
                  <c:v>43318</c:v>
                </c:pt>
                <c:pt idx="1124">
                  <c:v>43319</c:v>
                </c:pt>
                <c:pt idx="1125">
                  <c:v>43320</c:v>
                </c:pt>
                <c:pt idx="1126">
                  <c:v>43321</c:v>
                </c:pt>
                <c:pt idx="1127">
                  <c:v>43322</c:v>
                </c:pt>
                <c:pt idx="1128">
                  <c:v>43325</c:v>
                </c:pt>
                <c:pt idx="1129">
                  <c:v>43326</c:v>
                </c:pt>
                <c:pt idx="1130">
                  <c:v>43327</c:v>
                </c:pt>
                <c:pt idx="1131">
                  <c:v>43328</c:v>
                </c:pt>
                <c:pt idx="1132">
                  <c:v>43329</c:v>
                </c:pt>
                <c:pt idx="1133">
                  <c:v>43332</c:v>
                </c:pt>
                <c:pt idx="1134">
                  <c:v>43333</c:v>
                </c:pt>
                <c:pt idx="1135">
                  <c:v>43334</c:v>
                </c:pt>
                <c:pt idx="1136">
                  <c:v>43335</c:v>
                </c:pt>
                <c:pt idx="1137">
                  <c:v>43336</c:v>
                </c:pt>
                <c:pt idx="1138">
                  <c:v>43339</c:v>
                </c:pt>
                <c:pt idx="1139">
                  <c:v>43340</c:v>
                </c:pt>
                <c:pt idx="1140">
                  <c:v>43341</c:v>
                </c:pt>
                <c:pt idx="1141">
                  <c:v>43342</c:v>
                </c:pt>
                <c:pt idx="1142">
                  <c:v>43343</c:v>
                </c:pt>
                <c:pt idx="1143">
                  <c:v>43347</c:v>
                </c:pt>
                <c:pt idx="1144">
                  <c:v>43348</c:v>
                </c:pt>
                <c:pt idx="1145">
                  <c:v>43349</c:v>
                </c:pt>
                <c:pt idx="1146">
                  <c:v>43350</c:v>
                </c:pt>
                <c:pt idx="1147">
                  <c:v>43353</c:v>
                </c:pt>
                <c:pt idx="1148">
                  <c:v>43354</c:v>
                </c:pt>
                <c:pt idx="1149">
                  <c:v>43355</c:v>
                </c:pt>
                <c:pt idx="1150">
                  <c:v>43356</c:v>
                </c:pt>
                <c:pt idx="1151">
                  <c:v>43357</c:v>
                </c:pt>
                <c:pt idx="1152">
                  <c:v>43360</c:v>
                </c:pt>
                <c:pt idx="1153">
                  <c:v>43361</c:v>
                </c:pt>
                <c:pt idx="1154">
                  <c:v>43362</c:v>
                </c:pt>
                <c:pt idx="1155">
                  <c:v>43363</c:v>
                </c:pt>
                <c:pt idx="1156">
                  <c:v>43364</c:v>
                </c:pt>
                <c:pt idx="1157">
                  <c:v>43367</c:v>
                </c:pt>
                <c:pt idx="1158">
                  <c:v>43368</c:v>
                </c:pt>
                <c:pt idx="1159">
                  <c:v>43369</c:v>
                </c:pt>
                <c:pt idx="1160">
                  <c:v>43370</c:v>
                </c:pt>
                <c:pt idx="1161">
                  <c:v>43371</c:v>
                </c:pt>
                <c:pt idx="1162">
                  <c:v>43374</c:v>
                </c:pt>
                <c:pt idx="1163">
                  <c:v>43375</c:v>
                </c:pt>
                <c:pt idx="1164">
                  <c:v>43376</c:v>
                </c:pt>
                <c:pt idx="1165">
                  <c:v>43377</c:v>
                </c:pt>
                <c:pt idx="1166">
                  <c:v>43378</c:v>
                </c:pt>
                <c:pt idx="1167">
                  <c:v>43381</c:v>
                </c:pt>
                <c:pt idx="1168">
                  <c:v>43382</c:v>
                </c:pt>
                <c:pt idx="1169">
                  <c:v>43383</c:v>
                </c:pt>
                <c:pt idx="1170">
                  <c:v>43384</c:v>
                </c:pt>
                <c:pt idx="1171">
                  <c:v>43385</c:v>
                </c:pt>
                <c:pt idx="1172">
                  <c:v>43388</c:v>
                </c:pt>
                <c:pt idx="1173">
                  <c:v>43389</c:v>
                </c:pt>
                <c:pt idx="1174">
                  <c:v>43390</c:v>
                </c:pt>
                <c:pt idx="1175">
                  <c:v>43391</c:v>
                </c:pt>
                <c:pt idx="1176">
                  <c:v>43392</c:v>
                </c:pt>
                <c:pt idx="1177">
                  <c:v>43395</c:v>
                </c:pt>
                <c:pt idx="1178">
                  <c:v>43396</c:v>
                </c:pt>
                <c:pt idx="1179">
                  <c:v>43397</c:v>
                </c:pt>
                <c:pt idx="1180">
                  <c:v>43398</c:v>
                </c:pt>
                <c:pt idx="1181">
                  <c:v>43399</c:v>
                </c:pt>
                <c:pt idx="1182">
                  <c:v>43402</c:v>
                </c:pt>
                <c:pt idx="1183">
                  <c:v>43403</c:v>
                </c:pt>
                <c:pt idx="1184">
                  <c:v>43404</c:v>
                </c:pt>
                <c:pt idx="1185">
                  <c:v>43405</c:v>
                </c:pt>
                <c:pt idx="1186">
                  <c:v>43406</c:v>
                </c:pt>
                <c:pt idx="1187">
                  <c:v>43409</c:v>
                </c:pt>
                <c:pt idx="1188">
                  <c:v>43410</c:v>
                </c:pt>
                <c:pt idx="1189">
                  <c:v>43411</c:v>
                </c:pt>
                <c:pt idx="1190">
                  <c:v>43412</c:v>
                </c:pt>
                <c:pt idx="1191">
                  <c:v>43413</c:v>
                </c:pt>
                <c:pt idx="1192">
                  <c:v>43416</c:v>
                </c:pt>
                <c:pt idx="1193">
                  <c:v>43417</c:v>
                </c:pt>
                <c:pt idx="1194">
                  <c:v>43418</c:v>
                </c:pt>
                <c:pt idx="1195">
                  <c:v>43419</c:v>
                </c:pt>
                <c:pt idx="1196">
                  <c:v>43420</c:v>
                </c:pt>
                <c:pt idx="1197">
                  <c:v>43423</c:v>
                </c:pt>
                <c:pt idx="1198">
                  <c:v>43424</c:v>
                </c:pt>
                <c:pt idx="1199">
                  <c:v>43425</c:v>
                </c:pt>
                <c:pt idx="1200">
                  <c:v>43426</c:v>
                </c:pt>
                <c:pt idx="1201">
                  <c:v>43427</c:v>
                </c:pt>
                <c:pt idx="1202">
                  <c:v>43430</c:v>
                </c:pt>
                <c:pt idx="1203">
                  <c:v>43431</c:v>
                </c:pt>
                <c:pt idx="1204">
                  <c:v>43432</c:v>
                </c:pt>
                <c:pt idx="1205">
                  <c:v>43433</c:v>
                </c:pt>
                <c:pt idx="1206">
                  <c:v>43434</c:v>
                </c:pt>
                <c:pt idx="1207">
                  <c:v>43437</c:v>
                </c:pt>
                <c:pt idx="1208">
                  <c:v>43438</c:v>
                </c:pt>
                <c:pt idx="1209">
                  <c:v>43439</c:v>
                </c:pt>
                <c:pt idx="1210">
                  <c:v>43440</c:v>
                </c:pt>
                <c:pt idx="1211">
                  <c:v>43441</c:v>
                </c:pt>
                <c:pt idx="1212">
                  <c:v>43444</c:v>
                </c:pt>
                <c:pt idx="1213">
                  <c:v>43445</c:v>
                </c:pt>
                <c:pt idx="1214">
                  <c:v>43446</c:v>
                </c:pt>
                <c:pt idx="1215">
                  <c:v>43447</c:v>
                </c:pt>
                <c:pt idx="1216">
                  <c:v>43448</c:v>
                </c:pt>
                <c:pt idx="1217">
                  <c:v>43451</c:v>
                </c:pt>
                <c:pt idx="1218">
                  <c:v>43452</c:v>
                </c:pt>
                <c:pt idx="1219">
                  <c:v>43453</c:v>
                </c:pt>
                <c:pt idx="1220">
                  <c:v>43454</c:v>
                </c:pt>
                <c:pt idx="1221">
                  <c:v>43455</c:v>
                </c:pt>
                <c:pt idx="1222">
                  <c:v>43458</c:v>
                </c:pt>
                <c:pt idx="1223">
                  <c:v>43459</c:v>
                </c:pt>
                <c:pt idx="1224">
                  <c:v>43460</c:v>
                </c:pt>
                <c:pt idx="1225">
                  <c:v>43461</c:v>
                </c:pt>
                <c:pt idx="1226">
                  <c:v>43462</c:v>
                </c:pt>
                <c:pt idx="1227">
                  <c:v>43467</c:v>
                </c:pt>
                <c:pt idx="1228">
                  <c:v>43468</c:v>
                </c:pt>
                <c:pt idx="1229">
                  <c:v>43469</c:v>
                </c:pt>
                <c:pt idx="1230">
                  <c:v>43472</c:v>
                </c:pt>
                <c:pt idx="1231">
                  <c:v>43473</c:v>
                </c:pt>
                <c:pt idx="1232">
                  <c:v>43474</c:v>
                </c:pt>
                <c:pt idx="1233">
                  <c:v>43475</c:v>
                </c:pt>
                <c:pt idx="1234">
                  <c:v>43476</c:v>
                </c:pt>
                <c:pt idx="1235">
                  <c:v>43479</c:v>
                </c:pt>
                <c:pt idx="1236">
                  <c:v>43480</c:v>
                </c:pt>
                <c:pt idx="1237">
                  <c:v>43481</c:v>
                </c:pt>
                <c:pt idx="1238">
                  <c:v>43482</c:v>
                </c:pt>
                <c:pt idx="1239">
                  <c:v>43483</c:v>
                </c:pt>
                <c:pt idx="1240">
                  <c:v>43486</c:v>
                </c:pt>
                <c:pt idx="1241">
                  <c:v>43487</c:v>
                </c:pt>
                <c:pt idx="1242">
                  <c:v>43488</c:v>
                </c:pt>
                <c:pt idx="1243">
                  <c:v>43489</c:v>
                </c:pt>
                <c:pt idx="1244">
                  <c:v>43490</c:v>
                </c:pt>
                <c:pt idx="1245">
                  <c:v>43493</c:v>
                </c:pt>
                <c:pt idx="1246">
                  <c:v>43494</c:v>
                </c:pt>
                <c:pt idx="1247">
                  <c:v>43495</c:v>
                </c:pt>
                <c:pt idx="1248">
                  <c:v>43496</c:v>
                </c:pt>
                <c:pt idx="1249">
                  <c:v>43497</c:v>
                </c:pt>
                <c:pt idx="1250">
                  <c:v>43507</c:v>
                </c:pt>
                <c:pt idx="1251">
                  <c:v>43508</c:v>
                </c:pt>
                <c:pt idx="1252">
                  <c:v>43509</c:v>
                </c:pt>
                <c:pt idx="1253">
                  <c:v>43510</c:v>
                </c:pt>
                <c:pt idx="1254">
                  <c:v>43511</c:v>
                </c:pt>
                <c:pt idx="1255">
                  <c:v>43514</c:v>
                </c:pt>
                <c:pt idx="1256">
                  <c:v>43515</c:v>
                </c:pt>
                <c:pt idx="1257">
                  <c:v>43516</c:v>
                </c:pt>
                <c:pt idx="1258">
                  <c:v>43517</c:v>
                </c:pt>
                <c:pt idx="1259">
                  <c:v>43518</c:v>
                </c:pt>
                <c:pt idx="1260">
                  <c:v>43521</c:v>
                </c:pt>
                <c:pt idx="1261">
                  <c:v>43522</c:v>
                </c:pt>
                <c:pt idx="1262">
                  <c:v>43523</c:v>
                </c:pt>
                <c:pt idx="1263">
                  <c:v>43524</c:v>
                </c:pt>
                <c:pt idx="1264">
                  <c:v>43525</c:v>
                </c:pt>
                <c:pt idx="1265">
                  <c:v>43528</c:v>
                </c:pt>
                <c:pt idx="1266">
                  <c:v>43529</c:v>
                </c:pt>
                <c:pt idx="1267">
                  <c:v>43530</c:v>
                </c:pt>
                <c:pt idx="1268">
                  <c:v>43531</c:v>
                </c:pt>
                <c:pt idx="1269">
                  <c:v>43532</c:v>
                </c:pt>
                <c:pt idx="1270">
                  <c:v>43535</c:v>
                </c:pt>
                <c:pt idx="1271">
                  <c:v>43536</c:v>
                </c:pt>
                <c:pt idx="1272">
                  <c:v>43537</c:v>
                </c:pt>
                <c:pt idx="1273">
                  <c:v>43538</c:v>
                </c:pt>
                <c:pt idx="1274">
                  <c:v>43539</c:v>
                </c:pt>
                <c:pt idx="1275">
                  <c:v>43542</c:v>
                </c:pt>
                <c:pt idx="1276">
                  <c:v>43543</c:v>
                </c:pt>
                <c:pt idx="1277">
                  <c:v>43544</c:v>
                </c:pt>
                <c:pt idx="1278">
                  <c:v>43545</c:v>
                </c:pt>
                <c:pt idx="1279">
                  <c:v>43546</c:v>
                </c:pt>
                <c:pt idx="1280">
                  <c:v>43549</c:v>
                </c:pt>
                <c:pt idx="1281">
                  <c:v>43550</c:v>
                </c:pt>
                <c:pt idx="1282">
                  <c:v>43551</c:v>
                </c:pt>
                <c:pt idx="1283">
                  <c:v>43552</c:v>
                </c:pt>
                <c:pt idx="1284">
                  <c:v>43553</c:v>
                </c:pt>
                <c:pt idx="1285">
                  <c:v>43556</c:v>
                </c:pt>
                <c:pt idx="1286">
                  <c:v>43557</c:v>
                </c:pt>
                <c:pt idx="1287">
                  <c:v>43558</c:v>
                </c:pt>
                <c:pt idx="1288">
                  <c:v>43559</c:v>
                </c:pt>
                <c:pt idx="1289">
                  <c:v>43560</c:v>
                </c:pt>
                <c:pt idx="1290">
                  <c:v>43563</c:v>
                </c:pt>
                <c:pt idx="1291">
                  <c:v>43564</c:v>
                </c:pt>
                <c:pt idx="1292">
                  <c:v>43565</c:v>
                </c:pt>
                <c:pt idx="1293">
                  <c:v>43566</c:v>
                </c:pt>
                <c:pt idx="1294">
                  <c:v>43567</c:v>
                </c:pt>
                <c:pt idx="1295">
                  <c:v>43571</c:v>
                </c:pt>
                <c:pt idx="1296">
                  <c:v>43572</c:v>
                </c:pt>
                <c:pt idx="1297">
                  <c:v>43573</c:v>
                </c:pt>
                <c:pt idx="1298">
                  <c:v>43574</c:v>
                </c:pt>
                <c:pt idx="1299">
                  <c:v>43577</c:v>
                </c:pt>
                <c:pt idx="1300">
                  <c:v>43578</c:v>
                </c:pt>
                <c:pt idx="1301">
                  <c:v>43579</c:v>
                </c:pt>
                <c:pt idx="1302">
                  <c:v>43580</c:v>
                </c:pt>
                <c:pt idx="1303">
                  <c:v>43581</c:v>
                </c:pt>
                <c:pt idx="1304">
                  <c:v>43587</c:v>
                </c:pt>
                <c:pt idx="1305">
                  <c:v>43588</c:v>
                </c:pt>
                <c:pt idx="1306">
                  <c:v>43591</c:v>
                </c:pt>
                <c:pt idx="1307">
                  <c:v>43592</c:v>
                </c:pt>
                <c:pt idx="1308">
                  <c:v>43593</c:v>
                </c:pt>
                <c:pt idx="1309">
                  <c:v>43594</c:v>
                </c:pt>
                <c:pt idx="1310">
                  <c:v>43595</c:v>
                </c:pt>
                <c:pt idx="1311">
                  <c:v>43598</c:v>
                </c:pt>
                <c:pt idx="1312">
                  <c:v>43599</c:v>
                </c:pt>
                <c:pt idx="1313">
                  <c:v>43600</c:v>
                </c:pt>
                <c:pt idx="1314">
                  <c:v>43601</c:v>
                </c:pt>
                <c:pt idx="1315">
                  <c:v>43602</c:v>
                </c:pt>
                <c:pt idx="1316">
                  <c:v>43605</c:v>
                </c:pt>
                <c:pt idx="1317">
                  <c:v>43606</c:v>
                </c:pt>
                <c:pt idx="1318">
                  <c:v>43607</c:v>
                </c:pt>
                <c:pt idx="1319">
                  <c:v>43608</c:v>
                </c:pt>
                <c:pt idx="1320">
                  <c:v>43609</c:v>
                </c:pt>
                <c:pt idx="1321">
                  <c:v>43612</c:v>
                </c:pt>
                <c:pt idx="1322">
                  <c:v>43613</c:v>
                </c:pt>
                <c:pt idx="1323">
                  <c:v>43614</c:v>
                </c:pt>
                <c:pt idx="1324">
                  <c:v>43615</c:v>
                </c:pt>
                <c:pt idx="1325">
                  <c:v>43616</c:v>
                </c:pt>
                <c:pt idx="1326">
                  <c:v>43619</c:v>
                </c:pt>
                <c:pt idx="1327">
                  <c:v>43620</c:v>
                </c:pt>
                <c:pt idx="1328">
                  <c:v>43621</c:v>
                </c:pt>
                <c:pt idx="1329">
                  <c:v>43622</c:v>
                </c:pt>
                <c:pt idx="1330">
                  <c:v>43623</c:v>
                </c:pt>
                <c:pt idx="1331">
                  <c:v>43626</c:v>
                </c:pt>
                <c:pt idx="1332">
                  <c:v>43627</c:v>
                </c:pt>
                <c:pt idx="1333">
                  <c:v>43628</c:v>
                </c:pt>
                <c:pt idx="1334">
                  <c:v>43629</c:v>
                </c:pt>
                <c:pt idx="1335">
                  <c:v>43630</c:v>
                </c:pt>
                <c:pt idx="1336">
                  <c:v>43633</c:v>
                </c:pt>
                <c:pt idx="1337">
                  <c:v>43634</c:v>
                </c:pt>
                <c:pt idx="1338">
                  <c:v>43635</c:v>
                </c:pt>
                <c:pt idx="1339">
                  <c:v>43636</c:v>
                </c:pt>
                <c:pt idx="1340">
                  <c:v>43637</c:v>
                </c:pt>
                <c:pt idx="1341">
                  <c:v>43640</c:v>
                </c:pt>
                <c:pt idx="1342">
                  <c:v>43641</c:v>
                </c:pt>
                <c:pt idx="1343">
                  <c:v>43642</c:v>
                </c:pt>
                <c:pt idx="1344">
                  <c:v>43643</c:v>
                </c:pt>
                <c:pt idx="1345">
                  <c:v>43644</c:v>
                </c:pt>
                <c:pt idx="1346">
                  <c:v>43647</c:v>
                </c:pt>
                <c:pt idx="1347">
                  <c:v>43648</c:v>
                </c:pt>
                <c:pt idx="1348">
                  <c:v>43649</c:v>
                </c:pt>
                <c:pt idx="1349">
                  <c:v>43650</c:v>
                </c:pt>
                <c:pt idx="1350">
                  <c:v>43651</c:v>
                </c:pt>
                <c:pt idx="1351">
                  <c:v>43654</c:v>
                </c:pt>
                <c:pt idx="1352">
                  <c:v>43655</c:v>
                </c:pt>
                <c:pt idx="1353">
                  <c:v>43656</c:v>
                </c:pt>
                <c:pt idx="1354">
                  <c:v>43657</c:v>
                </c:pt>
                <c:pt idx="1355">
                  <c:v>43658</c:v>
                </c:pt>
                <c:pt idx="1356">
                  <c:v>43661</c:v>
                </c:pt>
                <c:pt idx="1357">
                  <c:v>43662</c:v>
                </c:pt>
                <c:pt idx="1358">
                  <c:v>43663</c:v>
                </c:pt>
                <c:pt idx="1359">
                  <c:v>43664</c:v>
                </c:pt>
                <c:pt idx="1360">
                  <c:v>43665</c:v>
                </c:pt>
                <c:pt idx="1361">
                  <c:v>43668</c:v>
                </c:pt>
                <c:pt idx="1362">
                  <c:v>43669</c:v>
                </c:pt>
                <c:pt idx="1363">
                  <c:v>43670</c:v>
                </c:pt>
                <c:pt idx="1364">
                  <c:v>43671</c:v>
                </c:pt>
                <c:pt idx="1365">
                  <c:v>43672</c:v>
                </c:pt>
                <c:pt idx="1366">
                  <c:v>43675</c:v>
                </c:pt>
                <c:pt idx="1367">
                  <c:v>43676</c:v>
                </c:pt>
                <c:pt idx="1368">
                  <c:v>43677</c:v>
                </c:pt>
                <c:pt idx="1369">
                  <c:v>43678</c:v>
                </c:pt>
                <c:pt idx="1370">
                  <c:v>43679</c:v>
                </c:pt>
                <c:pt idx="1371">
                  <c:v>43682</c:v>
                </c:pt>
                <c:pt idx="1372">
                  <c:v>43683</c:v>
                </c:pt>
                <c:pt idx="1373">
                  <c:v>43684</c:v>
                </c:pt>
                <c:pt idx="1374">
                  <c:v>43685</c:v>
                </c:pt>
                <c:pt idx="1375">
                  <c:v>43686</c:v>
                </c:pt>
                <c:pt idx="1376">
                  <c:v>43689</c:v>
                </c:pt>
                <c:pt idx="1377">
                  <c:v>43690</c:v>
                </c:pt>
                <c:pt idx="1378">
                  <c:v>43691</c:v>
                </c:pt>
                <c:pt idx="1379">
                  <c:v>43692</c:v>
                </c:pt>
                <c:pt idx="1380">
                  <c:v>43693</c:v>
                </c:pt>
                <c:pt idx="1381">
                  <c:v>43696</c:v>
                </c:pt>
                <c:pt idx="1382">
                  <c:v>43697</c:v>
                </c:pt>
                <c:pt idx="1383">
                  <c:v>43698</c:v>
                </c:pt>
                <c:pt idx="1384">
                  <c:v>43699</c:v>
                </c:pt>
                <c:pt idx="1385">
                  <c:v>43700</c:v>
                </c:pt>
                <c:pt idx="1386">
                  <c:v>43703</c:v>
                </c:pt>
                <c:pt idx="1387">
                  <c:v>43704</c:v>
                </c:pt>
                <c:pt idx="1388">
                  <c:v>43705</c:v>
                </c:pt>
                <c:pt idx="1389">
                  <c:v>43706</c:v>
                </c:pt>
                <c:pt idx="1390">
                  <c:v>43707</c:v>
                </c:pt>
                <c:pt idx="1391">
                  <c:v>43711</c:v>
                </c:pt>
                <c:pt idx="1392">
                  <c:v>43712</c:v>
                </c:pt>
                <c:pt idx="1393">
                  <c:v>43713</c:v>
                </c:pt>
                <c:pt idx="1394">
                  <c:v>43714</c:v>
                </c:pt>
                <c:pt idx="1395">
                  <c:v>43717</c:v>
                </c:pt>
                <c:pt idx="1396">
                  <c:v>43718</c:v>
                </c:pt>
                <c:pt idx="1397">
                  <c:v>43719</c:v>
                </c:pt>
                <c:pt idx="1398">
                  <c:v>43720</c:v>
                </c:pt>
                <c:pt idx="1399">
                  <c:v>43721</c:v>
                </c:pt>
                <c:pt idx="1400">
                  <c:v>43724</c:v>
                </c:pt>
                <c:pt idx="1401">
                  <c:v>43725</c:v>
                </c:pt>
                <c:pt idx="1402">
                  <c:v>43726</c:v>
                </c:pt>
                <c:pt idx="1403">
                  <c:v>43727</c:v>
                </c:pt>
                <c:pt idx="1404">
                  <c:v>43728</c:v>
                </c:pt>
                <c:pt idx="1405">
                  <c:v>43731</c:v>
                </c:pt>
                <c:pt idx="1406">
                  <c:v>43732</c:v>
                </c:pt>
                <c:pt idx="1407">
                  <c:v>43733</c:v>
                </c:pt>
                <c:pt idx="1408">
                  <c:v>43734</c:v>
                </c:pt>
                <c:pt idx="1409">
                  <c:v>43735</c:v>
                </c:pt>
                <c:pt idx="1410">
                  <c:v>43738</c:v>
                </c:pt>
                <c:pt idx="1411">
                  <c:v>43739</c:v>
                </c:pt>
                <c:pt idx="1412">
                  <c:v>43740</c:v>
                </c:pt>
                <c:pt idx="1413">
                  <c:v>43741</c:v>
                </c:pt>
                <c:pt idx="1414">
                  <c:v>43742</c:v>
                </c:pt>
                <c:pt idx="1415">
                  <c:v>43745</c:v>
                </c:pt>
                <c:pt idx="1416">
                  <c:v>43746</c:v>
                </c:pt>
                <c:pt idx="1417">
                  <c:v>43747</c:v>
                </c:pt>
                <c:pt idx="1418">
                  <c:v>43748</c:v>
                </c:pt>
                <c:pt idx="1419">
                  <c:v>43749</c:v>
                </c:pt>
                <c:pt idx="1420">
                  <c:v>43752</c:v>
                </c:pt>
                <c:pt idx="1421">
                  <c:v>43753</c:v>
                </c:pt>
                <c:pt idx="1422">
                  <c:v>43754</c:v>
                </c:pt>
                <c:pt idx="1423">
                  <c:v>43755</c:v>
                </c:pt>
                <c:pt idx="1424">
                  <c:v>43756</c:v>
                </c:pt>
                <c:pt idx="1425">
                  <c:v>43759</c:v>
                </c:pt>
                <c:pt idx="1426">
                  <c:v>43760</c:v>
                </c:pt>
                <c:pt idx="1427">
                  <c:v>43761</c:v>
                </c:pt>
                <c:pt idx="1428">
                  <c:v>43762</c:v>
                </c:pt>
                <c:pt idx="1429">
                  <c:v>43763</c:v>
                </c:pt>
                <c:pt idx="1430">
                  <c:v>43766</c:v>
                </c:pt>
                <c:pt idx="1431">
                  <c:v>43767</c:v>
                </c:pt>
                <c:pt idx="1432">
                  <c:v>43768</c:v>
                </c:pt>
                <c:pt idx="1433">
                  <c:v>43769</c:v>
                </c:pt>
                <c:pt idx="1434">
                  <c:v>43770</c:v>
                </c:pt>
                <c:pt idx="1435">
                  <c:v>43773</c:v>
                </c:pt>
                <c:pt idx="1436">
                  <c:v>43774</c:v>
                </c:pt>
                <c:pt idx="1437">
                  <c:v>43775</c:v>
                </c:pt>
                <c:pt idx="1438">
                  <c:v>43776</c:v>
                </c:pt>
                <c:pt idx="1439">
                  <c:v>43777</c:v>
                </c:pt>
                <c:pt idx="1440">
                  <c:v>43780</c:v>
                </c:pt>
                <c:pt idx="1441">
                  <c:v>43781</c:v>
                </c:pt>
                <c:pt idx="1442">
                  <c:v>43782</c:v>
                </c:pt>
                <c:pt idx="1443">
                  <c:v>43783</c:v>
                </c:pt>
                <c:pt idx="1444">
                  <c:v>43784</c:v>
                </c:pt>
                <c:pt idx="1445">
                  <c:v>43787</c:v>
                </c:pt>
                <c:pt idx="1446">
                  <c:v>43788</c:v>
                </c:pt>
                <c:pt idx="1447">
                  <c:v>43789</c:v>
                </c:pt>
                <c:pt idx="1448">
                  <c:v>43790</c:v>
                </c:pt>
                <c:pt idx="1449">
                  <c:v>43791</c:v>
                </c:pt>
                <c:pt idx="1450">
                  <c:v>43794</c:v>
                </c:pt>
                <c:pt idx="1451">
                  <c:v>43795</c:v>
                </c:pt>
                <c:pt idx="1452">
                  <c:v>43796</c:v>
                </c:pt>
                <c:pt idx="1453">
                  <c:v>43797</c:v>
                </c:pt>
                <c:pt idx="1454">
                  <c:v>43798</c:v>
                </c:pt>
                <c:pt idx="1455">
                  <c:v>43801</c:v>
                </c:pt>
                <c:pt idx="1456">
                  <c:v>43802</c:v>
                </c:pt>
                <c:pt idx="1457">
                  <c:v>43803</c:v>
                </c:pt>
                <c:pt idx="1458">
                  <c:v>43804</c:v>
                </c:pt>
                <c:pt idx="1459">
                  <c:v>43805</c:v>
                </c:pt>
                <c:pt idx="1460">
                  <c:v>43808</c:v>
                </c:pt>
                <c:pt idx="1461">
                  <c:v>43809</c:v>
                </c:pt>
                <c:pt idx="1462">
                  <c:v>43810</c:v>
                </c:pt>
                <c:pt idx="1463">
                  <c:v>43811</c:v>
                </c:pt>
                <c:pt idx="1464">
                  <c:v>43812</c:v>
                </c:pt>
                <c:pt idx="1465">
                  <c:v>43815</c:v>
                </c:pt>
                <c:pt idx="1466">
                  <c:v>43816</c:v>
                </c:pt>
                <c:pt idx="1467">
                  <c:v>43817</c:v>
                </c:pt>
                <c:pt idx="1468">
                  <c:v>43818</c:v>
                </c:pt>
                <c:pt idx="1469">
                  <c:v>43819</c:v>
                </c:pt>
                <c:pt idx="1470">
                  <c:v>43822</c:v>
                </c:pt>
                <c:pt idx="1471">
                  <c:v>43823</c:v>
                </c:pt>
                <c:pt idx="1472">
                  <c:v>43824</c:v>
                </c:pt>
                <c:pt idx="1473">
                  <c:v>43825</c:v>
                </c:pt>
                <c:pt idx="1474">
                  <c:v>43826</c:v>
                </c:pt>
                <c:pt idx="1475">
                  <c:v>43829</c:v>
                </c:pt>
                <c:pt idx="1476">
                  <c:v>43830</c:v>
                </c:pt>
                <c:pt idx="1477">
                  <c:v>43832</c:v>
                </c:pt>
                <c:pt idx="1478">
                  <c:v>43833</c:v>
                </c:pt>
                <c:pt idx="1479">
                  <c:v>43836</c:v>
                </c:pt>
                <c:pt idx="1480">
                  <c:v>43837</c:v>
                </c:pt>
                <c:pt idx="1481">
                  <c:v>43838</c:v>
                </c:pt>
                <c:pt idx="1482">
                  <c:v>43839</c:v>
                </c:pt>
                <c:pt idx="1483">
                  <c:v>43840</c:v>
                </c:pt>
                <c:pt idx="1484">
                  <c:v>43843</c:v>
                </c:pt>
                <c:pt idx="1485">
                  <c:v>43844</c:v>
                </c:pt>
                <c:pt idx="1486">
                  <c:v>43845</c:v>
                </c:pt>
                <c:pt idx="1487">
                  <c:v>43846</c:v>
                </c:pt>
                <c:pt idx="1488">
                  <c:v>43847</c:v>
                </c:pt>
                <c:pt idx="1489">
                  <c:v>43850</c:v>
                </c:pt>
                <c:pt idx="1490">
                  <c:v>43851</c:v>
                </c:pt>
                <c:pt idx="1491">
                  <c:v>43852</c:v>
                </c:pt>
                <c:pt idx="1492">
                  <c:v>43860</c:v>
                </c:pt>
                <c:pt idx="1493">
                  <c:v>43861</c:v>
                </c:pt>
                <c:pt idx="1494">
                  <c:v>43864</c:v>
                </c:pt>
                <c:pt idx="1495">
                  <c:v>43865</c:v>
                </c:pt>
                <c:pt idx="1496">
                  <c:v>43866</c:v>
                </c:pt>
                <c:pt idx="1497">
                  <c:v>43867</c:v>
                </c:pt>
                <c:pt idx="1498">
                  <c:v>43868</c:v>
                </c:pt>
                <c:pt idx="1499">
                  <c:v>43871</c:v>
                </c:pt>
                <c:pt idx="1500">
                  <c:v>43872</c:v>
                </c:pt>
                <c:pt idx="1501">
                  <c:v>43873</c:v>
                </c:pt>
                <c:pt idx="1502">
                  <c:v>43874</c:v>
                </c:pt>
                <c:pt idx="1503">
                  <c:v>43875</c:v>
                </c:pt>
                <c:pt idx="1504">
                  <c:v>43878</c:v>
                </c:pt>
                <c:pt idx="1505">
                  <c:v>43879</c:v>
                </c:pt>
                <c:pt idx="1506">
                  <c:v>43880</c:v>
                </c:pt>
                <c:pt idx="1507">
                  <c:v>43881</c:v>
                </c:pt>
                <c:pt idx="1508">
                  <c:v>43882</c:v>
                </c:pt>
                <c:pt idx="1509">
                  <c:v>43885</c:v>
                </c:pt>
                <c:pt idx="1510">
                  <c:v>43886</c:v>
                </c:pt>
                <c:pt idx="1511">
                  <c:v>43887</c:v>
                </c:pt>
                <c:pt idx="1512">
                  <c:v>43888</c:v>
                </c:pt>
                <c:pt idx="1513">
                  <c:v>43889</c:v>
                </c:pt>
                <c:pt idx="1514">
                  <c:v>43892</c:v>
                </c:pt>
                <c:pt idx="1515">
                  <c:v>43893</c:v>
                </c:pt>
                <c:pt idx="1516">
                  <c:v>43894</c:v>
                </c:pt>
                <c:pt idx="1517">
                  <c:v>43895</c:v>
                </c:pt>
                <c:pt idx="1518">
                  <c:v>43896</c:v>
                </c:pt>
                <c:pt idx="1519">
                  <c:v>43899</c:v>
                </c:pt>
                <c:pt idx="1520">
                  <c:v>43900</c:v>
                </c:pt>
                <c:pt idx="1521">
                  <c:v>43901</c:v>
                </c:pt>
                <c:pt idx="1522">
                  <c:v>43902</c:v>
                </c:pt>
                <c:pt idx="1523">
                  <c:v>43903</c:v>
                </c:pt>
                <c:pt idx="1524">
                  <c:v>43906</c:v>
                </c:pt>
                <c:pt idx="1525">
                  <c:v>43907</c:v>
                </c:pt>
                <c:pt idx="1526">
                  <c:v>43908</c:v>
                </c:pt>
                <c:pt idx="1527">
                  <c:v>43909</c:v>
                </c:pt>
                <c:pt idx="1528">
                  <c:v>43910</c:v>
                </c:pt>
                <c:pt idx="1529">
                  <c:v>43913</c:v>
                </c:pt>
                <c:pt idx="1530">
                  <c:v>43914</c:v>
                </c:pt>
                <c:pt idx="1531">
                  <c:v>43915</c:v>
                </c:pt>
                <c:pt idx="1532">
                  <c:v>43916</c:v>
                </c:pt>
                <c:pt idx="1533">
                  <c:v>43917</c:v>
                </c:pt>
                <c:pt idx="1534">
                  <c:v>43920</c:v>
                </c:pt>
                <c:pt idx="1535">
                  <c:v>43921</c:v>
                </c:pt>
                <c:pt idx="1536">
                  <c:v>43922</c:v>
                </c:pt>
                <c:pt idx="1537">
                  <c:v>43924</c:v>
                </c:pt>
                <c:pt idx="1538">
                  <c:v>43927</c:v>
                </c:pt>
                <c:pt idx="1539">
                  <c:v>43928</c:v>
                </c:pt>
                <c:pt idx="1540">
                  <c:v>43929</c:v>
                </c:pt>
                <c:pt idx="1541">
                  <c:v>43930</c:v>
                </c:pt>
                <c:pt idx="1542">
                  <c:v>43931</c:v>
                </c:pt>
                <c:pt idx="1543">
                  <c:v>43934</c:v>
                </c:pt>
                <c:pt idx="1544">
                  <c:v>43935</c:v>
                </c:pt>
                <c:pt idx="1545">
                  <c:v>43936</c:v>
                </c:pt>
                <c:pt idx="1546">
                  <c:v>43937</c:v>
                </c:pt>
                <c:pt idx="1547">
                  <c:v>43938</c:v>
                </c:pt>
                <c:pt idx="1548">
                  <c:v>43941</c:v>
                </c:pt>
                <c:pt idx="1549">
                  <c:v>43942</c:v>
                </c:pt>
                <c:pt idx="1550">
                  <c:v>43943</c:v>
                </c:pt>
                <c:pt idx="1551">
                  <c:v>43944</c:v>
                </c:pt>
                <c:pt idx="1552">
                  <c:v>43945</c:v>
                </c:pt>
                <c:pt idx="1553">
                  <c:v>43948</c:v>
                </c:pt>
                <c:pt idx="1554">
                  <c:v>43949</c:v>
                </c:pt>
                <c:pt idx="1555">
                  <c:v>43950</c:v>
                </c:pt>
                <c:pt idx="1556">
                  <c:v>43955</c:v>
                </c:pt>
                <c:pt idx="1557">
                  <c:v>43956</c:v>
                </c:pt>
                <c:pt idx="1558">
                  <c:v>43957</c:v>
                </c:pt>
                <c:pt idx="1559">
                  <c:v>43958</c:v>
                </c:pt>
                <c:pt idx="1560">
                  <c:v>43959</c:v>
                </c:pt>
                <c:pt idx="1561">
                  <c:v>43962</c:v>
                </c:pt>
                <c:pt idx="1562">
                  <c:v>43963</c:v>
                </c:pt>
                <c:pt idx="1563">
                  <c:v>43964</c:v>
                </c:pt>
                <c:pt idx="1564">
                  <c:v>43965</c:v>
                </c:pt>
                <c:pt idx="1565">
                  <c:v>43966</c:v>
                </c:pt>
                <c:pt idx="1566">
                  <c:v>43969</c:v>
                </c:pt>
                <c:pt idx="1567">
                  <c:v>43970</c:v>
                </c:pt>
                <c:pt idx="1568">
                  <c:v>43971</c:v>
                </c:pt>
                <c:pt idx="1569">
                  <c:v>43972</c:v>
                </c:pt>
                <c:pt idx="1570">
                  <c:v>43973</c:v>
                </c:pt>
                <c:pt idx="1571">
                  <c:v>43976</c:v>
                </c:pt>
                <c:pt idx="1572">
                  <c:v>43977</c:v>
                </c:pt>
                <c:pt idx="1573">
                  <c:v>43978</c:v>
                </c:pt>
                <c:pt idx="1574">
                  <c:v>43979</c:v>
                </c:pt>
                <c:pt idx="1575">
                  <c:v>43980</c:v>
                </c:pt>
                <c:pt idx="1576">
                  <c:v>43983</c:v>
                </c:pt>
                <c:pt idx="1577">
                  <c:v>43984</c:v>
                </c:pt>
                <c:pt idx="1578">
                  <c:v>43985</c:v>
                </c:pt>
                <c:pt idx="1579">
                  <c:v>43986</c:v>
                </c:pt>
                <c:pt idx="1580">
                  <c:v>43987</c:v>
                </c:pt>
                <c:pt idx="1581">
                  <c:v>43990</c:v>
                </c:pt>
                <c:pt idx="1582">
                  <c:v>43991</c:v>
                </c:pt>
                <c:pt idx="1583">
                  <c:v>43992</c:v>
                </c:pt>
                <c:pt idx="1584">
                  <c:v>43993</c:v>
                </c:pt>
                <c:pt idx="1585">
                  <c:v>43994</c:v>
                </c:pt>
                <c:pt idx="1586">
                  <c:v>43997</c:v>
                </c:pt>
                <c:pt idx="1587">
                  <c:v>43998</c:v>
                </c:pt>
                <c:pt idx="1588">
                  <c:v>43999</c:v>
                </c:pt>
                <c:pt idx="1589">
                  <c:v>44000</c:v>
                </c:pt>
                <c:pt idx="1590">
                  <c:v>44001</c:v>
                </c:pt>
                <c:pt idx="1591">
                  <c:v>44004</c:v>
                </c:pt>
                <c:pt idx="1592">
                  <c:v>44005</c:v>
                </c:pt>
                <c:pt idx="1593">
                  <c:v>44006</c:v>
                </c:pt>
                <c:pt idx="1594">
                  <c:v>44007</c:v>
                </c:pt>
                <c:pt idx="1595">
                  <c:v>44008</c:v>
                </c:pt>
                <c:pt idx="1596">
                  <c:v>44011</c:v>
                </c:pt>
                <c:pt idx="1597">
                  <c:v>44012</c:v>
                </c:pt>
                <c:pt idx="1598">
                  <c:v>44013</c:v>
                </c:pt>
                <c:pt idx="1599">
                  <c:v>44014</c:v>
                </c:pt>
                <c:pt idx="1600">
                  <c:v>44015</c:v>
                </c:pt>
                <c:pt idx="1601">
                  <c:v>44018</c:v>
                </c:pt>
                <c:pt idx="1602">
                  <c:v>44019</c:v>
                </c:pt>
                <c:pt idx="1603">
                  <c:v>44020</c:v>
                </c:pt>
                <c:pt idx="1604">
                  <c:v>44021</c:v>
                </c:pt>
                <c:pt idx="1605">
                  <c:v>44022</c:v>
                </c:pt>
                <c:pt idx="1606">
                  <c:v>44025</c:v>
                </c:pt>
                <c:pt idx="1607">
                  <c:v>44026</c:v>
                </c:pt>
                <c:pt idx="1608">
                  <c:v>44027</c:v>
                </c:pt>
                <c:pt idx="1609">
                  <c:v>44028</c:v>
                </c:pt>
                <c:pt idx="1610">
                  <c:v>44029</c:v>
                </c:pt>
                <c:pt idx="1611">
                  <c:v>44032</c:v>
                </c:pt>
                <c:pt idx="1612">
                  <c:v>44033</c:v>
                </c:pt>
                <c:pt idx="1613">
                  <c:v>44034</c:v>
                </c:pt>
                <c:pt idx="1614">
                  <c:v>44035</c:v>
                </c:pt>
                <c:pt idx="1615">
                  <c:v>44036</c:v>
                </c:pt>
                <c:pt idx="1616">
                  <c:v>44039</c:v>
                </c:pt>
                <c:pt idx="1617">
                  <c:v>44040</c:v>
                </c:pt>
                <c:pt idx="1618">
                  <c:v>44041</c:v>
                </c:pt>
                <c:pt idx="1619">
                  <c:v>44042</c:v>
                </c:pt>
                <c:pt idx="1620">
                  <c:v>44043</c:v>
                </c:pt>
                <c:pt idx="1621">
                  <c:v>44046</c:v>
                </c:pt>
                <c:pt idx="1622">
                  <c:v>44047</c:v>
                </c:pt>
                <c:pt idx="1623">
                  <c:v>44048</c:v>
                </c:pt>
                <c:pt idx="1624">
                  <c:v>44049</c:v>
                </c:pt>
                <c:pt idx="1625">
                  <c:v>44050</c:v>
                </c:pt>
                <c:pt idx="1626">
                  <c:v>44053</c:v>
                </c:pt>
                <c:pt idx="1627">
                  <c:v>44054</c:v>
                </c:pt>
                <c:pt idx="1628">
                  <c:v>44055</c:v>
                </c:pt>
                <c:pt idx="1629">
                  <c:v>44056</c:v>
                </c:pt>
                <c:pt idx="1630">
                  <c:v>44057</c:v>
                </c:pt>
                <c:pt idx="1631">
                  <c:v>44060</c:v>
                </c:pt>
                <c:pt idx="1632">
                  <c:v>44061</c:v>
                </c:pt>
                <c:pt idx="1633">
                  <c:v>44062</c:v>
                </c:pt>
                <c:pt idx="1634">
                  <c:v>44063</c:v>
                </c:pt>
                <c:pt idx="1635">
                  <c:v>44064</c:v>
                </c:pt>
                <c:pt idx="1636">
                  <c:v>44067</c:v>
                </c:pt>
                <c:pt idx="1637">
                  <c:v>44068</c:v>
                </c:pt>
                <c:pt idx="1638">
                  <c:v>44069</c:v>
                </c:pt>
                <c:pt idx="1639">
                  <c:v>44070</c:v>
                </c:pt>
                <c:pt idx="1640">
                  <c:v>44071</c:v>
                </c:pt>
                <c:pt idx="1641">
                  <c:v>44074</c:v>
                </c:pt>
                <c:pt idx="1642">
                  <c:v>44075</c:v>
                </c:pt>
                <c:pt idx="1643">
                  <c:v>44077</c:v>
                </c:pt>
                <c:pt idx="1644">
                  <c:v>44078</c:v>
                </c:pt>
                <c:pt idx="1645">
                  <c:v>44081</c:v>
                </c:pt>
                <c:pt idx="1646">
                  <c:v>44082</c:v>
                </c:pt>
                <c:pt idx="1647">
                  <c:v>44083</c:v>
                </c:pt>
                <c:pt idx="1648">
                  <c:v>44084</c:v>
                </c:pt>
                <c:pt idx="1649">
                  <c:v>44085</c:v>
                </c:pt>
                <c:pt idx="1650">
                  <c:v>44088</c:v>
                </c:pt>
                <c:pt idx="1651">
                  <c:v>44089</c:v>
                </c:pt>
                <c:pt idx="1652">
                  <c:v>44090</c:v>
                </c:pt>
                <c:pt idx="1653">
                  <c:v>44091</c:v>
                </c:pt>
                <c:pt idx="1654">
                  <c:v>44092</c:v>
                </c:pt>
                <c:pt idx="1655">
                  <c:v>44095</c:v>
                </c:pt>
                <c:pt idx="1656">
                  <c:v>44096</c:v>
                </c:pt>
                <c:pt idx="1657">
                  <c:v>44097</c:v>
                </c:pt>
                <c:pt idx="1658">
                  <c:v>44098</c:v>
                </c:pt>
                <c:pt idx="1659">
                  <c:v>44099</c:v>
                </c:pt>
                <c:pt idx="1660">
                  <c:v>44102</c:v>
                </c:pt>
                <c:pt idx="1661">
                  <c:v>44103</c:v>
                </c:pt>
                <c:pt idx="1662">
                  <c:v>44104</c:v>
                </c:pt>
                <c:pt idx="1663">
                  <c:v>44105</c:v>
                </c:pt>
                <c:pt idx="1664">
                  <c:v>44106</c:v>
                </c:pt>
                <c:pt idx="1665">
                  <c:v>44109</c:v>
                </c:pt>
                <c:pt idx="1666">
                  <c:v>44110</c:v>
                </c:pt>
                <c:pt idx="1667">
                  <c:v>44111</c:v>
                </c:pt>
                <c:pt idx="1668">
                  <c:v>44112</c:v>
                </c:pt>
                <c:pt idx="1669">
                  <c:v>44113</c:v>
                </c:pt>
                <c:pt idx="1670">
                  <c:v>44116</c:v>
                </c:pt>
                <c:pt idx="1671">
                  <c:v>44117</c:v>
                </c:pt>
                <c:pt idx="1672">
                  <c:v>44118</c:v>
                </c:pt>
                <c:pt idx="1673">
                  <c:v>44119</c:v>
                </c:pt>
                <c:pt idx="1674">
                  <c:v>44120</c:v>
                </c:pt>
                <c:pt idx="1675">
                  <c:v>44123</c:v>
                </c:pt>
                <c:pt idx="1676">
                  <c:v>44124</c:v>
                </c:pt>
                <c:pt idx="1677">
                  <c:v>44125</c:v>
                </c:pt>
                <c:pt idx="1678">
                  <c:v>44126</c:v>
                </c:pt>
                <c:pt idx="1679">
                  <c:v>44127</c:v>
                </c:pt>
                <c:pt idx="1680">
                  <c:v>44130</c:v>
                </c:pt>
                <c:pt idx="1681">
                  <c:v>44131</c:v>
                </c:pt>
                <c:pt idx="1682">
                  <c:v>44132</c:v>
                </c:pt>
                <c:pt idx="1683">
                  <c:v>44133</c:v>
                </c:pt>
                <c:pt idx="1684">
                  <c:v>44134</c:v>
                </c:pt>
                <c:pt idx="1685">
                  <c:v>44137</c:v>
                </c:pt>
                <c:pt idx="1686">
                  <c:v>44138</c:v>
                </c:pt>
                <c:pt idx="1687">
                  <c:v>44139</c:v>
                </c:pt>
                <c:pt idx="1688">
                  <c:v>44140</c:v>
                </c:pt>
                <c:pt idx="1689">
                  <c:v>44141</c:v>
                </c:pt>
                <c:pt idx="1690">
                  <c:v>44144</c:v>
                </c:pt>
                <c:pt idx="1691">
                  <c:v>44145</c:v>
                </c:pt>
                <c:pt idx="1692">
                  <c:v>44146</c:v>
                </c:pt>
                <c:pt idx="1693">
                  <c:v>44147</c:v>
                </c:pt>
                <c:pt idx="1694">
                  <c:v>44148</c:v>
                </c:pt>
                <c:pt idx="1695">
                  <c:v>44151</c:v>
                </c:pt>
                <c:pt idx="1696">
                  <c:v>44152</c:v>
                </c:pt>
                <c:pt idx="1697">
                  <c:v>44153</c:v>
                </c:pt>
                <c:pt idx="1698">
                  <c:v>44154</c:v>
                </c:pt>
                <c:pt idx="1699">
                  <c:v>44155</c:v>
                </c:pt>
                <c:pt idx="1700">
                  <c:v>44158</c:v>
                </c:pt>
                <c:pt idx="1701">
                  <c:v>44159</c:v>
                </c:pt>
                <c:pt idx="1702">
                  <c:v>44160</c:v>
                </c:pt>
                <c:pt idx="1703">
                  <c:v>44161</c:v>
                </c:pt>
                <c:pt idx="1704">
                  <c:v>44162</c:v>
                </c:pt>
                <c:pt idx="1705">
                  <c:v>44165</c:v>
                </c:pt>
                <c:pt idx="1706">
                  <c:v>44166</c:v>
                </c:pt>
                <c:pt idx="1707">
                  <c:v>44167</c:v>
                </c:pt>
                <c:pt idx="1708">
                  <c:v>44168</c:v>
                </c:pt>
                <c:pt idx="1709">
                  <c:v>44169</c:v>
                </c:pt>
                <c:pt idx="1710">
                  <c:v>44172</c:v>
                </c:pt>
                <c:pt idx="1711">
                  <c:v>44173</c:v>
                </c:pt>
                <c:pt idx="1712">
                  <c:v>44174</c:v>
                </c:pt>
                <c:pt idx="1713">
                  <c:v>44175</c:v>
                </c:pt>
                <c:pt idx="1714">
                  <c:v>44176</c:v>
                </c:pt>
                <c:pt idx="1715">
                  <c:v>44179</c:v>
                </c:pt>
                <c:pt idx="1716">
                  <c:v>44180</c:v>
                </c:pt>
                <c:pt idx="1717">
                  <c:v>44181</c:v>
                </c:pt>
                <c:pt idx="1718">
                  <c:v>44182</c:v>
                </c:pt>
                <c:pt idx="1719">
                  <c:v>44183</c:v>
                </c:pt>
                <c:pt idx="1720">
                  <c:v>44186</c:v>
                </c:pt>
                <c:pt idx="1721">
                  <c:v>44187</c:v>
                </c:pt>
                <c:pt idx="1722">
                  <c:v>44188</c:v>
                </c:pt>
                <c:pt idx="1723">
                  <c:v>44189</c:v>
                </c:pt>
                <c:pt idx="1724">
                  <c:v>44190</c:v>
                </c:pt>
                <c:pt idx="1725">
                  <c:v>44193</c:v>
                </c:pt>
                <c:pt idx="1726">
                  <c:v>44194</c:v>
                </c:pt>
                <c:pt idx="1727">
                  <c:v>44195</c:v>
                </c:pt>
                <c:pt idx="1728">
                  <c:v>44196</c:v>
                </c:pt>
                <c:pt idx="1729">
                  <c:v>44200</c:v>
                </c:pt>
                <c:pt idx="1730">
                  <c:v>44201</c:v>
                </c:pt>
                <c:pt idx="1731">
                  <c:v>44202</c:v>
                </c:pt>
                <c:pt idx="1732">
                  <c:v>44203</c:v>
                </c:pt>
                <c:pt idx="1733">
                  <c:v>44204</c:v>
                </c:pt>
                <c:pt idx="1734">
                  <c:v>44207</c:v>
                </c:pt>
                <c:pt idx="1735">
                  <c:v>44208</c:v>
                </c:pt>
                <c:pt idx="1736">
                  <c:v>44209</c:v>
                </c:pt>
                <c:pt idx="1737">
                  <c:v>44210</c:v>
                </c:pt>
                <c:pt idx="1738">
                  <c:v>44211</c:v>
                </c:pt>
                <c:pt idx="1739">
                  <c:v>44214</c:v>
                </c:pt>
                <c:pt idx="1740">
                  <c:v>44215</c:v>
                </c:pt>
                <c:pt idx="1741">
                  <c:v>44216</c:v>
                </c:pt>
                <c:pt idx="1742">
                  <c:v>44217</c:v>
                </c:pt>
                <c:pt idx="1743">
                  <c:v>44218</c:v>
                </c:pt>
                <c:pt idx="1744">
                  <c:v>44221</c:v>
                </c:pt>
                <c:pt idx="1745">
                  <c:v>44222</c:v>
                </c:pt>
                <c:pt idx="1746">
                  <c:v>44223</c:v>
                </c:pt>
                <c:pt idx="1747">
                  <c:v>44224</c:v>
                </c:pt>
                <c:pt idx="1748">
                  <c:v>44225</c:v>
                </c:pt>
                <c:pt idx="1749">
                  <c:v>44228</c:v>
                </c:pt>
                <c:pt idx="1750">
                  <c:v>44229</c:v>
                </c:pt>
                <c:pt idx="1751">
                  <c:v>44230</c:v>
                </c:pt>
                <c:pt idx="1752">
                  <c:v>44231</c:v>
                </c:pt>
                <c:pt idx="1753">
                  <c:v>44232</c:v>
                </c:pt>
                <c:pt idx="1754">
                  <c:v>44235</c:v>
                </c:pt>
                <c:pt idx="1755">
                  <c:v>44236</c:v>
                </c:pt>
                <c:pt idx="1756">
                  <c:v>44244</c:v>
                </c:pt>
                <c:pt idx="1757">
                  <c:v>44245</c:v>
                </c:pt>
                <c:pt idx="1758">
                  <c:v>44246</c:v>
                </c:pt>
                <c:pt idx="1759">
                  <c:v>44249</c:v>
                </c:pt>
                <c:pt idx="1760">
                  <c:v>44250</c:v>
                </c:pt>
                <c:pt idx="1761">
                  <c:v>44251</c:v>
                </c:pt>
                <c:pt idx="1762">
                  <c:v>44252</c:v>
                </c:pt>
                <c:pt idx="1763">
                  <c:v>44253</c:v>
                </c:pt>
                <c:pt idx="1764">
                  <c:v>44256</c:v>
                </c:pt>
                <c:pt idx="1765">
                  <c:v>44257</c:v>
                </c:pt>
                <c:pt idx="1766">
                  <c:v>44258</c:v>
                </c:pt>
                <c:pt idx="1767">
                  <c:v>44259</c:v>
                </c:pt>
                <c:pt idx="1768">
                  <c:v>44260</c:v>
                </c:pt>
                <c:pt idx="1769">
                  <c:v>44263</c:v>
                </c:pt>
                <c:pt idx="1770">
                  <c:v>44264</c:v>
                </c:pt>
                <c:pt idx="1771">
                  <c:v>44265</c:v>
                </c:pt>
                <c:pt idx="1772">
                  <c:v>44266</c:v>
                </c:pt>
                <c:pt idx="1773">
                  <c:v>44267</c:v>
                </c:pt>
                <c:pt idx="1774">
                  <c:v>44270</c:v>
                </c:pt>
                <c:pt idx="1775">
                  <c:v>44271</c:v>
                </c:pt>
                <c:pt idx="1776">
                  <c:v>44272</c:v>
                </c:pt>
                <c:pt idx="1777">
                  <c:v>44273</c:v>
                </c:pt>
                <c:pt idx="1778">
                  <c:v>44274</c:v>
                </c:pt>
                <c:pt idx="1779">
                  <c:v>44277</c:v>
                </c:pt>
                <c:pt idx="1780">
                  <c:v>44278</c:v>
                </c:pt>
                <c:pt idx="1781">
                  <c:v>44279</c:v>
                </c:pt>
                <c:pt idx="1782">
                  <c:v>44280</c:v>
                </c:pt>
                <c:pt idx="1783">
                  <c:v>44281</c:v>
                </c:pt>
                <c:pt idx="1784">
                  <c:v>44284</c:v>
                </c:pt>
                <c:pt idx="1785">
                  <c:v>44285</c:v>
                </c:pt>
                <c:pt idx="1786">
                  <c:v>44286</c:v>
                </c:pt>
                <c:pt idx="1787">
                  <c:v>44287</c:v>
                </c:pt>
                <c:pt idx="1788">
                  <c:v>44288</c:v>
                </c:pt>
                <c:pt idx="1789">
                  <c:v>44291</c:v>
                </c:pt>
                <c:pt idx="1790">
                  <c:v>44292</c:v>
                </c:pt>
                <c:pt idx="1791">
                  <c:v>44293</c:v>
                </c:pt>
                <c:pt idx="1792">
                  <c:v>44294</c:v>
                </c:pt>
                <c:pt idx="1793">
                  <c:v>44295</c:v>
                </c:pt>
                <c:pt idx="1794">
                  <c:v>44298</c:v>
                </c:pt>
                <c:pt idx="1795">
                  <c:v>44299</c:v>
                </c:pt>
                <c:pt idx="1796">
                  <c:v>44300</c:v>
                </c:pt>
                <c:pt idx="1797">
                  <c:v>44301</c:v>
                </c:pt>
                <c:pt idx="1798">
                  <c:v>44302</c:v>
                </c:pt>
                <c:pt idx="1799">
                  <c:v>44305</c:v>
                </c:pt>
                <c:pt idx="1800">
                  <c:v>44306</c:v>
                </c:pt>
                <c:pt idx="1801">
                  <c:v>44308</c:v>
                </c:pt>
                <c:pt idx="1802">
                  <c:v>44309</c:v>
                </c:pt>
                <c:pt idx="1803">
                  <c:v>44312</c:v>
                </c:pt>
                <c:pt idx="1804">
                  <c:v>44313</c:v>
                </c:pt>
                <c:pt idx="1805">
                  <c:v>44314</c:v>
                </c:pt>
                <c:pt idx="1806">
                  <c:v>44315</c:v>
                </c:pt>
                <c:pt idx="1807">
                  <c:v>44320</c:v>
                </c:pt>
                <c:pt idx="1808">
                  <c:v>44321</c:v>
                </c:pt>
                <c:pt idx="1809">
                  <c:v>44322</c:v>
                </c:pt>
                <c:pt idx="1810">
                  <c:v>44323</c:v>
                </c:pt>
                <c:pt idx="1811">
                  <c:v>44326</c:v>
                </c:pt>
                <c:pt idx="1812">
                  <c:v>44327</c:v>
                </c:pt>
                <c:pt idx="1813">
                  <c:v>44328</c:v>
                </c:pt>
                <c:pt idx="1814">
                  <c:v>44329</c:v>
                </c:pt>
                <c:pt idx="1815">
                  <c:v>44330</c:v>
                </c:pt>
                <c:pt idx="1816">
                  <c:v>44333</c:v>
                </c:pt>
                <c:pt idx="1817">
                  <c:v>44334</c:v>
                </c:pt>
                <c:pt idx="1818">
                  <c:v>44335</c:v>
                </c:pt>
                <c:pt idx="1819">
                  <c:v>44336</c:v>
                </c:pt>
                <c:pt idx="1820">
                  <c:v>44337</c:v>
                </c:pt>
                <c:pt idx="1821">
                  <c:v>44340</c:v>
                </c:pt>
                <c:pt idx="1822">
                  <c:v>44341</c:v>
                </c:pt>
                <c:pt idx="1823">
                  <c:v>44342</c:v>
                </c:pt>
                <c:pt idx="1824">
                  <c:v>44343</c:v>
                </c:pt>
                <c:pt idx="1825">
                  <c:v>44344</c:v>
                </c:pt>
                <c:pt idx="1826">
                  <c:v>44347</c:v>
                </c:pt>
                <c:pt idx="1827">
                  <c:v>44348</c:v>
                </c:pt>
                <c:pt idx="1828">
                  <c:v>44349</c:v>
                </c:pt>
                <c:pt idx="1829">
                  <c:v>44350</c:v>
                </c:pt>
                <c:pt idx="1830">
                  <c:v>44351</c:v>
                </c:pt>
                <c:pt idx="1831">
                  <c:v>44354</c:v>
                </c:pt>
                <c:pt idx="1832">
                  <c:v>44355</c:v>
                </c:pt>
                <c:pt idx="1833">
                  <c:v>44356</c:v>
                </c:pt>
                <c:pt idx="1834">
                  <c:v>44357</c:v>
                </c:pt>
                <c:pt idx="1835">
                  <c:v>44358</c:v>
                </c:pt>
                <c:pt idx="1836">
                  <c:v>44361</c:v>
                </c:pt>
                <c:pt idx="1837">
                  <c:v>44362</c:v>
                </c:pt>
                <c:pt idx="1838">
                  <c:v>44363</c:v>
                </c:pt>
                <c:pt idx="1839">
                  <c:v>44364</c:v>
                </c:pt>
                <c:pt idx="1840">
                  <c:v>44365</c:v>
                </c:pt>
                <c:pt idx="1841">
                  <c:v>44368</c:v>
                </c:pt>
                <c:pt idx="1842">
                  <c:v>44369</c:v>
                </c:pt>
                <c:pt idx="1843">
                  <c:v>44370</c:v>
                </c:pt>
                <c:pt idx="1844">
                  <c:v>44371</c:v>
                </c:pt>
                <c:pt idx="1845">
                  <c:v>44372</c:v>
                </c:pt>
                <c:pt idx="1846">
                  <c:v>44375</c:v>
                </c:pt>
                <c:pt idx="1847">
                  <c:v>44376</c:v>
                </c:pt>
                <c:pt idx="1848">
                  <c:v>44377</c:v>
                </c:pt>
                <c:pt idx="1849">
                  <c:v>44378</c:v>
                </c:pt>
                <c:pt idx="1850">
                  <c:v>44379</c:v>
                </c:pt>
                <c:pt idx="1851">
                  <c:v>44382</c:v>
                </c:pt>
                <c:pt idx="1852">
                  <c:v>44383</c:v>
                </c:pt>
                <c:pt idx="1853">
                  <c:v>44384</c:v>
                </c:pt>
                <c:pt idx="1854">
                  <c:v>44385</c:v>
                </c:pt>
                <c:pt idx="1855">
                  <c:v>44386</c:v>
                </c:pt>
                <c:pt idx="1856">
                  <c:v>44389</c:v>
                </c:pt>
                <c:pt idx="1857">
                  <c:v>44390</c:v>
                </c:pt>
                <c:pt idx="1858">
                  <c:v>44391</c:v>
                </c:pt>
                <c:pt idx="1859">
                  <c:v>44392</c:v>
                </c:pt>
                <c:pt idx="1860">
                  <c:v>44393</c:v>
                </c:pt>
                <c:pt idx="1861">
                  <c:v>44396</c:v>
                </c:pt>
                <c:pt idx="1862">
                  <c:v>44397</c:v>
                </c:pt>
                <c:pt idx="1863">
                  <c:v>44398</c:v>
                </c:pt>
                <c:pt idx="1864">
                  <c:v>44399</c:v>
                </c:pt>
                <c:pt idx="1865">
                  <c:v>44400</c:v>
                </c:pt>
                <c:pt idx="1866">
                  <c:v>44403</c:v>
                </c:pt>
                <c:pt idx="1867">
                  <c:v>44404</c:v>
                </c:pt>
                <c:pt idx="1868">
                  <c:v>44405</c:v>
                </c:pt>
                <c:pt idx="1869">
                  <c:v>44406</c:v>
                </c:pt>
                <c:pt idx="1870">
                  <c:v>44407</c:v>
                </c:pt>
                <c:pt idx="1871">
                  <c:v>44410</c:v>
                </c:pt>
                <c:pt idx="1872">
                  <c:v>44411</c:v>
                </c:pt>
                <c:pt idx="1873">
                  <c:v>44412</c:v>
                </c:pt>
                <c:pt idx="1874">
                  <c:v>44413</c:v>
                </c:pt>
                <c:pt idx="1875">
                  <c:v>44414</c:v>
                </c:pt>
                <c:pt idx="1876">
                  <c:v>44417</c:v>
                </c:pt>
                <c:pt idx="1877">
                  <c:v>44418</c:v>
                </c:pt>
                <c:pt idx="1878">
                  <c:v>44419</c:v>
                </c:pt>
                <c:pt idx="1879">
                  <c:v>44420</c:v>
                </c:pt>
                <c:pt idx="1880">
                  <c:v>44421</c:v>
                </c:pt>
                <c:pt idx="1881">
                  <c:v>44424</c:v>
                </c:pt>
                <c:pt idx="1882">
                  <c:v>44425</c:v>
                </c:pt>
                <c:pt idx="1883">
                  <c:v>44426</c:v>
                </c:pt>
                <c:pt idx="1884">
                  <c:v>44427</c:v>
                </c:pt>
                <c:pt idx="1885">
                  <c:v>44428</c:v>
                </c:pt>
                <c:pt idx="1886">
                  <c:v>44431</c:v>
                </c:pt>
                <c:pt idx="1887">
                  <c:v>44432</c:v>
                </c:pt>
                <c:pt idx="1888">
                  <c:v>44433</c:v>
                </c:pt>
                <c:pt idx="1889">
                  <c:v>44434</c:v>
                </c:pt>
                <c:pt idx="1890">
                  <c:v>44435</c:v>
                </c:pt>
                <c:pt idx="1891">
                  <c:v>44438</c:v>
                </c:pt>
                <c:pt idx="1892">
                  <c:v>44439</c:v>
                </c:pt>
                <c:pt idx="1893">
                  <c:v>44440</c:v>
                </c:pt>
                <c:pt idx="1894">
                  <c:v>44445</c:v>
                </c:pt>
                <c:pt idx="1895">
                  <c:v>44446</c:v>
                </c:pt>
                <c:pt idx="1896">
                  <c:v>44447</c:v>
                </c:pt>
                <c:pt idx="1897">
                  <c:v>44448</c:v>
                </c:pt>
                <c:pt idx="1898">
                  <c:v>44449</c:v>
                </c:pt>
                <c:pt idx="1899">
                  <c:v>44452</c:v>
                </c:pt>
                <c:pt idx="1900">
                  <c:v>44453</c:v>
                </c:pt>
                <c:pt idx="1901">
                  <c:v>44454</c:v>
                </c:pt>
                <c:pt idx="1902">
                  <c:v>44455</c:v>
                </c:pt>
                <c:pt idx="1903">
                  <c:v>44456</c:v>
                </c:pt>
                <c:pt idx="1904">
                  <c:v>44459</c:v>
                </c:pt>
                <c:pt idx="1905">
                  <c:v>44460</c:v>
                </c:pt>
                <c:pt idx="1906">
                  <c:v>44461</c:v>
                </c:pt>
                <c:pt idx="1907">
                  <c:v>44462</c:v>
                </c:pt>
                <c:pt idx="1908">
                  <c:v>44463</c:v>
                </c:pt>
                <c:pt idx="1909">
                  <c:v>44466</c:v>
                </c:pt>
                <c:pt idx="1910">
                  <c:v>44467</c:v>
                </c:pt>
                <c:pt idx="1911">
                  <c:v>44468</c:v>
                </c:pt>
                <c:pt idx="1912">
                  <c:v>44469</c:v>
                </c:pt>
                <c:pt idx="1913">
                  <c:v>44470</c:v>
                </c:pt>
                <c:pt idx="1914">
                  <c:v>44473</c:v>
                </c:pt>
                <c:pt idx="1915">
                  <c:v>44474</c:v>
                </c:pt>
                <c:pt idx="1916">
                  <c:v>44475</c:v>
                </c:pt>
                <c:pt idx="1917">
                  <c:v>44476</c:v>
                </c:pt>
                <c:pt idx="1918">
                  <c:v>44477</c:v>
                </c:pt>
                <c:pt idx="1919">
                  <c:v>44480</c:v>
                </c:pt>
                <c:pt idx="1920">
                  <c:v>44481</c:v>
                </c:pt>
                <c:pt idx="1921">
                  <c:v>44482</c:v>
                </c:pt>
                <c:pt idx="1922">
                  <c:v>44483</c:v>
                </c:pt>
                <c:pt idx="1923">
                  <c:v>44484</c:v>
                </c:pt>
                <c:pt idx="1924">
                  <c:v>44487</c:v>
                </c:pt>
                <c:pt idx="1925">
                  <c:v>44488</c:v>
                </c:pt>
                <c:pt idx="1926">
                  <c:v>44489</c:v>
                </c:pt>
                <c:pt idx="1927">
                  <c:v>44490</c:v>
                </c:pt>
                <c:pt idx="1928">
                  <c:v>44491</c:v>
                </c:pt>
                <c:pt idx="1929">
                  <c:v>44494</c:v>
                </c:pt>
                <c:pt idx="1930">
                  <c:v>44495</c:v>
                </c:pt>
                <c:pt idx="1931">
                  <c:v>44496</c:v>
                </c:pt>
                <c:pt idx="1932">
                  <c:v>44497</c:v>
                </c:pt>
                <c:pt idx="1933">
                  <c:v>44498</c:v>
                </c:pt>
                <c:pt idx="1934">
                  <c:v>44501</c:v>
                </c:pt>
                <c:pt idx="1935">
                  <c:v>44502</c:v>
                </c:pt>
                <c:pt idx="1936">
                  <c:v>44503</c:v>
                </c:pt>
                <c:pt idx="1937">
                  <c:v>44504</c:v>
                </c:pt>
                <c:pt idx="1938">
                  <c:v>44505</c:v>
                </c:pt>
                <c:pt idx="1939">
                  <c:v>44508</c:v>
                </c:pt>
                <c:pt idx="1940">
                  <c:v>44509</c:v>
                </c:pt>
                <c:pt idx="1941">
                  <c:v>44510</c:v>
                </c:pt>
                <c:pt idx="1942">
                  <c:v>44511</c:v>
                </c:pt>
                <c:pt idx="1943">
                  <c:v>44512</c:v>
                </c:pt>
                <c:pt idx="1944">
                  <c:v>44515</c:v>
                </c:pt>
                <c:pt idx="1945">
                  <c:v>44516</c:v>
                </c:pt>
                <c:pt idx="1946">
                  <c:v>44517</c:v>
                </c:pt>
                <c:pt idx="1947">
                  <c:v>44518</c:v>
                </c:pt>
                <c:pt idx="1948">
                  <c:v>44519</c:v>
                </c:pt>
                <c:pt idx="1949">
                  <c:v>44522</c:v>
                </c:pt>
                <c:pt idx="1950">
                  <c:v>44523</c:v>
                </c:pt>
                <c:pt idx="1951">
                  <c:v>44524</c:v>
                </c:pt>
                <c:pt idx="1952">
                  <c:v>44525</c:v>
                </c:pt>
                <c:pt idx="1953">
                  <c:v>44526</c:v>
                </c:pt>
                <c:pt idx="1954">
                  <c:v>44529</c:v>
                </c:pt>
                <c:pt idx="1955">
                  <c:v>44530</c:v>
                </c:pt>
                <c:pt idx="1956">
                  <c:v>44531</c:v>
                </c:pt>
                <c:pt idx="1957">
                  <c:v>44532</c:v>
                </c:pt>
                <c:pt idx="1958">
                  <c:v>44533</c:v>
                </c:pt>
                <c:pt idx="1959">
                  <c:v>44536</c:v>
                </c:pt>
                <c:pt idx="1960">
                  <c:v>44537</c:v>
                </c:pt>
                <c:pt idx="1961">
                  <c:v>44538</c:v>
                </c:pt>
                <c:pt idx="1962">
                  <c:v>44539</c:v>
                </c:pt>
                <c:pt idx="1963">
                  <c:v>44540</c:v>
                </c:pt>
                <c:pt idx="1964">
                  <c:v>44543</c:v>
                </c:pt>
                <c:pt idx="1965">
                  <c:v>44544</c:v>
                </c:pt>
                <c:pt idx="1966">
                  <c:v>44545</c:v>
                </c:pt>
                <c:pt idx="1967">
                  <c:v>44546</c:v>
                </c:pt>
                <c:pt idx="1968">
                  <c:v>44547</c:v>
                </c:pt>
                <c:pt idx="1969">
                  <c:v>44550</c:v>
                </c:pt>
                <c:pt idx="1970">
                  <c:v>44551</c:v>
                </c:pt>
                <c:pt idx="1971">
                  <c:v>44552</c:v>
                </c:pt>
                <c:pt idx="1972">
                  <c:v>44553</c:v>
                </c:pt>
                <c:pt idx="1973">
                  <c:v>44554</c:v>
                </c:pt>
                <c:pt idx="1974">
                  <c:v>44557</c:v>
                </c:pt>
                <c:pt idx="1975">
                  <c:v>44558</c:v>
                </c:pt>
                <c:pt idx="1976">
                  <c:v>44559</c:v>
                </c:pt>
                <c:pt idx="1977">
                  <c:v>44560</c:v>
                </c:pt>
                <c:pt idx="1978">
                  <c:v>44561</c:v>
                </c:pt>
                <c:pt idx="1979">
                  <c:v>44565</c:v>
                </c:pt>
                <c:pt idx="1980">
                  <c:v>44566</c:v>
                </c:pt>
                <c:pt idx="1981">
                  <c:v>44567</c:v>
                </c:pt>
                <c:pt idx="1982">
                  <c:v>44568</c:v>
                </c:pt>
                <c:pt idx="1983">
                  <c:v>44571</c:v>
                </c:pt>
                <c:pt idx="1984">
                  <c:v>44572</c:v>
                </c:pt>
                <c:pt idx="1985">
                  <c:v>44573</c:v>
                </c:pt>
                <c:pt idx="1986">
                  <c:v>44574</c:v>
                </c:pt>
                <c:pt idx="1987">
                  <c:v>44575</c:v>
                </c:pt>
                <c:pt idx="1988">
                  <c:v>44578</c:v>
                </c:pt>
                <c:pt idx="1989">
                  <c:v>44579</c:v>
                </c:pt>
                <c:pt idx="1990">
                  <c:v>44580</c:v>
                </c:pt>
                <c:pt idx="1991">
                  <c:v>44581</c:v>
                </c:pt>
                <c:pt idx="1992">
                  <c:v>44582</c:v>
                </c:pt>
                <c:pt idx="1993">
                  <c:v>44585</c:v>
                </c:pt>
                <c:pt idx="1994">
                  <c:v>44586</c:v>
                </c:pt>
                <c:pt idx="1995">
                  <c:v>44587</c:v>
                </c:pt>
                <c:pt idx="1996">
                  <c:v>44588</c:v>
                </c:pt>
                <c:pt idx="1997">
                  <c:v>44589</c:v>
                </c:pt>
                <c:pt idx="1998">
                  <c:v>44599</c:v>
                </c:pt>
                <c:pt idx="1999">
                  <c:v>44600</c:v>
                </c:pt>
                <c:pt idx="2000">
                  <c:v>44601</c:v>
                </c:pt>
                <c:pt idx="2001">
                  <c:v>44602</c:v>
                </c:pt>
                <c:pt idx="2002">
                  <c:v>44603</c:v>
                </c:pt>
                <c:pt idx="2003">
                  <c:v>44606</c:v>
                </c:pt>
                <c:pt idx="2004">
                  <c:v>44607</c:v>
                </c:pt>
                <c:pt idx="2005">
                  <c:v>44608</c:v>
                </c:pt>
                <c:pt idx="2006">
                  <c:v>44609</c:v>
                </c:pt>
                <c:pt idx="2007">
                  <c:v>44610</c:v>
                </c:pt>
                <c:pt idx="2008">
                  <c:v>44613</c:v>
                </c:pt>
                <c:pt idx="2009">
                  <c:v>44614</c:v>
                </c:pt>
                <c:pt idx="2010">
                  <c:v>44615</c:v>
                </c:pt>
                <c:pt idx="2011">
                  <c:v>44616</c:v>
                </c:pt>
                <c:pt idx="2012">
                  <c:v>44617</c:v>
                </c:pt>
                <c:pt idx="2013">
                  <c:v>44620</c:v>
                </c:pt>
                <c:pt idx="2014">
                  <c:v>44621</c:v>
                </c:pt>
                <c:pt idx="2015">
                  <c:v>44622</c:v>
                </c:pt>
                <c:pt idx="2016">
                  <c:v>44623</c:v>
                </c:pt>
                <c:pt idx="2017">
                  <c:v>44624</c:v>
                </c:pt>
                <c:pt idx="2018">
                  <c:v>44627</c:v>
                </c:pt>
                <c:pt idx="2019">
                  <c:v>44628</c:v>
                </c:pt>
                <c:pt idx="2020">
                  <c:v>44629</c:v>
                </c:pt>
                <c:pt idx="2021">
                  <c:v>44630</c:v>
                </c:pt>
                <c:pt idx="2022">
                  <c:v>44631</c:v>
                </c:pt>
                <c:pt idx="2023">
                  <c:v>44634</c:v>
                </c:pt>
                <c:pt idx="2024">
                  <c:v>44635</c:v>
                </c:pt>
                <c:pt idx="2025">
                  <c:v>44636</c:v>
                </c:pt>
                <c:pt idx="2026">
                  <c:v>44637</c:v>
                </c:pt>
                <c:pt idx="2027">
                  <c:v>44638</c:v>
                </c:pt>
                <c:pt idx="2028">
                  <c:v>44641</c:v>
                </c:pt>
                <c:pt idx="2029">
                  <c:v>44642</c:v>
                </c:pt>
                <c:pt idx="2030">
                  <c:v>44643</c:v>
                </c:pt>
                <c:pt idx="2031">
                  <c:v>44644</c:v>
                </c:pt>
                <c:pt idx="2032">
                  <c:v>44645</c:v>
                </c:pt>
                <c:pt idx="2033">
                  <c:v>44648</c:v>
                </c:pt>
                <c:pt idx="2034">
                  <c:v>44649</c:v>
                </c:pt>
                <c:pt idx="2035">
                  <c:v>44650</c:v>
                </c:pt>
                <c:pt idx="2036">
                  <c:v>44651</c:v>
                </c:pt>
                <c:pt idx="2037">
                  <c:v>44652</c:v>
                </c:pt>
                <c:pt idx="2038">
                  <c:v>44655</c:v>
                </c:pt>
                <c:pt idx="2039">
                  <c:v>44656</c:v>
                </c:pt>
                <c:pt idx="2040">
                  <c:v>44657</c:v>
                </c:pt>
                <c:pt idx="2041">
                  <c:v>44658</c:v>
                </c:pt>
                <c:pt idx="2042">
                  <c:v>44659</c:v>
                </c:pt>
                <c:pt idx="2043">
                  <c:v>44663</c:v>
                </c:pt>
                <c:pt idx="2044">
                  <c:v>44664</c:v>
                </c:pt>
                <c:pt idx="2045">
                  <c:v>44665</c:v>
                </c:pt>
                <c:pt idx="2046">
                  <c:v>44666</c:v>
                </c:pt>
                <c:pt idx="2047">
                  <c:v>44669</c:v>
                </c:pt>
                <c:pt idx="2048">
                  <c:v>44670</c:v>
                </c:pt>
                <c:pt idx="2049">
                  <c:v>44671</c:v>
                </c:pt>
                <c:pt idx="2050">
                  <c:v>44672</c:v>
                </c:pt>
                <c:pt idx="2051">
                  <c:v>44673</c:v>
                </c:pt>
                <c:pt idx="2052">
                  <c:v>44676</c:v>
                </c:pt>
                <c:pt idx="2053">
                  <c:v>44677</c:v>
                </c:pt>
                <c:pt idx="2054">
                  <c:v>44678</c:v>
                </c:pt>
                <c:pt idx="2055">
                  <c:v>44679</c:v>
                </c:pt>
                <c:pt idx="2056">
                  <c:v>44680</c:v>
                </c:pt>
                <c:pt idx="2057">
                  <c:v>44685</c:v>
                </c:pt>
                <c:pt idx="2058">
                  <c:v>44686</c:v>
                </c:pt>
                <c:pt idx="2059">
                  <c:v>44687</c:v>
                </c:pt>
                <c:pt idx="2060">
                  <c:v>44690</c:v>
                </c:pt>
                <c:pt idx="2061">
                  <c:v>44691</c:v>
                </c:pt>
                <c:pt idx="2062">
                  <c:v>44692</c:v>
                </c:pt>
                <c:pt idx="2063">
                  <c:v>44693</c:v>
                </c:pt>
                <c:pt idx="2064">
                  <c:v>44694</c:v>
                </c:pt>
                <c:pt idx="2065">
                  <c:v>44697</c:v>
                </c:pt>
                <c:pt idx="2066">
                  <c:v>44698</c:v>
                </c:pt>
                <c:pt idx="2067">
                  <c:v>44699</c:v>
                </c:pt>
                <c:pt idx="2068">
                  <c:v>44700</c:v>
                </c:pt>
                <c:pt idx="2069">
                  <c:v>44701</c:v>
                </c:pt>
                <c:pt idx="2070">
                  <c:v>44704</c:v>
                </c:pt>
                <c:pt idx="2071">
                  <c:v>44705</c:v>
                </c:pt>
                <c:pt idx="2072">
                  <c:v>44706</c:v>
                </c:pt>
                <c:pt idx="2073">
                  <c:v>44707</c:v>
                </c:pt>
                <c:pt idx="2074">
                  <c:v>44708</c:v>
                </c:pt>
                <c:pt idx="2075">
                  <c:v>44711</c:v>
                </c:pt>
                <c:pt idx="2076">
                  <c:v>44712</c:v>
                </c:pt>
                <c:pt idx="2077">
                  <c:v>44713</c:v>
                </c:pt>
                <c:pt idx="2078">
                  <c:v>44714</c:v>
                </c:pt>
                <c:pt idx="2079">
                  <c:v>44715</c:v>
                </c:pt>
                <c:pt idx="2080">
                  <c:v>44718</c:v>
                </c:pt>
                <c:pt idx="2081">
                  <c:v>44719</c:v>
                </c:pt>
                <c:pt idx="2082">
                  <c:v>44720</c:v>
                </c:pt>
                <c:pt idx="2083">
                  <c:v>44721</c:v>
                </c:pt>
                <c:pt idx="2084">
                  <c:v>44722</c:v>
                </c:pt>
                <c:pt idx="2085">
                  <c:v>44725</c:v>
                </c:pt>
                <c:pt idx="2086">
                  <c:v>44726</c:v>
                </c:pt>
                <c:pt idx="2087">
                  <c:v>44727</c:v>
                </c:pt>
                <c:pt idx="2088">
                  <c:v>44728</c:v>
                </c:pt>
                <c:pt idx="2089">
                  <c:v>44729</c:v>
                </c:pt>
                <c:pt idx="2090">
                  <c:v>44732</c:v>
                </c:pt>
                <c:pt idx="2091">
                  <c:v>44733</c:v>
                </c:pt>
                <c:pt idx="2092">
                  <c:v>44734</c:v>
                </c:pt>
                <c:pt idx="2093">
                  <c:v>44735</c:v>
                </c:pt>
                <c:pt idx="2094">
                  <c:v>44736</c:v>
                </c:pt>
                <c:pt idx="2095">
                  <c:v>44739</c:v>
                </c:pt>
                <c:pt idx="2096">
                  <c:v>44740</c:v>
                </c:pt>
                <c:pt idx="2097">
                  <c:v>44741</c:v>
                </c:pt>
                <c:pt idx="2098">
                  <c:v>44742</c:v>
                </c:pt>
                <c:pt idx="2099">
                  <c:v>44743</c:v>
                </c:pt>
                <c:pt idx="2100">
                  <c:v>44746</c:v>
                </c:pt>
                <c:pt idx="2101">
                  <c:v>44747</c:v>
                </c:pt>
                <c:pt idx="2102">
                  <c:v>44748</c:v>
                </c:pt>
                <c:pt idx="2103">
                  <c:v>44749</c:v>
                </c:pt>
                <c:pt idx="2104">
                  <c:v>44750</c:v>
                </c:pt>
                <c:pt idx="2105">
                  <c:v>44753</c:v>
                </c:pt>
                <c:pt idx="2106">
                  <c:v>44754</c:v>
                </c:pt>
                <c:pt idx="2107">
                  <c:v>44755</c:v>
                </c:pt>
                <c:pt idx="2108">
                  <c:v>44756</c:v>
                </c:pt>
                <c:pt idx="2109">
                  <c:v>44757</c:v>
                </c:pt>
                <c:pt idx="2110">
                  <c:v>44760</c:v>
                </c:pt>
                <c:pt idx="2111">
                  <c:v>44761</c:v>
                </c:pt>
                <c:pt idx="2112">
                  <c:v>44762</c:v>
                </c:pt>
                <c:pt idx="2113">
                  <c:v>44763</c:v>
                </c:pt>
                <c:pt idx="2114">
                  <c:v>44764</c:v>
                </c:pt>
                <c:pt idx="2115">
                  <c:v>44767</c:v>
                </c:pt>
                <c:pt idx="2116">
                  <c:v>44768</c:v>
                </c:pt>
                <c:pt idx="2117">
                  <c:v>44769</c:v>
                </c:pt>
                <c:pt idx="2118">
                  <c:v>44770</c:v>
                </c:pt>
                <c:pt idx="2119">
                  <c:v>44771</c:v>
                </c:pt>
                <c:pt idx="2120">
                  <c:v>44774</c:v>
                </c:pt>
                <c:pt idx="2121">
                  <c:v>44775</c:v>
                </c:pt>
                <c:pt idx="2122">
                  <c:v>44776</c:v>
                </c:pt>
                <c:pt idx="2123">
                  <c:v>44777</c:v>
                </c:pt>
                <c:pt idx="2124">
                  <c:v>44778</c:v>
                </c:pt>
                <c:pt idx="2125">
                  <c:v>44781</c:v>
                </c:pt>
                <c:pt idx="2126">
                  <c:v>44782</c:v>
                </c:pt>
                <c:pt idx="2127">
                  <c:v>44783</c:v>
                </c:pt>
                <c:pt idx="2128">
                  <c:v>44784</c:v>
                </c:pt>
                <c:pt idx="2129">
                  <c:v>44785</c:v>
                </c:pt>
                <c:pt idx="2130">
                  <c:v>44788</c:v>
                </c:pt>
                <c:pt idx="2131">
                  <c:v>44789</c:v>
                </c:pt>
                <c:pt idx="2132">
                  <c:v>44790</c:v>
                </c:pt>
                <c:pt idx="2133">
                  <c:v>44791</c:v>
                </c:pt>
                <c:pt idx="2134">
                  <c:v>44792</c:v>
                </c:pt>
                <c:pt idx="2135">
                  <c:v>44795</c:v>
                </c:pt>
                <c:pt idx="2136">
                  <c:v>44796</c:v>
                </c:pt>
                <c:pt idx="2137">
                  <c:v>44797</c:v>
                </c:pt>
                <c:pt idx="2138">
                  <c:v>44798</c:v>
                </c:pt>
                <c:pt idx="2139">
                  <c:v>44799</c:v>
                </c:pt>
                <c:pt idx="2140">
                  <c:v>44802</c:v>
                </c:pt>
                <c:pt idx="2141">
                  <c:v>44803</c:v>
                </c:pt>
                <c:pt idx="2142">
                  <c:v>44804</c:v>
                </c:pt>
                <c:pt idx="2143">
                  <c:v>44809</c:v>
                </c:pt>
                <c:pt idx="2144">
                  <c:v>44810</c:v>
                </c:pt>
                <c:pt idx="2145">
                  <c:v>44811</c:v>
                </c:pt>
                <c:pt idx="2146">
                  <c:v>44812</c:v>
                </c:pt>
                <c:pt idx="2147">
                  <c:v>44813</c:v>
                </c:pt>
                <c:pt idx="2148">
                  <c:v>44816</c:v>
                </c:pt>
                <c:pt idx="2149">
                  <c:v>44817</c:v>
                </c:pt>
                <c:pt idx="2150">
                  <c:v>44818</c:v>
                </c:pt>
                <c:pt idx="2151">
                  <c:v>44819</c:v>
                </c:pt>
                <c:pt idx="2152">
                  <c:v>44820</c:v>
                </c:pt>
                <c:pt idx="2153">
                  <c:v>44823</c:v>
                </c:pt>
                <c:pt idx="2154">
                  <c:v>44824</c:v>
                </c:pt>
                <c:pt idx="2155">
                  <c:v>44825</c:v>
                </c:pt>
                <c:pt idx="2156">
                  <c:v>44826</c:v>
                </c:pt>
                <c:pt idx="2157">
                  <c:v>44827</c:v>
                </c:pt>
                <c:pt idx="2158">
                  <c:v>44830</c:v>
                </c:pt>
                <c:pt idx="2159">
                  <c:v>44831</c:v>
                </c:pt>
                <c:pt idx="2160">
                  <c:v>44832</c:v>
                </c:pt>
                <c:pt idx="2161">
                  <c:v>44833</c:v>
                </c:pt>
                <c:pt idx="2162">
                  <c:v>44834</c:v>
                </c:pt>
                <c:pt idx="2163">
                  <c:v>44837</c:v>
                </c:pt>
                <c:pt idx="2164">
                  <c:v>44838</c:v>
                </c:pt>
                <c:pt idx="2165">
                  <c:v>44839</c:v>
                </c:pt>
                <c:pt idx="2166">
                  <c:v>44840</c:v>
                </c:pt>
                <c:pt idx="2167">
                  <c:v>44841</c:v>
                </c:pt>
                <c:pt idx="2168">
                  <c:v>44844</c:v>
                </c:pt>
                <c:pt idx="2169">
                  <c:v>44845</c:v>
                </c:pt>
                <c:pt idx="2170">
                  <c:v>44846</c:v>
                </c:pt>
                <c:pt idx="2171">
                  <c:v>44847</c:v>
                </c:pt>
                <c:pt idx="2172">
                  <c:v>44848</c:v>
                </c:pt>
                <c:pt idx="2173">
                  <c:v>44851</c:v>
                </c:pt>
                <c:pt idx="2174">
                  <c:v>44852</c:v>
                </c:pt>
                <c:pt idx="2175">
                  <c:v>44853</c:v>
                </c:pt>
                <c:pt idx="2176">
                  <c:v>44854</c:v>
                </c:pt>
                <c:pt idx="2177">
                  <c:v>44855</c:v>
                </c:pt>
                <c:pt idx="2178">
                  <c:v>44858</c:v>
                </c:pt>
                <c:pt idx="2179">
                  <c:v>44859</c:v>
                </c:pt>
                <c:pt idx="2180">
                  <c:v>44860</c:v>
                </c:pt>
                <c:pt idx="2181">
                  <c:v>44861</c:v>
                </c:pt>
                <c:pt idx="2182">
                  <c:v>44862</c:v>
                </c:pt>
                <c:pt idx="2183">
                  <c:v>44865</c:v>
                </c:pt>
                <c:pt idx="2184">
                  <c:v>44866</c:v>
                </c:pt>
                <c:pt idx="2185">
                  <c:v>44867</c:v>
                </c:pt>
                <c:pt idx="2186">
                  <c:v>44868</c:v>
                </c:pt>
                <c:pt idx="2187">
                  <c:v>44869</c:v>
                </c:pt>
                <c:pt idx="2188">
                  <c:v>44872</c:v>
                </c:pt>
                <c:pt idx="2189">
                  <c:v>44873</c:v>
                </c:pt>
                <c:pt idx="2190">
                  <c:v>44874</c:v>
                </c:pt>
                <c:pt idx="2191">
                  <c:v>44875</c:v>
                </c:pt>
                <c:pt idx="2192">
                  <c:v>44876</c:v>
                </c:pt>
                <c:pt idx="2193">
                  <c:v>44879</c:v>
                </c:pt>
                <c:pt idx="2194">
                  <c:v>44880</c:v>
                </c:pt>
                <c:pt idx="2195">
                  <c:v>44881</c:v>
                </c:pt>
                <c:pt idx="2196">
                  <c:v>44882</c:v>
                </c:pt>
                <c:pt idx="2197">
                  <c:v>44883</c:v>
                </c:pt>
                <c:pt idx="2198">
                  <c:v>44886</c:v>
                </c:pt>
                <c:pt idx="2199">
                  <c:v>44887</c:v>
                </c:pt>
                <c:pt idx="2200">
                  <c:v>44888</c:v>
                </c:pt>
                <c:pt idx="2201">
                  <c:v>44889</c:v>
                </c:pt>
                <c:pt idx="2202">
                  <c:v>44890</c:v>
                </c:pt>
                <c:pt idx="2203">
                  <c:v>44893</c:v>
                </c:pt>
                <c:pt idx="2204">
                  <c:v>44894</c:v>
                </c:pt>
                <c:pt idx="2205">
                  <c:v>44895</c:v>
                </c:pt>
                <c:pt idx="2206">
                  <c:v>44896</c:v>
                </c:pt>
                <c:pt idx="2207">
                  <c:v>44897</c:v>
                </c:pt>
                <c:pt idx="2208">
                  <c:v>44900</c:v>
                </c:pt>
                <c:pt idx="2209">
                  <c:v>44901</c:v>
                </c:pt>
                <c:pt idx="2210">
                  <c:v>44902</c:v>
                </c:pt>
                <c:pt idx="2211">
                  <c:v>44903</c:v>
                </c:pt>
                <c:pt idx="2212">
                  <c:v>44904</c:v>
                </c:pt>
                <c:pt idx="2213">
                  <c:v>44907</c:v>
                </c:pt>
                <c:pt idx="2214">
                  <c:v>44908</c:v>
                </c:pt>
                <c:pt idx="2215">
                  <c:v>44909</c:v>
                </c:pt>
                <c:pt idx="2216">
                  <c:v>44910</c:v>
                </c:pt>
                <c:pt idx="2217">
                  <c:v>44911</c:v>
                </c:pt>
                <c:pt idx="2218">
                  <c:v>44914</c:v>
                </c:pt>
                <c:pt idx="2219">
                  <c:v>44915</c:v>
                </c:pt>
                <c:pt idx="2220">
                  <c:v>44916</c:v>
                </c:pt>
                <c:pt idx="2221">
                  <c:v>44917</c:v>
                </c:pt>
                <c:pt idx="2222">
                  <c:v>44918</c:v>
                </c:pt>
                <c:pt idx="2223">
                  <c:v>44921</c:v>
                </c:pt>
                <c:pt idx="2224">
                  <c:v>44922</c:v>
                </c:pt>
                <c:pt idx="2225">
                  <c:v>44923</c:v>
                </c:pt>
                <c:pt idx="2226">
                  <c:v>44924</c:v>
                </c:pt>
                <c:pt idx="2227">
                  <c:v>44925</c:v>
                </c:pt>
                <c:pt idx="2228">
                  <c:v>44929</c:v>
                </c:pt>
                <c:pt idx="2229">
                  <c:v>44930</c:v>
                </c:pt>
                <c:pt idx="2230">
                  <c:v>44931</c:v>
                </c:pt>
                <c:pt idx="2231">
                  <c:v>44932</c:v>
                </c:pt>
                <c:pt idx="2232">
                  <c:v>44935</c:v>
                </c:pt>
                <c:pt idx="2233">
                  <c:v>44936</c:v>
                </c:pt>
                <c:pt idx="2234">
                  <c:v>44937</c:v>
                </c:pt>
                <c:pt idx="2235">
                  <c:v>44938</c:v>
                </c:pt>
                <c:pt idx="2236">
                  <c:v>44939</c:v>
                </c:pt>
                <c:pt idx="2237">
                  <c:v>44942</c:v>
                </c:pt>
                <c:pt idx="2238">
                  <c:v>44943</c:v>
                </c:pt>
                <c:pt idx="2239">
                  <c:v>44944</c:v>
                </c:pt>
                <c:pt idx="2240">
                  <c:v>44945</c:v>
                </c:pt>
                <c:pt idx="2241">
                  <c:v>44953</c:v>
                </c:pt>
                <c:pt idx="2242">
                  <c:v>44956</c:v>
                </c:pt>
                <c:pt idx="2243">
                  <c:v>44957</c:v>
                </c:pt>
                <c:pt idx="2244">
                  <c:v>44958</c:v>
                </c:pt>
                <c:pt idx="2245">
                  <c:v>44959</c:v>
                </c:pt>
                <c:pt idx="2246">
                  <c:v>44960</c:v>
                </c:pt>
                <c:pt idx="2247">
                  <c:v>44963</c:v>
                </c:pt>
                <c:pt idx="2248">
                  <c:v>44964</c:v>
                </c:pt>
                <c:pt idx="2249">
                  <c:v>44965</c:v>
                </c:pt>
                <c:pt idx="2250">
                  <c:v>44966</c:v>
                </c:pt>
                <c:pt idx="2251">
                  <c:v>44967</c:v>
                </c:pt>
                <c:pt idx="2252">
                  <c:v>44970</c:v>
                </c:pt>
                <c:pt idx="2253">
                  <c:v>44971</c:v>
                </c:pt>
                <c:pt idx="2254">
                  <c:v>44972</c:v>
                </c:pt>
                <c:pt idx="2255">
                  <c:v>44973</c:v>
                </c:pt>
                <c:pt idx="2256">
                  <c:v>44974</c:v>
                </c:pt>
                <c:pt idx="2257">
                  <c:v>44977</c:v>
                </c:pt>
                <c:pt idx="2258">
                  <c:v>44978</c:v>
                </c:pt>
                <c:pt idx="2259">
                  <c:v>44979</c:v>
                </c:pt>
                <c:pt idx="2260">
                  <c:v>44980</c:v>
                </c:pt>
                <c:pt idx="2261">
                  <c:v>44981</c:v>
                </c:pt>
                <c:pt idx="2262">
                  <c:v>44984</c:v>
                </c:pt>
                <c:pt idx="2263">
                  <c:v>44985</c:v>
                </c:pt>
                <c:pt idx="2264">
                  <c:v>44986</c:v>
                </c:pt>
                <c:pt idx="2265">
                  <c:v>44987</c:v>
                </c:pt>
                <c:pt idx="2266">
                  <c:v>44988</c:v>
                </c:pt>
                <c:pt idx="2267">
                  <c:v>44991</c:v>
                </c:pt>
                <c:pt idx="2268">
                  <c:v>44992</c:v>
                </c:pt>
                <c:pt idx="2269">
                  <c:v>44993</c:v>
                </c:pt>
                <c:pt idx="2270">
                  <c:v>44994</c:v>
                </c:pt>
                <c:pt idx="2271">
                  <c:v>44995</c:v>
                </c:pt>
                <c:pt idx="2272">
                  <c:v>44998</c:v>
                </c:pt>
                <c:pt idx="2273">
                  <c:v>44999</c:v>
                </c:pt>
                <c:pt idx="2274">
                  <c:v>45000</c:v>
                </c:pt>
                <c:pt idx="2275">
                  <c:v>45001</c:v>
                </c:pt>
                <c:pt idx="2276">
                  <c:v>45002</c:v>
                </c:pt>
                <c:pt idx="2277">
                  <c:v>45005</c:v>
                </c:pt>
                <c:pt idx="2278">
                  <c:v>45006</c:v>
                </c:pt>
                <c:pt idx="2279">
                  <c:v>45007</c:v>
                </c:pt>
                <c:pt idx="2280">
                  <c:v>45008</c:v>
                </c:pt>
                <c:pt idx="2281">
                  <c:v>45009</c:v>
                </c:pt>
                <c:pt idx="2282">
                  <c:v>45012</c:v>
                </c:pt>
                <c:pt idx="2283">
                  <c:v>45013</c:v>
                </c:pt>
                <c:pt idx="2284">
                  <c:v>45014</c:v>
                </c:pt>
                <c:pt idx="2285">
                  <c:v>45015</c:v>
                </c:pt>
                <c:pt idx="2286">
                  <c:v>45016</c:v>
                </c:pt>
                <c:pt idx="2287">
                  <c:v>45019</c:v>
                </c:pt>
                <c:pt idx="2288">
                  <c:v>45020</c:v>
                </c:pt>
                <c:pt idx="2289">
                  <c:v>45021</c:v>
                </c:pt>
                <c:pt idx="2290">
                  <c:v>45022</c:v>
                </c:pt>
                <c:pt idx="2291">
                  <c:v>45023</c:v>
                </c:pt>
                <c:pt idx="2292">
                  <c:v>45026</c:v>
                </c:pt>
                <c:pt idx="2293">
                  <c:v>45027</c:v>
                </c:pt>
                <c:pt idx="2294">
                  <c:v>45028</c:v>
                </c:pt>
                <c:pt idx="2295">
                  <c:v>45029</c:v>
                </c:pt>
                <c:pt idx="2296">
                  <c:v>45030</c:v>
                </c:pt>
                <c:pt idx="2297">
                  <c:v>45033</c:v>
                </c:pt>
                <c:pt idx="2298">
                  <c:v>45034</c:v>
                </c:pt>
                <c:pt idx="2299">
                  <c:v>45035</c:v>
                </c:pt>
                <c:pt idx="2300">
                  <c:v>45036</c:v>
                </c:pt>
                <c:pt idx="2301">
                  <c:v>45037</c:v>
                </c:pt>
                <c:pt idx="2302">
                  <c:v>45040</c:v>
                </c:pt>
                <c:pt idx="2303">
                  <c:v>45041</c:v>
                </c:pt>
                <c:pt idx="2304">
                  <c:v>45042</c:v>
                </c:pt>
                <c:pt idx="2305">
                  <c:v>45043</c:v>
                </c:pt>
                <c:pt idx="2306">
                  <c:v>45044</c:v>
                </c:pt>
                <c:pt idx="2307">
                  <c:v>45050</c:v>
                </c:pt>
                <c:pt idx="2308">
                  <c:v>45051</c:v>
                </c:pt>
                <c:pt idx="2309">
                  <c:v>45054</c:v>
                </c:pt>
                <c:pt idx="2310">
                  <c:v>45055</c:v>
                </c:pt>
                <c:pt idx="2311">
                  <c:v>45056</c:v>
                </c:pt>
                <c:pt idx="2312">
                  <c:v>45057</c:v>
                </c:pt>
                <c:pt idx="2313">
                  <c:v>45058</c:v>
                </c:pt>
                <c:pt idx="2314">
                  <c:v>45061</c:v>
                </c:pt>
                <c:pt idx="2315">
                  <c:v>45062</c:v>
                </c:pt>
                <c:pt idx="2316">
                  <c:v>45063</c:v>
                </c:pt>
                <c:pt idx="2317">
                  <c:v>45064</c:v>
                </c:pt>
                <c:pt idx="2318">
                  <c:v>45065</c:v>
                </c:pt>
                <c:pt idx="2319">
                  <c:v>45068</c:v>
                </c:pt>
                <c:pt idx="2320">
                  <c:v>45069</c:v>
                </c:pt>
                <c:pt idx="2321">
                  <c:v>45070</c:v>
                </c:pt>
                <c:pt idx="2322">
                  <c:v>45071</c:v>
                </c:pt>
                <c:pt idx="2323">
                  <c:v>45072</c:v>
                </c:pt>
                <c:pt idx="2324">
                  <c:v>45075</c:v>
                </c:pt>
                <c:pt idx="2325">
                  <c:v>45076</c:v>
                </c:pt>
                <c:pt idx="2326">
                  <c:v>45077</c:v>
                </c:pt>
                <c:pt idx="2327">
                  <c:v>45078</c:v>
                </c:pt>
                <c:pt idx="2328">
                  <c:v>45079</c:v>
                </c:pt>
                <c:pt idx="2329">
                  <c:v>45082</c:v>
                </c:pt>
                <c:pt idx="2330">
                  <c:v>45083</c:v>
                </c:pt>
                <c:pt idx="2331">
                  <c:v>45084</c:v>
                </c:pt>
                <c:pt idx="2332">
                  <c:v>45085</c:v>
                </c:pt>
                <c:pt idx="2333">
                  <c:v>45086</c:v>
                </c:pt>
                <c:pt idx="2334">
                  <c:v>45089</c:v>
                </c:pt>
                <c:pt idx="2335">
                  <c:v>45090</c:v>
                </c:pt>
                <c:pt idx="2336">
                  <c:v>45091</c:v>
                </c:pt>
                <c:pt idx="2337">
                  <c:v>45092</c:v>
                </c:pt>
                <c:pt idx="2338">
                  <c:v>45093</c:v>
                </c:pt>
                <c:pt idx="2339">
                  <c:v>45096</c:v>
                </c:pt>
                <c:pt idx="2340">
                  <c:v>45097</c:v>
                </c:pt>
                <c:pt idx="2341">
                  <c:v>45098</c:v>
                </c:pt>
                <c:pt idx="2342">
                  <c:v>45099</c:v>
                </c:pt>
                <c:pt idx="2343">
                  <c:v>45100</c:v>
                </c:pt>
                <c:pt idx="2344">
                  <c:v>45103</c:v>
                </c:pt>
                <c:pt idx="2345">
                  <c:v>45104</c:v>
                </c:pt>
                <c:pt idx="2346">
                  <c:v>45105</c:v>
                </c:pt>
                <c:pt idx="2347">
                  <c:v>45106</c:v>
                </c:pt>
                <c:pt idx="2348">
                  <c:v>45107</c:v>
                </c:pt>
                <c:pt idx="2349">
                  <c:v>45110</c:v>
                </c:pt>
                <c:pt idx="2350">
                  <c:v>45111</c:v>
                </c:pt>
                <c:pt idx="2351">
                  <c:v>45112</c:v>
                </c:pt>
                <c:pt idx="2352">
                  <c:v>45113</c:v>
                </c:pt>
                <c:pt idx="2353">
                  <c:v>45114</c:v>
                </c:pt>
                <c:pt idx="2354">
                  <c:v>45117</c:v>
                </c:pt>
                <c:pt idx="2355">
                  <c:v>45118</c:v>
                </c:pt>
                <c:pt idx="2356">
                  <c:v>45119</c:v>
                </c:pt>
                <c:pt idx="2357">
                  <c:v>45120</c:v>
                </c:pt>
                <c:pt idx="2358">
                  <c:v>45121</c:v>
                </c:pt>
                <c:pt idx="2359">
                  <c:v>45124</c:v>
                </c:pt>
                <c:pt idx="2360">
                  <c:v>45125</c:v>
                </c:pt>
                <c:pt idx="2361">
                  <c:v>45126</c:v>
                </c:pt>
                <c:pt idx="2362">
                  <c:v>45127</c:v>
                </c:pt>
                <c:pt idx="2363">
                  <c:v>45128</c:v>
                </c:pt>
                <c:pt idx="2364">
                  <c:v>45131</c:v>
                </c:pt>
                <c:pt idx="2365">
                  <c:v>45132</c:v>
                </c:pt>
                <c:pt idx="2366">
                  <c:v>45133</c:v>
                </c:pt>
                <c:pt idx="2367">
                  <c:v>45134</c:v>
                </c:pt>
                <c:pt idx="2368">
                  <c:v>45135</c:v>
                </c:pt>
                <c:pt idx="2369">
                  <c:v>45138</c:v>
                </c:pt>
                <c:pt idx="2370">
                  <c:v>45139</c:v>
                </c:pt>
                <c:pt idx="2371">
                  <c:v>45140</c:v>
                </c:pt>
                <c:pt idx="2372">
                  <c:v>45141</c:v>
                </c:pt>
                <c:pt idx="2373">
                  <c:v>45142</c:v>
                </c:pt>
                <c:pt idx="2374">
                  <c:v>45145</c:v>
                </c:pt>
                <c:pt idx="2375">
                  <c:v>45146</c:v>
                </c:pt>
                <c:pt idx="2376">
                  <c:v>45147</c:v>
                </c:pt>
                <c:pt idx="2377">
                  <c:v>45148</c:v>
                </c:pt>
                <c:pt idx="2378">
                  <c:v>45149</c:v>
                </c:pt>
                <c:pt idx="2379">
                  <c:v>45152</c:v>
                </c:pt>
                <c:pt idx="2380">
                  <c:v>45153</c:v>
                </c:pt>
                <c:pt idx="2381">
                  <c:v>45154</c:v>
                </c:pt>
                <c:pt idx="2382">
                  <c:v>45155</c:v>
                </c:pt>
                <c:pt idx="2383">
                  <c:v>45156</c:v>
                </c:pt>
                <c:pt idx="2384">
                  <c:v>45159</c:v>
                </c:pt>
                <c:pt idx="2385">
                  <c:v>45160</c:v>
                </c:pt>
                <c:pt idx="2386">
                  <c:v>45161</c:v>
                </c:pt>
                <c:pt idx="2387">
                  <c:v>45162</c:v>
                </c:pt>
                <c:pt idx="2388">
                  <c:v>45163</c:v>
                </c:pt>
                <c:pt idx="2389">
                  <c:v>45166</c:v>
                </c:pt>
                <c:pt idx="2390">
                  <c:v>45167</c:v>
                </c:pt>
                <c:pt idx="2391">
                  <c:v>45168</c:v>
                </c:pt>
                <c:pt idx="2392">
                  <c:v>45169</c:v>
                </c:pt>
                <c:pt idx="2393">
                  <c:v>45174</c:v>
                </c:pt>
                <c:pt idx="2394">
                  <c:v>45175</c:v>
                </c:pt>
                <c:pt idx="2395">
                  <c:v>45176</c:v>
                </c:pt>
                <c:pt idx="2396">
                  <c:v>45177</c:v>
                </c:pt>
                <c:pt idx="2397">
                  <c:v>45180</c:v>
                </c:pt>
                <c:pt idx="2398">
                  <c:v>45181</c:v>
                </c:pt>
                <c:pt idx="2399">
                  <c:v>45182</c:v>
                </c:pt>
                <c:pt idx="2400">
                  <c:v>45183</c:v>
                </c:pt>
                <c:pt idx="2401">
                  <c:v>45184</c:v>
                </c:pt>
                <c:pt idx="2402">
                  <c:v>45187</c:v>
                </c:pt>
                <c:pt idx="2403">
                  <c:v>45188</c:v>
                </c:pt>
                <c:pt idx="2404">
                  <c:v>45189</c:v>
                </c:pt>
                <c:pt idx="2405">
                  <c:v>45190</c:v>
                </c:pt>
                <c:pt idx="2406">
                  <c:v>45191</c:v>
                </c:pt>
                <c:pt idx="2407">
                  <c:v>45194</c:v>
                </c:pt>
                <c:pt idx="2408">
                  <c:v>45195</c:v>
                </c:pt>
                <c:pt idx="2409">
                  <c:v>45196</c:v>
                </c:pt>
                <c:pt idx="2410">
                  <c:v>45197</c:v>
                </c:pt>
                <c:pt idx="2411">
                  <c:v>45198</c:v>
                </c:pt>
                <c:pt idx="2412">
                  <c:v>45201</c:v>
                </c:pt>
                <c:pt idx="2413">
                  <c:v>45202</c:v>
                </c:pt>
                <c:pt idx="2414">
                  <c:v>45203</c:v>
                </c:pt>
                <c:pt idx="2415">
                  <c:v>45204</c:v>
                </c:pt>
                <c:pt idx="2416">
                  <c:v>45205</c:v>
                </c:pt>
                <c:pt idx="2417">
                  <c:v>45208</c:v>
                </c:pt>
                <c:pt idx="2418">
                  <c:v>45209</c:v>
                </c:pt>
                <c:pt idx="2419">
                  <c:v>45210</c:v>
                </c:pt>
                <c:pt idx="2420">
                  <c:v>45211</c:v>
                </c:pt>
                <c:pt idx="2421">
                  <c:v>45212</c:v>
                </c:pt>
                <c:pt idx="2422">
                  <c:v>45215</c:v>
                </c:pt>
                <c:pt idx="2423">
                  <c:v>45216</c:v>
                </c:pt>
                <c:pt idx="2424">
                  <c:v>45217</c:v>
                </c:pt>
                <c:pt idx="2425">
                  <c:v>45218</c:v>
                </c:pt>
                <c:pt idx="2426">
                  <c:v>45219</c:v>
                </c:pt>
                <c:pt idx="2427">
                  <c:v>45222</c:v>
                </c:pt>
                <c:pt idx="2428">
                  <c:v>45223</c:v>
                </c:pt>
                <c:pt idx="2429">
                  <c:v>45224</c:v>
                </c:pt>
                <c:pt idx="2430">
                  <c:v>45225</c:v>
                </c:pt>
                <c:pt idx="2431">
                  <c:v>45226</c:v>
                </c:pt>
                <c:pt idx="2432">
                  <c:v>45229</c:v>
                </c:pt>
                <c:pt idx="2433">
                  <c:v>45230</c:v>
                </c:pt>
                <c:pt idx="2434">
                  <c:v>45231</c:v>
                </c:pt>
                <c:pt idx="2435">
                  <c:v>45232</c:v>
                </c:pt>
                <c:pt idx="2436">
                  <c:v>45233</c:v>
                </c:pt>
                <c:pt idx="2437">
                  <c:v>45236</c:v>
                </c:pt>
                <c:pt idx="2438">
                  <c:v>45237</c:v>
                </c:pt>
                <c:pt idx="2439">
                  <c:v>45238</c:v>
                </c:pt>
                <c:pt idx="2440">
                  <c:v>45239</c:v>
                </c:pt>
                <c:pt idx="2441">
                  <c:v>45240</c:v>
                </c:pt>
                <c:pt idx="2442">
                  <c:v>45243</c:v>
                </c:pt>
                <c:pt idx="2443">
                  <c:v>45244</c:v>
                </c:pt>
                <c:pt idx="2444">
                  <c:v>45245</c:v>
                </c:pt>
                <c:pt idx="2445">
                  <c:v>45246</c:v>
                </c:pt>
                <c:pt idx="2446">
                  <c:v>45247</c:v>
                </c:pt>
                <c:pt idx="2447">
                  <c:v>45250</c:v>
                </c:pt>
                <c:pt idx="2448">
                  <c:v>45251</c:v>
                </c:pt>
                <c:pt idx="2449">
                  <c:v>45252</c:v>
                </c:pt>
                <c:pt idx="2450">
                  <c:v>45253</c:v>
                </c:pt>
                <c:pt idx="2451">
                  <c:v>45254</c:v>
                </c:pt>
                <c:pt idx="2452">
                  <c:v>45257</c:v>
                </c:pt>
                <c:pt idx="2453">
                  <c:v>45258</c:v>
                </c:pt>
                <c:pt idx="2454">
                  <c:v>45259</c:v>
                </c:pt>
                <c:pt idx="2455">
                  <c:v>45260</c:v>
                </c:pt>
                <c:pt idx="2456">
                  <c:v>45261</c:v>
                </c:pt>
                <c:pt idx="2457">
                  <c:v>45264</c:v>
                </c:pt>
                <c:pt idx="2458">
                  <c:v>45265</c:v>
                </c:pt>
                <c:pt idx="2459">
                  <c:v>45266</c:v>
                </c:pt>
                <c:pt idx="2460">
                  <c:v>45267</c:v>
                </c:pt>
                <c:pt idx="2461">
                  <c:v>45268</c:v>
                </c:pt>
                <c:pt idx="2462">
                  <c:v>45271</c:v>
                </c:pt>
                <c:pt idx="2463">
                  <c:v>45272</c:v>
                </c:pt>
                <c:pt idx="2464">
                  <c:v>45273</c:v>
                </c:pt>
                <c:pt idx="2465">
                  <c:v>45274</c:v>
                </c:pt>
                <c:pt idx="2466">
                  <c:v>45275</c:v>
                </c:pt>
                <c:pt idx="2467">
                  <c:v>45278</c:v>
                </c:pt>
                <c:pt idx="2468">
                  <c:v>45279</c:v>
                </c:pt>
                <c:pt idx="2469">
                  <c:v>45280</c:v>
                </c:pt>
                <c:pt idx="2470">
                  <c:v>45281</c:v>
                </c:pt>
                <c:pt idx="2471">
                  <c:v>45282</c:v>
                </c:pt>
                <c:pt idx="2472">
                  <c:v>45285</c:v>
                </c:pt>
                <c:pt idx="2473">
                  <c:v>45286</c:v>
                </c:pt>
                <c:pt idx="2474">
                  <c:v>45287</c:v>
                </c:pt>
                <c:pt idx="2475">
                  <c:v>45288</c:v>
                </c:pt>
                <c:pt idx="2476">
                  <c:v>45289</c:v>
                </c:pt>
                <c:pt idx="2477">
                  <c:v>45293</c:v>
                </c:pt>
                <c:pt idx="2478">
                  <c:v>45294</c:v>
                </c:pt>
                <c:pt idx="2479">
                  <c:v>45295</c:v>
                </c:pt>
                <c:pt idx="2480">
                  <c:v>45296</c:v>
                </c:pt>
                <c:pt idx="2481">
                  <c:v>45299</c:v>
                </c:pt>
                <c:pt idx="2482">
                  <c:v>45300</c:v>
                </c:pt>
                <c:pt idx="2483">
                  <c:v>45301</c:v>
                </c:pt>
                <c:pt idx="2484">
                  <c:v>45302</c:v>
                </c:pt>
                <c:pt idx="2485">
                  <c:v>45303</c:v>
                </c:pt>
                <c:pt idx="2486">
                  <c:v>45306</c:v>
                </c:pt>
                <c:pt idx="2487">
                  <c:v>45307</c:v>
                </c:pt>
                <c:pt idx="2488">
                  <c:v>45308</c:v>
                </c:pt>
                <c:pt idx="2489">
                  <c:v>45309</c:v>
                </c:pt>
                <c:pt idx="2490">
                  <c:v>45310</c:v>
                </c:pt>
                <c:pt idx="2491">
                  <c:v>45313</c:v>
                </c:pt>
                <c:pt idx="2492">
                  <c:v>45314</c:v>
                </c:pt>
                <c:pt idx="2493">
                  <c:v>45315</c:v>
                </c:pt>
                <c:pt idx="2494">
                  <c:v>45316</c:v>
                </c:pt>
                <c:pt idx="2495">
                  <c:v>45317</c:v>
                </c:pt>
                <c:pt idx="2496">
                  <c:v>45320</c:v>
                </c:pt>
                <c:pt idx="2497">
                  <c:v>45321</c:v>
                </c:pt>
                <c:pt idx="2498">
                  <c:v>45322</c:v>
                </c:pt>
                <c:pt idx="2499">
                  <c:v>45323</c:v>
                </c:pt>
                <c:pt idx="2500">
                  <c:v>45324</c:v>
                </c:pt>
                <c:pt idx="2501">
                  <c:v>45327</c:v>
                </c:pt>
                <c:pt idx="2502">
                  <c:v>45328</c:v>
                </c:pt>
                <c:pt idx="2503">
                  <c:v>45329</c:v>
                </c:pt>
                <c:pt idx="2504">
                  <c:v>45337</c:v>
                </c:pt>
                <c:pt idx="2505">
                  <c:v>45338</c:v>
                </c:pt>
                <c:pt idx="2506">
                  <c:v>45341</c:v>
                </c:pt>
                <c:pt idx="2507">
                  <c:v>45342</c:v>
                </c:pt>
                <c:pt idx="2508">
                  <c:v>45343</c:v>
                </c:pt>
                <c:pt idx="2509">
                  <c:v>45344</c:v>
                </c:pt>
                <c:pt idx="2510">
                  <c:v>45345</c:v>
                </c:pt>
                <c:pt idx="2511">
                  <c:v>45348</c:v>
                </c:pt>
                <c:pt idx="2512">
                  <c:v>45349</c:v>
                </c:pt>
                <c:pt idx="2513">
                  <c:v>45350</c:v>
                </c:pt>
                <c:pt idx="2514">
                  <c:v>45351</c:v>
                </c:pt>
                <c:pt idx="2515">
                  <c:v>45352</c:v>
                </c:pt>
                <c:pt idx="2516">
                  <c:v>45355</c:v>
                </c:pt>
                <c:pt idx="2517">
                  <c:v>45356</c:v>
                </c:pt>
                <c:pt idx="2518">
                  <c:v>45357</c:v>
                </c:pt>
                <c:pt idx="2519">
                  <c:v>45358</c:v>
                </c:pt>
                <c:pt idx="2520">
                  <c:v>45359</c:v>
                </c:pt>
                <c:pt idx="2521">
                  <c:v>45362</c:v>
                </c:pt>
                <c:pt idx="2522">
                  <c:v>45363</c:v>
                </c:pt>
                <c:pt idx="2523">
                  <c:v>45364</c:v>
                </c:pt>
                <c:pt idx="2524">
                  <c:v>45365</c:v>
                </c:pt>
                <c:pt idx="2525">
                  <c:v>45366</c:v>
                </c:pt>
                <c:pt idx="2526">
                  <c:v>45369</c:v>
                </c:pt>
                <c:pt idx="2527">
                  <c:v>45370</c:v>
                </c:pt>
                <c:pt idx="2528">
                  <c:v>45371</c:v>
                </c:pt>
                <c:pt idx="2529">
                  <c:v>45372</c:v>
                </c:pt>
                <c:pt idx="2530">
                  <c:v>45373</c:v>
                </c:pt>
                <c:pt idx="2531">
                  <c:v>45376</c:v>
                </c:pt>
                <c:pt idx="2532">
                  <c:v>45377</c:v>
                </c:pt>
                <c:pt idx="2533">
                  <c:v>45378</c:v>
                </c:pt>
                <c:pt idx="2534">
                  <c:v>45379</c:v>
                </c:pt>
                <c:pt idx="2535">
                  <c:v>45380</c:v>
                </c:pt>
                <c:pt idx="2536">
                  <c:v>45383</c:v>
                </c:pt>
                <c:pt idx="2537">
                  <c:v>45384</c:v>
                </c:pt>
                <c:pt idx="2538">
                  <c:v>45385</c:v>
                </c:pt>
                <c:pt idx="2539">
                  <c:v>45386</c:v>
                </c:pt>
                <c:pt idx="2540">
                  <c:v>45387</c:v>
                </c:pt>
                <c:pt idx="2541">
                  <c:v>45390</c:v>
                </c:pt>
                <c:pt idx="2542">
                  <c:v>45391</c:v>
                </c:pt>
                <c:pt idx="2543">
                  <c:v>45392</c:v>
                </c:pt>
                <c:pt idx="2544">
                  <c:v>45393</c:v>
                </c:pt>
                <c:pt idx="2545">
                  <c:v>45394</c:v>
                </c:pt>
                <c:pt idx="2546">
                  <c:v>45397</c:v>
                </c:pt>
                <c:pt idx="2547">
                  <c:v>45398</c:v>
                </c:pt>
                <c:pt idx="2548">
                  <c:v>45399</c:v>
                </c:pt>
                <c:pt idx="2549">
                  <c:v>45401</c:v>
                </c:pt>
                <c:pt idx="2550">
                  <c:v>45404</c:v>
                </c:pt>
                <c:pt idx="2551">
                  <c:v>45405</c:v>
                </c:pt>
                <c:pt idx="2552">
                  <c:v>45406</c:v>
                </c:pt>
                <c:pt idx="2553">
                  <c:v>45407</c:v>
                </c:pt>
                <c:pt idx="2554">
                  <c:v>45408</c:v>
                </c:pt>
                <c:pt idx="2555">
                  <c:v>45414</c:v>
                </c:pt>
                <c:pt idx="2556">
                  <c:v>45415</c:v>
                </c:pt>
                <c:pt idx="2557">
                  <c:v>45418</c:v>
                </c:pt>
                <c:pt idx="2558">
                  <c:v>45419</c:v>
                </c:pt>
                <c:pt idx="2559">
                  <c:v>45420</c:v>
                </c:pt>
                <c:pt idx="2560">
                  <c:v>45421</c:v>
                </c:pt>
                <c:pt idx="2561">
                  <c:v>45422</c:v>
                </c:pt>
                <c:pt idx="2562">
                  <c:v>45425</c:v>
                </c:pt>
                <c:pt idx="2563">
                  <c:v>45426</c:v>
                </c:pt>
                <c:pt idx="2564">
                  <c:v>45427</c:v>
                </c:pt>
                <c:pt idx="2565">
                  <c:v>45428</c:v>
                </c:pt>
                <c:pt idx="2566">
                  <c:v>45429</c:v>
                </c:pt>
                <c:pt idx="2567">
                  <c:v>45432</c:v>
                </c:pt>
                <c:pt idx="2568">
                  <c:v>45433</c:v>
                </c:pt>
                <c:pt idx="2569">
                  <c:v>45434</c:v>
                </c:pt>
                <c:pt idx="2570">
                  <c:v>45435</c:v>
                </c:pt>
                <c:pt idx="2571">
                  <c:v>45436</c:v>
                </c:pt>
                <c:pt idx="2572">
                  <c:v>45439</c:v>
                </c:pt>
                <c:pt idx="2573">
                  <c:v>45440</c:v>
                </c:pt>
                <c:pt idx="2574">
                  <c:v>45441</c:v>
                </c:pt>
                <c:pt idx="2575">
                  <c:v>45442</c:v>
                </c:pt>
                <c:pt idx="2576">
                  <c:v>45443</c:v>
                </c:pt>
                <c:pt idx="2577">
                  <c:v>45446</c:v>
                </c:pt>
                <c:pt idx="2578">
                  <c:v>45447</c:v>
                </c:pt>
                <c:pt idx="2579">
                  <c:v>45448</c:v>
                </c:pt>
                <c:pt idx="2580">
                  <c:v>45449</c:v>
                </c:pt>
                <c:pt idx="2581">
                  <c:v>45450</c:v>
                </c:pt>
                <c:pt idx="2582">
                  <c:v>45453</c:v>
                </c:pt>
                <c:pt idx="2583">
                  <c:v>45454</c:v>
                </c:pt>
                <c:pt idx="2584">
                  <c:v>45455</c:v>
                </c:pt>
                <c:pt idx="2585">
                  <c:v>45456</c:v>
                </c:pt>
                <c:pt idx="2586">
                  <c:v>45457</c:v>
                </c:pt>
                <c:pt idx="2587">
                  <c:v>45460</c:v>
                </c:pt>
                <c:pt idx="2588">
                  <c:v>45461</c:v>
                </c:pt>
                <c:pt idx="2589">
                  <c:v>45462</c:v>
                </c:pt>
                <c:pt idx="2590">
                  <c:v>45463</c:v>
                </c:pt>
                <c:pt idx="2591">
                  <c:v>45464</c:v>
                </c:pt>
                <c:pt idx="2592">
                  <c:v>45467</c:v>
                </c:pt>
                <c:pt idx="2593">
                  <c:v>45468</c:v>
                </c:pt>
                <c:pt idx="2594">
                  <c:v>45469</c:v>
                </c:pt>
                <c:pt idx="2595">
                  <c:v>45470</c:v>
                </c:pt>
                <c:pt idx="2596">
                  <c:v>45471</c:v>
                </c:pt>
                <c:pt idx="2597">
                  <c:v>45474</c:v>
                </c:pt>
                <c:pt idx="2598">
                  <c:v>45475</c:v>
                </c:pt>
                <c:pt idx="2599">
                  <c:v>45476</c:v>
                </c:pt>
                <c:pt idx="2600">
                  <c:v>45477</c:v>
                </c:pt>
                <c:pt idx="2601">
                  <c:v>45478</c:v>
                </c:pt>
                <c:pt idx="2602">
                  <c:v>45481</c:v>
                </c:pt>
                <c:pt idx="2603">
                  <c:v>45482</c:v>
                </c:pt>
                <c:pt idx="2604">
                  <c:v>45483</c:v>
                </c:pt>
                <c:pt idx="2605">
                  <c:v>45484</c:v>
                </c:pt>
                <c:pt idx="2606">
                  <c:v>45485</c:v>
                </c:pt>
                <c:pt idx="2607">
                  <c:v>45488</c:v>
                </c:pt>
                <c:pt idx="2608">
                  <c:v>45489</c:v>
                </c:pt>
                <c:pt idx="2609">
                  <c:v>45490</c:v>
                </c:pt>
                <c:pt idx="2610">
                  <c:v>45491</c:v>
                </c:pt>
                <c:pt idx="2611">
                  <c:v>45492</c:v>
                </c:pt>
                <c:pt idx="2612">
                  <c:v>45495</c:v>
                </c:pt>
                <c:pt idx="2613">
                  <c:v>45496</c:v>
                </c:pt>
                <c:pt idx="2614">
                  <c:v>45497</c:v>
                </c:pt>
                <c:pt idx="2615">
                  <c:v>45498</c:v>
                </c:pt>
                <c:pt idx="2616">
                  <c:v>45499</c:v>
                </c:pt>
                <c:pt idx="2617">
                  <c:v>45502</c:v>
                </c:pt>
                <c:pt idx="2618">
                  <c:v>45503</c:v>
                </c:pt>
                <c:pt idx="2619">
                  <c:v>45504</c:v>
                </c:pt>
                <c:pt idx="2620">
                  <c:v>45505</c:v>
                </c:pt>
                <c:pt idx="2621">
                  <c:v>45506</c:v>
                </c:pt>
                <c:pt idx="2622">
                  <c:v>45509</c:v>
                </c:pt>
                <c:pt idx="2623">
                  <c:v>45510</c:v>
                </c:pt>
                <c:pt idx="2624">
                  <c:v>45511</c:v>
                </c:pt>
                <c:pt idx="2625">
                  <c:v>45512</c:v>
                </c:pt>
                <c:pt idx="2626">
                  <c:v>45513</c:v>
                </c:pt>
                <c:pt idx="2627">
                  <c:v>45516</c:v>
                </c:pt>
                <c:pt idx="2628">
                  <c:v>45517</c:v>
                </c:pt>
                <c:pt idx="2629">
                  <c:v>45518</c:v>
                </c:pt>
                <c:pt idx="2630">
                  <c:v>45519</c:v>
                </c:pt>
                <c:pt idx="2631">
                  <c:v>45520</c:v>
                </c:pt>
                <c:pt idx="2632">
                  <c:v>45523</c:v>
                </c:pt>
                <c:pt idx="2633">
                  <c:v>45524</c:v>
                </c:pt>
                <c:pt idx="2634">
                  <c:v>45525</c:v>
                </c:pt>
                <c:pt idx="2635">
                  <c:v>45526</c:v>
                </c:pt>
                <c:pt idx="2636">
                  <c:v>45527</c:v>
                </c:pt>
                <c:pt idx="2637">
                  <c:v>45530</c:v>
                </c:pt>
                <c:pt idx="2638">
                  <c:v>45531</c:v>
                </c:pt>
                <c:pt idx="2639">
                  <c:v>45532</c:v>
                </c:pt>
                <c:pt idx="2640">
                  <c:v>45533</c:v>
                </c:pt>
                <c:pt idx="2641">
                  <c:v>45534</c:v>
                </c:pt>
                <c:pt idx="2642">
                  <c:v>45539</c:v>
                </c:pt>
                <c:pt idx="2643">
                  <c:v>45540</c:v>
                </c:pt>
                <c:pt idx="2644">
                  <c:v>45541</c:v>
                </c:pt>
                <c:pt idx="2645">
                  <c:v>45544</c:v>
                </c:pt>
                <c:pt idx="2646">
                  <c:v>45545</c:v>
                </c:pt>
                <c:pt idx="2647">
                  <c:v>45546</c:v>
                </c:pt>
                <c:pt idx="2648">
                  <c:v>45547</c:v>
                </c:pt>
                <c:pt idx="2649">
                  <c:v>45548</c:v>
                </c:pt>
                <c:pt idx="2650">
                  <c:v>45551</c:v>
                </c:pt>
                <c:pt idx="2651">
                  <c:v>45552</c:v>
                </c:pt>
                <c:pt idx="2652">
                  <c:v>45553</c:v>
                </c:pt>
                <c:pt idx="2653">
                  <c:v>45554</c:v>
                </c:pt>
                <c:pt idx="2654">
                  <c:v>45555</c:v>
                </c:pt>
                <c:pt idx="2655">
                  <c:v>45558</c:v>
                </c:pt>
                <c:pt idx="2656">
                  <c:v>45559</c:v>
                </c:pt>
                <c:pt idx="2657">
                  <c:v>45560</c:v>
                </c:pt>
                <c:pt idx="2658">
                  <c:v>45561</c:v>
                </c:pt>
                <c:pt idx="2659">
                  <c:v>45562</c:v>
                </c:pt>
                <c:pt idx="2660">
                  <c:v>45565</c:v>
                </c:pt>
                <c:pt idx="2661">
                  <c:v>45566</c:v>
                </c:pt>
                <c:pt idx="2662">
                  <c:v>45567</c:v>
                </c:pt>
                <c:pt idx="2663">
                  <c:v>45568</c:v>
                </c:pt>
                <c:pt idx="2664">
                  <c:v>45569</c:v>
                </c:pt>
                <c:pt idx="2665">
                  <c:v>45572</c:v>
                </c:pt>
                <c:pt idx="2666">
                  <c:v>45573</c:v>
                </c:pt>
                <c:pt idx="2667">
                  <c:v>45574</c:v>
                </c:pt>
                <c:pt idx="2668">
                  <c:v>45575</c:v>
                </c:pt>
                <c:pt idx="2669">
                  <c:v>45576</c:v>
                </c:pt>
                <c:pt idx="2670">
                  <c:v>45579</c:v>
                </c:pt>
                <c:pt idx="2671">
                  <c:v>45580</c:v>
                </c:pt>
                <c:pt idx="2672">
                  <c:v>45581</c:v>
                </c:pt>
                <c:pt idx="2673">
                  <c:v>45582</c:v>
                </c:pt>
                <c:pt idx="2674">
                  <c:v>45583</c:v>
                </c:pt>
                <c:pt idx="2675">
                  <c:v>45586</c:v>
                </c:pt>
                <c:pt idx="2676">
                  <c:v>45587</c:v>
                </c:pt>
                <c:pt idx="2677">
                  <c:v>45588</c:v>
                </c:pt>
                <c:pt idx="2678">
                  <c:v>45589</c:v>
                </c:pt>
                <c:pt idx="2679">
                  <c:v>45590</c:v>
                </c:pt>
                <c:pt idx="2680">
                  <c:v>45593</c:v>
                </c:pt>
                <c:pt idx="2681">
                  <c:v>45594</c:v>
                </c:pt>
                <c:pt idx="2682">
                  <c:v>45595</c:v>
                </c:pt>
                <c:pt idx="2683">
                  <c:v>45596</c:v>
                </c:pt>
                <c:pt idx="2684">
                  <c:v>45597</c:v>
                </c:pt>
                <c:pt idx="2685">
                  <c:v>45600</c:v>
                </c:pt>
                <c:pt idx="2686">
                  <c:v>45601</c:v>
                </c:pt>
                <c:pt idx="2687">
                  <c:v>45602</c:v>
                </c:pt>
                <c:pt idx="2688">
                  <c:v>45603</c:v>
                </c:pt>
                <c:pt idx="2689">
                  <c:v>45604</c:v>
                </c:pt>
                <c:pt idx="2690">
                  <c:v>45607</c:v>
                </c:pt>
                <c:pt idx="2691">
                  <c:v>45608</c:v>
                </c:pt>
                <c:pt idx="2692">
                  <c:v>45609</c:v>
                </c:pt>
                <c:pt idx="2693">
                  <c:v>45610</c:v>
                </c:pt>
                <c:pt idx="2694">
                  <c:v>45611</c:v>
                </c:pt>
                <c:pt idx="2695">
                  <c:v>45614</c:v>
                </c:pt>
                <c:pt idx="2696">
                  <c:v>45615</c:v>
                </c:pt>
                <c:pt idx="2697">
                  <c:v>45616</c:v>
                </c:pt>
                <c:pt idx="2698">
                  <c:v>45617</c:v>
                </c:pt>
                <c:pt idx="2699">
                  <c:v>45618</c:v>
                </c:pt>
                <c:pt idx="2700">
                  <c:v>45621</c:v>
                </c:pt>
                <c:pt idx="2701">
                  <c:v>45622</c:v>
                </c:pt>
                <c:pt idx="2702">
                  <c:v>45623</c:v>
                </c:pt>
                <c:pt idx="2703">
                  <c:v>45624</c:v>
                </c:pt>
                <c:pt idx="2704">
                  <c:v>45625</c:v>
                </c:pt>
                <c:pt idx="2705">
                  <c:v>45628</c:v>
                </c:pt>
                <c:pt idx="2706">
                  <c:v>45629</c:v>
                </c:pt>
                <c:pt idx="2707">
                  <c:v>45630</c:v>
                </c:pt>
                <c:pt idx="2708">
                  <c:v>45631</c:v>
                </c:pt>
                <c:pt idx="2709">
                  <c:v>45632</c:v>
                </c:pt>
                <c:pt idx="2710">
                  <c:v>45635</c:v>
                </c:pt>
                <c:pt idx="2711">
                  <c:v>45636</c:v>
                </c:pt>
                <c:pt idx="2712">
                  <c:v>45637</c:v>
                </c:pt>
                <c:pt idx="2713">
                  <c:v>45638</c:v>
                </c:pt>
                <c:pt idx="2714">
                  <c:v>45639</c:v>
                </c:pt>
                <c:pt idx="2715">
                  <c:v>45642</c:v>
                </c:pt>
                <c:pt idx="2716">
                  <c:v>45643</c:v>
                </c:pt>
                <c:pt idx="2717">
                  <c:v>45644</c:v>
                </c:pt>
                <c:pt idx="2718">
                  <c:v>45645</c:v>
                </c:pt>
                <c:pt idx="2719">
                  <c:v>45646</c:v>
                </c:pt>
                <c:pt idx="2720">
                  <c:v>45649</c:v>
                </c:pt>
                <c:pt idx="2721">
                  <c:v>45650</c:v>
                </c:pt>
                <c:pt idx="2722">
                  <c:v>45651</c:v>
                </c:pt>
                <c:pt idx="2723">
                  <c:v>45652</c:v>
                </c:pt>
                <c:pt idx="2724">
                  <c:v>45653</c:v>
                </c:pt>
                <c:pt idx="2725">
                  <c:v>45656</c:v>
                </c:pt>
                <c:pt idx="2726">
                  <c:v>45657</c:v>
                </c:pt>
                <c:pt idx="2727">
                  <c:v>45659</c:v>
                </c:pt>
                <c:pt idx="2728">
                  <c:v>45660</c:v>
                </c:pt>
                <c:pt idx="2729">
                  <c:v>45663</c:v>
                </c:pt>
                <c:pt idx="2730">
                  <c:v>45664</c:v>
                </c:pt>
                <c:pt idx="2731">
                  <c:v>45665</c:v>
                </c:pt>
                <c:pt idx="2732">
                  <c:v>45666</c:v>
                </c:pt>
                <c:pt idx="2733">
                  <c:v>45667</c:v>
                </c:pt>
                <c:pt idx="2734">
                  <c:v>45670</c:v>
                </c:pt>
                <c:pt idx="2735">
                  <c:v>45671</c:v>
                </c:pt>
                <c:pt idx="2736">
                  <c:v>45672</c:v>
                </c:pt>
                <c:pt idx="2737">
                  <c:v>45673</c:v>
                </c:pt>
                <c:pt idx="2738">
                  <c:v>45674</c:v>
                </c:pt>
                <c:pt idx="2739">
                  <c:v>45677</c:v>
                </c:pt>
                <c:pt idx="2740">
                  <c:v>45678</c:v>
                </c:pt>
                <c:pt idx="2741">
                  <c:v>45679</c:v>
                </c:pt>
                <c:pt idx="2742">
                  <c:v>45680</c:v>
                </c:pt>
                <c:pt idx="2743">
                  <c:v>45681</c:v>
                </c:pt>
                <c:pt idx="2744">
                  <c:v>45691</c:v>
                </c:pt>
                <c:pt idx="2745">
                  <c:v>45692</c:v>
                </c:pt>
                <c:pt idx="2746">
                  <c:v>45693</c:v>
                </c:pt>
                <c:pt idx="2747">
                  <c:v>45694</c:v>
                </c:pt>
                <c:pt idx="2748">
                  <c:v>45695</c:v>
                </c:pt>
                <c:pt idx="2749">
                  <c:v>45698</c:v>
                </c:pt>
                <c:pt idx="2750">
                  <c:v>45699</c:v>
                </c:pt>
                <c:pt idx="2751">
                  <c:v>45700</c:v>
                </c:pt>
                <c:pt idx="2752">
                  <c:v>45701</c:v>
                </c:pt>
                <c:pt idx="2753">
                  <c:v>45702</c:v>
                </c:pt>
                <c:pt idx="2754">
                  <c:v>45705</c:v>
                </c:pt>
                <c:pt idx="2755">
                  <c:v>45706</c:v>
                </c:pt>
                <c:pt idx="2756">
                  <c:v>45707</c:v>
                </c:pt>
                <c:pt idx="2757">
                  <c:v>45708</c:v>
                </c:pt>
                <c:pt idx="2758">
                  <c:v>45709</c:v>
                </c:pt>
                <c:pt idx="2759">
                  <c:v>45712</c:v>
                </c:pt>
                <c:pt idx="2760">
                  <c:v>45713</c:v>
                </c:pt>
                <c:pt idx="2761">
                  <c:v>45714</c:v>
                </c:pt>
                <c:pt idx="2762">
                  <c:v>45715</c:v>
                </c:pt>
                <c:pt idx="2763">
                  <c:v>45716</c:v>
                </c:pt>
                <c:pt idx="2764">
                  <c:v>45719</c:v>
                </c:pt>
                <c:pt idx="2765">
                  <c:v>45720</c:v>
                </c:pt>
                <c:pt idx="2766">
                  <c:v>45721</c:v>
                </c:pt>
                <c:pt idx="2767">
                  <c:v>45722</c:v>
                </c:pt>
                <c:pt idx="2768">
                  <c:v>45723</c:v>
                </c:pt>
                <c:pt idx="2769">
                  <c:v>45726</c:v>
                </c:pt>
                <c:pt idx="2770">
                  <c:v>45727</c:v>
                </c:pt>
                <c:pt idx="2771">
                  <c:v>45728</c:v>
                </c:pt>
                <c:pt idx="2772">
                  <c:v>45729</c:v>
                </c:pt>
                <c:pt idx="2773">
                  <c:v>45730</c:v>
                </c:pt>
                <c:pt idx="2774">
                  <c:v>45733</c:v>
                </c:pt>
                <c:pt idx="2775">
                  <c:v>45734</c:v>
                </c:pt>
                <c:pt idx="2776">
                  <c:v>45735</c:v>
                </c:pt>
                <c:pt idx="2777">
                  <c:v>45736</c:v>
                </c:pt>
                <c:pt idx="2778">
                  <c:v>45737</c:v>
                </c:pt>
                <c:pt idx="2779">
                  <c:v>45740</c:v>
                </c:pt>
                <c:pt idx="2780">
                  <c:v>45741</c:v>
                </c:pt>
                <c:pt idx="2781">
                  <c:v>45742</c:v>
                </c:pt>
                <c:pt idx="2782">
                  <c:v>45743</c:v>
                </c:pt>
                <c:pt idx="2783">
                  <c:v>45744</c:v>
                </c:pt>
                <c:pt idx="2784">
                  <c:v>45747</c:v>
                </c:pt>
                <c:pt idx="2785">
                  <c:v>45748</c:v>
                </c:pt>
                <c:pt idx="2786">
                  <c:v>45749</c:v>
                </c:pt>
                <c:pt idx="2787">
                  <c:v>45750</c:v>
                </c:pt>
                <c:pt idx="2788">
                  <c:v>45751</c:v>
                </c:pt>
                <c:pt idx="2789">
                  <c:v>45755</c:v>
                </c:pt>
                <c:pt idx="2790">
                  <c:v>45756</c:v>
                </c:pt>
                <c:pt idx="2791">
                  <c:v>45757</c:v>
                </c:pt>
                <c:pt idx="2792">
                  <c:v>45758</c:v>
                </c:pt>
                <c:pt idx="2793">
                  <c:v>45761</c:v>
                </c:pt>
                <c:pt idx="2794">
                  <c:v>45762</c:v>
                </c:pt>
                <c:pt idx="2795">
                  <c:v>45763</c:v>
                </c:pt>
                <c:pt idx="2796">
                  <c:v>45764</c:v>
                </c:pt>
                <c:pt idx="2797">
                  <c:v>45765</c:v>
                </c:pt>
                <c:pt idx="2798">
                  <c:v>45768</c:v>
                </c:pt>
                <c:pt idx="2799">
                  <c:v>45769</c:v>
                </c:pt>
                <c:pt idx="2800">
                  <c:v>45770</c:v>
                </c:pt>
                <c:pt idx="2801">
                  <c:v>45771</c:v>
                </c:pt>
                <c:pt idx="2802">
                  <c:v>45772</c:v>
                </c:pt>
                <c:pt idx="2803">
                  <c:v>45775</c:v>
                </c:pt>
                <c:pt idx="2804">
                  <c:v>45776</c:v>
                </c:pt>
                <c:pt idx="2805">
                  <c:v>45782</c:v>
                </c:pt>
                <c:pt idx="2806">
                  <c:v>45783</c:v>
                </c:pt>
                <c:pt idx="2807">
                  <c:v>45784</c:v>
                </c:pt>
                <c:pt idx="2808">
                  <c:v>45785</c:v>
                </c:pt>
                <c:pt idx="2809">
                  <c:v>45786</c:v>
                </c:pt>
                <c:pt idx="2810">
                  <c:v>45789</c:v>
                </c:pt>
                <c:pt idx="2811">
                  <c:v>45790</c:v>
                </c:pt>
                <c:pt idx="2812">
                  <c:v>45791</c:v>
                </c:pt>
                <c:pt idx="2813">
                  <c:v>45792</c:v>
                </c:pt>
                <c:pt idx="2814">
                  <c:v>45793</c:v>
                </c:pt>
                <c:pt idx="2815">
                  <c:v>45796</c:v>
                </c:pt>
                <c:pt idx="2816">
                  <c:v>45797</c:v>
                </c:pt>
                <c:pt idx="2817">
                  <c:v>45798</c:v>
                </c:pt>
                <c:pt idx="2818">
                  <c:v>45799</c:v>
                </c:pt>
                <c:pt idx="2819">
                  <c:v>45800</c:v>
                </c:pt>
                <c:pt idx="2820">
                  <c:v>45803</c:v>
                </c:pt>
                <c:pt idx="2821">
                  <c:v>45804</c:v>
                </c:pt>
                <c:pt idx="2822">
                  <c:v>45805</c:v>
                </c:pt>
                <c:pt idx="2823">
                  <c:v>45806</c:v>
                </c:pt>
                <c:pt idx="2824">
                  <c:v>45807</c:v>
                </c:pt>
                <c:pt idx="2825">
                  <c:v>45810</c:v>
                </c:pt>
                <c:pt idx="2826">
                  <c:v>45811</c:v>
                </c:pt>
                <c:pt idx="2827">
                  <c:v>45812</c:v>
                </c:pt>
                <c:pt idx="2828">
                  <c:v>45813</c:v>
                </c:pt>
                <c:pt idx="2829">
                  <c:v>45814</c:v>
                </c:pt>
                <c:pt idx="2830">
                  <c:v>45817</c:v>
                </c:pt>
                <c:pt idx="2831">
                  <c:v>45818</c:v>
                </c:pt>
                <c:pt idx="2832">
                  <c:v>45819</c:v>
                </c:pt>
                <c:pt idx="2833">
                  <c:v>45820</c:v>
                </c:pt>
                <c:pt idx="2834">
                  <c:v>45821</c:v>
                </c:pt>
                <c:pt idx="2835">
                  <c:v>45824</c:v>
                </c:pt>
                <c:pt idx="2836">
                  <c:v>45825</c:v>
                </c:pt>
                <c:pt idx="2837">
                  <c:v>45826</c:v>
                </c:pt>
                <c:pt idx="2838">
                  <c:v>45827</c:v>
                </c:pt>
                <c:pt idx="2839">
                  <c:v>45828</c:v>
                </c:pt>
                <c:pt idx="2840">
                  <c:v>45831</c:v>
                </c:pt>
                <c:pt idx="2841">
                  <c:v>45832</c:v>
                </c:pt>
                <c:pt idx="2842">
                  <c:v>45833</c:v>
                </c:pt>
                <c:pt idx="2843">
                  <c:v>45834</c:v>
                </c:pt>
                <c:pt idx="2844">
                  <c:v>45835</c:v>
                </c:pt>
                <c:pt idx="2845">
                  <c:v>45838</c:v>
                </c:pt>
                <c:pt idx="2846">
                  <c:v>45839</c:v>
                </c:pt>
                <c:pt idx="2847">
                  <c:v>45840</c:v>
                </c:pt>
                <c:pt idx="2848">
                  <c:v>45841</c:v>
                </c:pt>
                <c:pt idx="2849">
                  <c:v>45842</c:v>
                </c:pt>
                <c:pt idx="2850">
                  <c:v>45845</c:v>
                </c:pt>
                <c:pt idx="2851">
                  <c:v>45846</c:v>
                </c:pt>
                <c:pt idx="2852">
                  <c:v>45847</c:v>
                </c:pt>
                <c:pt idx="2853">
                  <c:v>45848</c:v>
                </c:pt>
                <c:pt idx="2854">
                  <c:v>45849</c:v>
                </c:pt>
                <c:pt idx="2855">
                  <c:v>45852</c:v>
                </c:pt>
                <c:pt idx="2856">
                  <c:v>45853</c:v>
                </c:pt>
                <c:pt idx="2857">
                  <c:v>45854</c:v>
                </c:pt>
                <c:pt idx="2858">
                  <c:v>45855</c:v>
                </c:pt>
                <c:pt idx="2859">
                  <c:v>45856</c:v>
                </c:pt>
                <c:pt idx="2860">
                  <c:v>45859</c:v>
                </c:pt>
                <c:pt idx="2861">
                  <c:v>45860</c:v>
                </c:pt>
                <c:pt idx="2862">
                  <c:v>45861</c:v>
                </c:pt>
                <c:pt idx="2863">
                  <c:v>45862</c:v>
                </c:pt>
                <c:pt idx="2864">
                  <c:v>45863</c:v>
                </c:pt>
                <c:pt idx="2865">
                  <c:v>45866</c:v>
                </c:pt>
                <c:pt idx="2866">
                  <c:v>45867</c:v>
                </c:pt>
                <c:pt idx="2867">
                  <c:v>45868</c:v>
                </c:pt>
                <c:pt idx="2868">
                  <c:v>45869</c:v>
                </c:pt>
                <c:pt idx="2869">
                  <c:v>45870</c:v>
                </c:pt>
                <c:pt idx="2870">
                  <c:v>45873</c:v>
                </c:pt>
                <c:pt idx="2871">
                  <c:v>45874</c:v>
                </c:pt>
                <c:pt idx="2872">
                  <c:v>45875</c:v>
                </c:pt>
                <c:pt idx="2873">
                  <c:v>45876</c:v>
                </c:pt>
                <c:pt idx="2874">
                  <c:v>45877</c:v>
                </c:pt>
                <c:pt idx="2875">
                  <c:v>45880</c:v>
                </c:pt>
                <c:pt idx="2876">
                  <c:v>45881</c:v>
                </c:pt>
                <c:pt idx="2877">
                  <c:v>45882</c:v>
                </c:pt>
                <c:pt idx="2878">
                  <c:v>45883</c:v>
                </c:pt>
                <c:pt idx="2879">
                  <c:v>45884</c:v>
                </c:pt>
                <c:pt idx="2880">
                  <c:v>45887</c:v>
                </c:pt>
                <c:pt idx="2881">
                  <c:v>45888</c:v>
                </c:pt>
                <c:pt idx="2882">
                  <c:v>45889</c:v>
                </c:pt>
                <c:pt idx="2883">
                  <c:v>45890</c:v>
                </c:pt>
                <c:pt idx="2884">
                  <c:v>45891</c:v>
                </c:pt>
                <c:pt idx="2885">
                  <c:v>45894</c:v>
                </c:pt>
                <c:pt idx="2886">
                  <c:v>45895</c:v>
                </c:pt>
                <c:pt idx="2887">
                  <c:v>45896</c:v>
                </c:pt>
                <c:pt idx="2888">
                  <c:v>45897</c:v>
                </c:pt>
                <c:pt idx="2889">
                  <c:v>45898</c:v>
                </c:pt>
                <c:pt idx="2890">
                  <c:v>45903</c:v>
                </c:pt>
                <c:pt idx="2891">
                  <c:v>45904</c:v>
                </c:pt>
                <c:pt idx="2892">
                  <c:v>45905</c:v>
                </c:pt>
                <c:pt idx="2893">
                  <c:v>45908</c:v>
                </c:pt>
                <c:pt idx="2894">
                  <c:v>45909</c:v>
                </c:pt>
                <c:pt idx="2895">
                  <c:v>45910</c:v>
                </c:pt>
                <c:pt idx="2896">
                  <c:v>45911</c:v>
                </c:pt>
                <c:pt idx="2897">
                  <c:v>45912</c:v>
                </c:pt>
                <c:pt idx="2898">
                  <c:v>45915</c:v>
                </c:pt>
                <c:pt idx="2899">
                  <c:v>45916</c:v>
                </c:pt>
                <c:pt idx="2900">
                  <c:v>45917</c:v>
                </c:pt>
                <c:pt idx="2901">
                  <c:v>45918</c:v>
                </c:pt>
                <c:pt idx="2902">
                  <c:v>45919</c:v>
                </c:pt>
                <c:pt idx="2903">
                  <c:v>45922</c:v>
                </c:pt>
                <c:pt idx="2904">
                  <c:v>45923</c:v>
                </c:pt>
                <c:pt idx="2905">
                  <c:v>45924</c:v>
                </c:pt>
                <c:pt idx="2906">
                  <c:v>45925</c:v>
                </c:pt>
                <c:pt idx="2907">
                  <c:v>45926</c:v>
                </c:pt>
                <c:pt idx="2908">
                  <c:v>45929</c:v>
                </c:pt>
                <c:pt idx="2909">
                  <c:v>45930</c:v>
                </c:pt>
                <c:pt idx="2910">
                  <c:v>45931</c:v>
                </c:pt>
                <c:pt idx="2911">
                  <c:v>45932</c:v>
                </c:pt>
                <c:pt idx="2912">
                  <c:v>45933</c:v>
                </c:pt>
                <c:pt idx="2913">
                  <c:v>45936</c:v>
                </c:pt>
                <c:pt idx="2914">
                  <c:v>45937</c:v>
                </c:pt>
                <c:pt idx="2915">
                  <c:v>45938</c:v>
                </c:pt>
                <c:pt idx="2916">
                  <c:v>45939</c:v>
                </c:pt>
                <c:pt idx="2917">
                  <c:v>45940</c:v>
                </c:pt>
                <c:pt idx="2918">
                  <c:v>45943</c:v>
                </c:pt>
                <c:pt idx="2919">
                  <c:v>45944</c:v>
                </c:pt>
                <c:pt idx="2920">
                  <c:v>45945</c:v>
                </c:pt>
                <c:pt idx="2921">
                  <c:v>45946</c:v>
                </c:pt>
                <c:pt idx="2922">
                  <c:v>45947</c:v>
                </c:pt>
                <c:pt idx="2923">
                  <c:v>45950</c:v>
                </c:pt>
                <c:pt idx="2924">
                  <c:v>45951</c:v>
                </c:pt>
                <c:pt idx="2925">
                  <c:v>45952</c:v>
                </c:pt>
                <c:pt idx="2926">
                  <c:v>45953</c:v>
                </c:pt>
                <c:pt idx="2927">
                  <c:v>45954</c:v>
                </c:pt>
                <c:pt idx="2928">
                  <c:v>45957</c:v>
                </c:pt>
                <c:pt idx="2929">
                  <c:v>45958</c:v>
                </c:pt>
                <c:pt idx="2930">
                  <c:v>45959</c:v>
                </c:pt>
                <c:pt idx="2931">
                  <c:v>45960</c:v>
                </c:pt>
                <c:pt idx="2932">
                  <c:v>45961</c:v>
                </c:pt>
                <c:pt idx="2933">
                  <c:v>45964</c:v>
                </c:pt>
                <c:pt idx="2934">
                  <c:v>45965</c:v>
                </c:pt>
                <c:pt idx="2935">
                  <c:v>45966</c:v>
                </c:pt>
                <c:pt idx="2936">
                  <c:v>45967</c:v>
                </c:pt>
                <c:pt idx="2937">
                  <c:v>45968</c:v>
                </c:pt>
                <c:pt idx="2938">
                  <c:v>45971</c:v>
                </c:pt>
                <c:pt idx="2939">
                  <c:v>45972</c:v>
                </c:pt>
                <c:pt idx="2940">
                  <c:v>45973</c:v>
                </c:pt>
                <c:pt idx="2941">
                  <c:v>45974</c:v>
                </c:pt>
                <c:pt idx="2942">
                  <c:v>45975</c:v>
                </c:pt>
                <c:pt idx="2943">
                  <c:v>45978</c:v>
                </c:pt>
                <c:pt idx="2944">
                  <c:v>45979</c:v>
                </c:pt>
                <c:pt idx="2945">
                  <c:v>45980</c:v>
                </c:pt>
                <c:pt idx="2946">
                  <c:v>45981</c:v>
                </c:pt>
                <c:pt idx="2947">
                  <c:v>45982</c:v>
                </c:pt>
                <c:pt idx="2948">
                  <c:v>45985</c:v>
                </c:pt>
                <c:pt idx="2949">
                  <c:v>45986</c:v>
                </c:pt>
                <c:pt idx="2950">
                  <c:v>45987</c:v>
                </c:pt>
                <c:pt idx="2951">
                  <c:v>45988</c:v>
                </c:pt>
                <c:pt idx="2952">
                  <c:v>45989</c:v>
                </c:pt>
                <c:pt idx="2953">
                  <c:v>45992</c:v>
                </c:pt>
                <c:pt idx="2954">
                  <c:v>45993</c:v>
                </c:pt>
                <c:pt idx="2955">
                  <c:v>45994</c:v>
                </c:pt>
                <c:pt idx="2956">
                  <c:v>45995</c:v>
                </c:pt>
                <c:pt idx="2957">
                  <c:v>45996</c:v>
                </c:pt>
                <c:pt idx="2958">
                  <c:v>45999</c:v>
                </c:pt>
                <c:pt idx="2959">
                  <c:v>46000</c:v>
                </c:pt>
                <c:pt idx="2960">
                  <c:v>46001</c:v>
                </c:pt>
                <c:pt idx="2961">
                  <c:v>46002</c:v>
                </c:pt>
                <c:pt idx="2962">
                  <c:v>46003</c:v>
                </c:pt>
              </c:numCache>
            </c:numRef>
          </c:cat>
          <c:val>
            <c:numRef>
              <c:f>'Chart Data'!$G$2:$G$2964</c:f>
              <c:numCache>
                <c:formatCode>General</c:formatCode>
                <c:ptCount val="2963"/>
                <c:pt idx="2037" formatCode="0.00">
                  <c:v>55</c:v>
                </c:pt>
                <c:pt idx="2038" formatCode="0.00">
                  <c:v>55</c:v>
                </c:pt>
                <c:pt idx="2039" formatCode="0.00">
                  <c:v>55</c:v>
                </c:pt>
                <c:pt idx="2040" formatCode="0.00">
                  <c:v>55</c:v>
                </c:pt>
                <c:pt idx="2041" formatCode="0.00">
                  <c:v>55</c:v>
                </c:pt>
                <c:pt idx="2042" formatCode="0.00">
                  <c:v>55</c:v>
                </c:pt>
                <c:pt idx="2043" formatCode="0.00">
                  <c:v>55</c:v>
                </c:pt>
                <c:pt idx="2044" formatCode="0.00">
                  <c:v>55</c:v>
                </c:pt>
                <c:pt idx="2045" formatCode="0.00">
                  <c:v>55</c:v>
                </c:pt>
                <c:pt idx="2046" formatCode="0.00">
                  <c:v>55</c:v>
                </c:pt>
                <c:pt idx="2047" formatCode="0.00">
                  <c:v>55</c:v>
                </c:pt>
                <c:pt idx="2048" formatCode="0.00">
                  <c:v>55</c:v>
                </c:pt>
                <c:pt idx="2049" formatCode="0.00">
                  <c:v>55</c:v>
                </c:pt>
                <c:pt idx="2050" formatCode="0.00">
                  <c:v>55</c:v>
                </c:pt>
                <c:pt idx="2051" formatCode="0.00">
                  <c:v>55</c:v>
                </c:pt>
                <c:pt idx="2052" formatCode="0.00">
                  <c:v>55</c:v>
                </c:pt>
                <c:pt idx="2053" formatCode="0.00">
                  <c:v>55</c:v>
                </c:pt>
                <c:pt idx="2054" formatCode="0.00">
                  <c:v>55</c:v>
                </c:pt>
                <c:pt idx="2055" formatCode="0.00">
                  <c:v>55</c:v>
                </c:pt>
                <c:pt idx="2056" formatCode="0.00">
                  <c:v>55</c:v>
                </c:pt>
                <c:pt idx="2057" formatCode="0.00">
                  <c:v>55</c:v>
                </c:pt>
                <c:pt idx="2058" formatCode="0.00">
                  <c:v>55</c:v>
                </c:pt>
                <c:pt idx="2059" formatCode="0.00">
                  <c:v>55</c:v>
                </c:pt>
                <c:pt idx="2060" formatCode="0.00">
                  <c:v>55</c:v>
                </c:pt>
                <c:pt idx="2061" formatCode="0.00">
                  <c:v>55</c:v>
                </c:pt>
                <c:pt idx="2062" formatCode="0.00">
                  <c:v>55</c:v>
                </c:pt>
                <c:pt idx="2063" formatCode="0.00">
                  <c:v>55</c:v>
                </c:pt>
                <c:pt idx="2064" formatCode="0.00">
                  <c:v>55</c:v>
                </c:pt>
                <c:pt idx="2065" formatCode="0.00">
                  <c:v>55</c:v>
                </c:pt>
                <c:pt idx="2066" formatCode="0.00">
                  <c:v>55</c:v>
                </c:pt>
                <c:pt idx="2067" formatCode="0.00">
                  <c:v>55</c:v>
                </c:pt>
                <c:pt idx="2068" formatCode="0.00">
                  <c:v>55</c:v>
                </c:pt>
                <c:pt idx="2069" formatCode="0.00">
                  <c:v>55</c:v>
                </c:pt>
                <c:pt idx="2070" formatCode="0.00">
                  <c:v>55</c:v>
                </c:pt>
                <c:pt idx="2071" formatCode="0.00">
                  <c:v>55</c:v>
                </c:pt>
                <c:pt idx="2072" formatCode="0.00">
                  <c:v>55</c:v>
                </c:pt>
                <c:pt idx="2073" formatCode="0.00">
                  <c:v>55</c:v>
                </c:pt>
                <c:pt idx="2074" formatCode="0.00">
                  <c:v>55</c:v>
                </c:pt>
                <c:pt idx="2075" formatCode="0.00">
                  <c:v>55</c:v>
                </c:pt>
                <c:pt idx="2076" formatCode="0.00">
                  <c:v>55</c:v>
                </c:pt>
                <c:pt idx="2077" formatCode="0.00">
                  <c:v>55</c:v>
                </c:pt>
                <c:pt idx="2078" formatCode="0.00">
                  <c:v>55</c:v>
                </c:pt>
                <c:pt idx="2079" formatCode="0.00">
                  <c:v>55</c:v>
                </c:pt>
                <c:pt idx="2080" formatCode="0.00">
                  <c:v>55</c:v>
                </c:pt>
                <c:pt idx="2081" formatCode="0.00">
                  <c:v>55</c:v>
                </c:pt>
                <c:pt idx="2082" formatCode="0.00">
                  <c:v>55</c:v>
                </c:pt>
                <c:pt idx="2083" formatCode="0.00">
                  <c:v>55</c:v>
                </c:pt>
                <c:pt idx="2084" formatCode="0.00">
                  <c:v>55</c:v>
                </c:pt>
                <c:pt idx="2085" formatCode="0.00">
                  <c:v>55</c:v>
                </c:pt>
                <c:pt idx="2086" formatCode="0.00">
                  <c:v>55</c:v>
                </c:pt>
                <c:pt idx="2087" formatCode="0.00">
                  <c:v>55</c:v>
                </c:pt>
                <c:pt idx="2088" formatCode="0.00">
                  <c:v>55</c:v>
                </c:pt>
                <c:pt idx="2089" formatCode="0.00">
                  <c:v>55</c:v>
                </c:pt>
                <c:pt idx="2090" formatCode="0.00">
                  <c:v>55</c:v>
                </c:pt>
                <c:pt idx="2091" formatCode="0.00">
                  <c:v>55</c:v>
                </c:pt>
                <c:pt idx="2092" formatCode="0.00">
                  <c:v>55</c:v>
                </c:pt>
                <c:pt idx="2093" formatCode="0.00">
                  <c:v>55</c:v>
                </c:pt>
                <c:pt idx="2094" formatCode="0.00">
                  <c:v>55</c:v>
                </c:pt>
                <c:pt idx="2095" formatCode="0.00">
                  <c:v>55</c:v>
                </c:pt>
                <c:pt idx="2096" formatCode="0.00">
                  <c:v>55</c:v>
                </c:pt>
                <c:pt idx="2097" formatCode="0.00">
                  <c:v>55</c:v>
                </c:pt>
                <c:pt idx="2098" formatCode="0.00">
                  <c:v>55</c:v>
                </c:pt>
                <c:pt idx="2099" formatCode="0.00">
                  <c:v>55</c:v>
                </c:pt>
                <c:pt idx="2100" formatCode="0.00">
                  <c:v>55</c:v>
                </c:pt>
                <c:pt idx="2101" formatCode="0.00">
                  <c:v>55</c:v>
                </c:pt>
                <c:pt idx="2102" formatCode="0.00">
                  <c:v>55</c:v>
                </c:pt>
                <c:pt idx="2103" formatCode="0.00">
                  <c:v>55</c:v>
                </c:pt>
                <c:pt idx="2104" formatCode="0.00">
                  <c:v>55</c:v>
                </c:pt>
                <c:pt idx="2105" formatCode="0.00">
                  <c:v>55</c:v>
                </c:pt>
                <c:pt idx="2106" formatCode="0.00">
                  <c:v>55</c:v>
                </c:pt>
                <c:pt idx="2107" formatCode="0.00">
                  <c:v>55</c:v>
                </c:pt>
                <c:pt idx="2108" formatCode="0.00">
                  <c:v>55</c:v>
                </c:pt>
                <c:pt idx="2109" formatCode="0.00">
                  <c:v>55</c:v>
                </c:pt>
                <c:pt idx="2110" formatCode="0.00">
                  <c:v>55</c:v>
                </c:pt>
                <c:pt idx="2111" formatCode="0.00">
                  <c:v>55</c:v>
                </c:pt>
                <c:pt idx="2112" formatCode="0.00">
                  <c:v>55</c:v>
                </c:pt>
                <c:pt idx="2113" formatCode="0.00">
                  <c:v>55</c:v>
                </c:pt>
                <c:pt idx="2114" formatCode="0.00">
                  <c:v>55</c:v>
                </c:pt>
                <c:pt idx="2115" formatCode="0.00">
                  <c:v>55</c:v>
                </c:pt>
                <c:pt idx="2116" formatCode="0.00">
                  <c:v>55</c:v>
                </c:pt>
                <c:pt idx="2117" formatCode="0.00">
                  <c:v>55</c:v>
                </c:pt>
                <c:pt idx="2118" formatCode="0.00">
                  <c:v>55</c:v>
                </c:pt>
                <c:pt idx="2119" formatCode="0.00">
                  <c:v>55</c:v>
                </c:pt>
                <c:pt idx="2120" formatCode="0.00">
                  <c:v>55</c:v>
                </c:pt>
                <c:pt idx="2121" formatCode="0.00">
                  <c:v>55</c:v>
                </c:pt>
                <c:pt idx="2122" formatCode="0.00">
                  <c:v>55</c:v>
                </c:pt>
                <c:pt idx="2123" formatCode="0.00">
                  <c:v>55</c:v>
                </c:pt>
                <c:pt idx="2124" formatCode="0.00">
                  <c:v>55</c:v>
                </c:pt>
                <c:pt idx="2125" formatCode="0.00">
                  <c:v>55</c:v>
                </c:pt>
                <c:pt idx="2126" formatCode="0.00">
                  <c:v>55</c:v>
                </c:pt>
                <c:pt idx="2127" formatCode="0.00">
                  <c:v>55</c:v>
                </c:pt>
                <c:pt idx="2128" formatCode="0.00">
                  <c:v>55</c:v>
                </c:pt>
                <c:pt idx="2129" formatCode="0.00">
                  <c:v>55</c:v>
                </c:pt>
                <c:pt idx="2130" formatCode="0.00">
                  <c:v>55</c:v>
                </c:pt>
                <c:pt idx="2131" formatCode="0.00">
                  <c:v>55</c:v>
                </c:pt>
                <c:pt idx="2132" formatCode="0.00">
                  <c:v>55</c:v>
                </c:pt>
                <c:pt idx="2133" formatCode="0.00">
                  <c:v>55</c:v>
                </c:pt>
                <c:pt idx="2134" formatCode="0.00">
                  <c:v>55</c:v>
                </c:pt>
                <c:pt idx="2135" formatCode="0.00">
                  <c:v>55</c:v>
                </c:pt>
                <c:pt idx="2136" formatCode="0.00">
                  <c:v>55</c:v>
                </c:pt>
                <c:pt idx="2137" formatCode="0.00">
                  <c:v>55</c:v>
                </c:pt>
                <c:pt idx="2138" formatCode="0.00">
                  <c:v>55</c:v>
                </c:pt>
                <c:pt idx="2139" formatCode="0.00">
                  <c:v>55</c:v>
                </c:pt>
                <c:pt idx="2140" formatCode="0.00">
                  <c:v>55</c:v>
                </c:pt>
                <c:pt idx="2141" formatCode="0.00">
                  <c:v>55</c:v>
                </c:pt>
                <c:pt idx="2142" formatCode="0.00">
                  <c:v>55</c:v>
                </c:pt>
                <c:pt idx="2143" formatCode="0.00">
                  <c:v>55</c:v>
                </c:pt>
                <c:pt idx="2144" formatCode="0.00">
                  <c:v>55</c:v>
                </c:pt>
                <c:pt idx="2145" formatCode="0.00">
                  <c:v>55</c:v>
                </c:pt>
                <c:pt idx="2146" formatCode="0.00">
                  <c:v>55</c:v>
                </c:pt>
                <c:pt idx="2147" formatCode="0.00">
                  <c:v>55</c:v>
                </c:pt>
                <c:pt idx="2148" formatCode="0.00">
                  <c:v>55</c:v>
                </c:pt>
                <c:pt idx="2149" formatCode="0.00">
                  <c:v>55</c:v>
                </c:pt>
                <c:pt idx="2150" formatCode="0.00">
                  <c:v>55</c:v>
                </c:pt>
                <c:pt idx="2151" formatCode="0.00">
                  <c:v>55</c:v>
                </c:pt>
                <c:pt idx="2152" formatCode="0.00">
                  <c:v>55</c:v>
                </c:pt>
                <c:pt idx="2153" formatCode="0.00">
                  <c:v>55</c:v>
                </c:pt>
                <c:pt idx="2154" formatCode="0.00">
                  <c:v>55</c:v>
                </c:pt>
                <c:pt idx="2155" formatCode="0.00">
                  <c:v>55</c:v>
                </c:pt>
                <c:pt idx="2156" formatCode="0.00">
                  <c:v>55</c:v>
                </c:pt>
                <c:pt idx="2157" formatCode="0.00">
                  <c:v>55</c:v>
                </c:pt>
                <c:pt idx="2158" formatCode="0.00">
                  <c:v>55</c:v>
                </c:pt>
                <c:pt idx="2159" formatCode="0.00">
                  <c:v>55</c:v>
                </c:pt>
                <c:pt idx="2160" formatCode="0.00">
                  <c:v>55</c:v>
                </c:pt>
                <c:pt idx="2161" formatCode="0.00">
                  <c:v>55</c:v>
                </c:pt>
                <c:pt idx="2162" formatCode="0.00">
                  <c:v>55</c:v>
                </c:pt>
                <c:pt idx="2163" formatCode="0.00">
                  <c:v>55</c:v>
                </c:pt>
                <c:pt idx="2164" formatCode="0.00">
                  <c:v>55</c:v>
                </c:pt>
                <c:pt idx="2165" formatCode="0.00">
                  <c:v>55</c:v>
                </c:pt>
                <c:pt idx="2166" formatCode="0.00">
                  <c:v>55</c:v>
                </c:pt>
                <c:pt idx="2167" formatCode="0.00">
                  <c:v>55</c:v>
                </c:pt>
                <c:pt idx="2168" formatCode="0.00">
                  <c:v>55</c:v>
                </c:pt>
                <c:pt idx="2169" formatCode="0.00">
                  <c:v>55</c:v>
                </c:pt>
                <c:pt idx="2170" formatCode="0.00">
                  <c:v>55</c:v>
                </c:pt>
                <c:pt idx="2171" formatCode="0.00">
                  <c:v>55</c:v>
                </c:pt>
                <c:pt idx="2172" formatCode="0.00">
                  <c:v>55</c:v>
                </c:pt>
                <c:pt idx="2173" formatCode="0.00">
                  <c:v>55</c:v>
                </c:pt>
                <c:pt idx="2174" formatCode="0.00">
                  <c:v>55</c:v>
                </c:pt>
                <c:pt idx="2175" formatCode="0.00">
                  <c:v>55</c:v>
                </c:pt>
                <c:pt idx="2176" formatCode="0.00">
                  <c:v>55</c:v>
                </c:pt>
                <c:pt idx="2177" formatCode="0.00">
                  <c:v>55</c:v>
                </c:pt>
                <c:pt idx="2178" formatCode="0.00">
                  <c:v>55</c:v>
                </c:pt>
                <c:pt idx="2179" formatCode="0.00">
                  <c:v>55</c:v>
                </c:pt>
                <c:pt idx="2180" formatCode="0.00">
                  <c:v>55</c:v>
                </c:pt>
                <c:pt idx="2181" formatCode="0.00">
                  <c:v>55</c:v>
                </c:pt>
                <c:pt idx="2182" formatCode="0.00">
                  <c:v>55</c:v>
                </c:pt>
                <c:pt idx="2183" formatCode="0.00">
                  <c:v>55</c:v>
                </c:pt>
                <c:pt idx="2184" formatCode="0.00">
                  <c:v>55</c:v>
                </c:pt>
                <c:pt idx="2185" formatCode="0.00">
                  <c:v>55</c:v>
                </c:pt>
                <c:pt idx="2186" formatCode="0.00">
                  <c:v>55</c:v>
                </c:pt>
                <c:pt idx="2187" formatCode="0.00">
                  <c:v>55</c:v>
                </c:pt>
                <c:pt idx="2188" formatCode="0.00">
                  <c:v>55</c:v>
                </c:pt>
                <c:pt idx="2189" formatCode="0.00">
                  <c:v>55</c:v>
                </c:pt>
                <c:pt idx="2190" formatCode="0.00">
                  <c:v>55</c:v>
                </c:pt>
                <c:pt idx="2191" formatCode="0.00">
                  <c:v>55</c:v>
                </c:pt>
                <c:pt idx="2192" formatCode="0.00">
                  <c:v>55</c:v>
                </c:pt>
                <c:pt idx="2193" formatCode="0.00">
                  <c:v>55</c:v>
                </c:pt>
                <c:pt idx="2194" formatCode="0.00">
                  <c:v>55</c:v>
                </c:pt>
                <c:pt idx="2195" formatCode="0.00">
                  <c:v>55</c:v>
                </c:pt>
                <c:pt idx="2196" formatCode="0.00">
                  <c:v>55</c:v>
                </c:pt>
                <c:pt idx="2197" formatCode="0.00">
                  <c:v>55</c:v>
                </c:pt>
                <c:pt idx="2198" formatCode="0.00">
                  <c:v>55</c:v>
                </c:pt>
                <c:pt idx="2199" formatCode="0.00">
                  <c:v>55</c:v>
                </c:pt>
                <c:pt idx="2200" formatCode="0.00">
                  <c:v>55</c:v>
                </c:pt>
                <c:pt idx="2201" formatCode="0.00">
                  <c:v>55</c:v>
                </c:pt>
                <c:pt idx="2202" formatCode="0.00">
                  <c:v>55</c:v>
                </c:pt>
                <c:pt idx="2203" formatCode="0.00">
                  <c:v>55</c:v>
                </c:pt>
                <c:pt idx="2204" formatCode="0.00">
                  <c:v>55</c:v>
                </c:pt>
                <c:pt idx="2205" formatCode="0.00">
                  <c:v>55</c:v>
                </c:pt>
              </c:numCache>
            </c:numRef>
          </c:val>
          <c:extLst>
            <c:ext xmlns:c16="http://schemas.microsoft.com/office/drawing/2014/chart" uri="{C3380CC4-5D6E-409C-BE32-E72D297353CC}">
              <c16:uniqueId val="{00000002-D663-0C4B-B347-E9834DA15F70}"/>
            </c:ext>
          </c:extLst>
        </c:ser>
        <c:dLbls>
          <c:showLegendKey val="0"/>
          <c:showVal val="0"/>
          <c:showCatName val="0"/>
          <c:showSerName val="0"/>
          <c:showPercent val="0"/>
          <c:showBubbleSize val="0"/>
        </c:dLbls>
        <c:axId val="500"/>
        <c:axId val="100"/>
      </c:areaChart>
      <c:lineChart>
        <c:grouping val="standard"/>
        <c:varyColors val="1"/>
        <c:ser>
          <c:idx val="3"/>
          <c:order val="3"/>
          <c:tx>
            <c:strRef>
              <c:f>'Chart Data'!$B$1</c:f>
              <c:strCache>
                <c:ptCount val="1"/>
                <c:pt idx="0">
                  <c:v>20-Day Rolling Volatility (Annualized %)</c:v>
                </c:pt>
              </c:strCache>
            </c:strRef>
          </c:tx>
          <c:spPr>
            <a:ln w="12700">
              <a:solidFill>
                <a:srgbClr val="1F4E79"/>
              </a:solidFill>
              <a:prstDash val="solid"/>
            </a:ln>
          </c:spPr>
          <c:marker>
            <c:symbol val="none"/>
          </c:marker>
          <c:cat>
            <c:numRef>
              <c:f>'Chart Data'!$A$2:$A$2964</c:f>
              <c:numCache>
                <c:formatCode>yyyy\-mm\-dd</c:formatCode>
                <c:ptCount val="2963"/>
                <c:pt idx="0">
                  <c:v>41676</c:v>
                </c:pt>
                <c:pt idx="1">
                  <c:v>41677</c:v>
                </c:pt>
                <c:pt idx="2">
                  <c:v>41680</c:v>
                </c:pt>
                <c:pt idx="3">
                  <c:v>41681</c:v>
                </c:pt>
                <c:pt idx="4">
                  <c:v>41682</c:v>
                </c:pt>
                <c:pt idx="5">
                  <c:v>41683</c:v>
                </c:pt>
                <c:pt idx="6">
                  <c:v>41684</c:v>
                </c:pt>
                <c:pt idx="7">
                  <c:v>41687</c:v>
                </c:pt>
                <c:pt idx="8">
                  <c:v>41688</c:v>
                </c:pt>
                <c:pt idx="9">
                  <c:v>41689</c:v>
                </c:pt>
                <c:pt idx="10">
                  <c:v>41690</c:v>
                </c:pt>
                <c:pt idx="11">
                  <c:v>41691</c:v>
                </c:pt>
                <c:pt idx="12">
                  <c:v>41694</c:v>
                </c:pt>
                <c:pt idx="13">
                  <c:v>41695</c:v>
                </c:pt>
                <c:pt idx="14">
                  <c:v>41696</c:v>
                </c:pt>
                <c:pt idx="15">
                  <c:v>41697</c:v>
                </c:pt>
                <c:pt idx="16">
                  <c:v>41698</c:v>
                </c:pt>
                <c:pt idx="17">
                  <c:v>41701</c:v>
                </c:pt>
                <c:pt idx="18">
                  <c:v>41702</c:v>
                </c:pt>
                <c:pt idx="19">
                  <c:v>41703</c:v>
                </c:pt>
                <c:pt idx="20">
                  <c:v>41704</c:v>
                </c:pt>
                <c:pt idx="21">
                  <c:v>41705</c:v>
                </c:pt>
                <c:pt idx="22">
                  <c:v>41708</c:v>
                </c:pt>
                <c:pt idx="23">
                  <c:v>41709</c:v>
                </c:pt>
                <c:pt idx="24">
                  <c:v>41710</c:v>
                </c:pt>
                <c:pt idx="25">
                  <c:v>41711</c:v>
                </c:pt>
                <c:pt idx="26">
                  <c:v>41712</c:v>
                </c:pt>
                <c:pt idx="27">
                  <c:v>41715</c:v>
                </c:pt>
                <c:pt idx="28">
                  <c:v>41716</c:v>
                </c:pt>
                <c:pt idx="29">
                  <c:v>41717</c:v>
                </c:pt>
                <c:pt idx="30">
                  <c:v>41718</c:v>
                </c:pt>
                <c:pt idx="31">
                  <c:v>41719</c:v>
                </c:pt>
                <c:pt idx="32">
                  <c:v>41722</c:v>
                </c:pt>
                <c:pt idx="33">
                  <c:v>41723</c:v>
                </c:pt>
                <c:pt idx="34">
                  <c:v>41724</c:v>
                </c:pt>
                <c:pt idx="35">
                  <c:v>41725</c:v>
                </c:pt>
                <c:pt idx="36">
                  <c:v>41726</c:v>
                </c:pt>
                <c:pt idx="37">
                  <c:v>41729</c:v>
                </c:pt>
                <c:pt idx="38">
                  <c:v>41730</c:v>
                </c:pt>
                <c:pt idx="39">
                  <c:v>41731</c:v>
                </c:pt>
                <c:pt idx="40">
                  <c:v>41732</c:v>
                </c:pt>
                <c:pt idx="41">
                  <c:v>41733</c:v>
                </c:pt>
                <c:pt idx="42">
                  <c:v>41736</c:v>
                </c:pt>
                <c:pt idx="43">
                  <c:v>41737</c:v>
                </c:pt>
                <c:pt idx="44">
                  <c:v>41739</c:v>
                </c:pt>
                <c:pt idx="45">
                  <c:v>41740</c:v>
                </c:pt>
                <c:pt idx="46">
                  <c:v>41743</c:v>
                </c:pt>
                <c:pt idx="47">
                  <c:v>41744</c:v>
                </c:pt>
                <c:pt idx="48">
                  <c:v>41745</c:v>
                </c:pt>
                <c:pt idx="49">
                  <c:v>41746</c:v>
                </c:pt>
                <c:pt idx="50">
                  <c:v>41747</c:v>
                </c:pt>
                <c:pt idx="51">
                  <c:v>41750</c:v>
                </c:pt>
                <c:pt idx="52">
                  <c:v>41751</c:v>
                </c:pt>
                <c:pt idx="53">
                  <c:v>41752</c:v>
                </c:pt>
                <c:pt idx="54">
                  <c:v>41753</c:v>
                </c:pt>
                <c:pt idx="55">
                  <c:v>41754</c:v>
                </c:pt>
                <c:pt idx="56">
                  <c:v>41757</c:v>
                </c:pt>
                <c:pt idx="57">
                  <c:v>41758</c:v>
                </c:pt>
                <c:pt idx="58">
                  <c:v>41764</c:v>
                </c:pt>
                <c:pt idx="59">
                  <c:v>41765</c:v>
                </c:pt>
                <c:pt idx="60">
                  <c:v>41766</c:v>
                </c:pt>
                <c:pt idx="61">
                  <c:v>41767</c:v>
                </c:pt>
                <c:pt idx="62">
                  <c:v>41768</c:v>
                </c:pt>
                <c:pt idx="63">
                  <c:v>41771</c:v>
                </c:pt>
                <c:pt idx="64">
                  <c:v>41772</c:v>
                </c:pt>
                <c:pt idx="65">
                  <c:v>41773</c:v>
                </c:pt>
                <c:pt idx="66">
                  <c:v>41774</c:v>
                </c:pt>
                <c:pt idx="67">
                  <c:v>41775</c:v>
                </c:pt>
                <c:pt idx="68">
                  <c:v>41778</c:v>
                </c:pt>
                <c:pt idx="69">
                  <c:v>41779</c:v>
                </c:pt>
                <c:pt idx="70">
                  <c:v>41780</c:v>
                </c:pt>
                <c:pt idx="71">
                  <c:v>41781</c:v>
                </c:pt>
                <c:pt idx="72">
                  <c:v>41782</c:v>
                </c:pt>
                <c:pt idx="73">
                  <c:v>41785</c:v>
                </c:pt>
                <c:pt idx="74">
                  <c:v>41786</c:v>
                </c:pt>
                <c:pt idx="75">
                  <c:v>41787</c:v>
                </c:pt>
                <c:pt idx="76">
                  <c:v>41788</c:v>
                </c:pt>
                <c:pt idx="77">
                  <c:v>41789</c:v>
                </c:pt>
                <c:pt idx="78">
                  <c:v>41792</c:v>
                </c:pt>
                <c:pt idx="79">
                  <c:v>41793</c:v>
                </c:pt>
                <c:pt idx="80">
                  <c:v>41794</c:v>
                </c:pt>
                <c:pt idx="81">
                  <c:v>41795</c:v>
                </c:pt>
                <c:pt idx="82">
                  <c:v>41796</c:v>
                </c:pt>
                <c:pt idx="83">
                  <c:v>41799</c:v>
                </c:pt>
                <c:pt idx="84">
                  <c:v>41800</c:v>
                </c:pt>
                <c:pt idx="85">
                  <c:v>41801</c:v>
                </c:pt>
                <c:pt idx="86">
                  <c:v>41802</c:v>
                </c:pt>
                <c:pt idx="87">
                  <c:v>41803</c:v>
                </c:pt>
                <c:pt idx="88">
                  <c:v>41806</c:v>
                </c:pt>
                <c:pt idx="89">
                  <c:v>41807</c:v>
                </c:pt>
                <c:pt idx="90">
                  <c:v>41808</c:v>
                </c:pt>
                <c:pt idx="91">
                  <c:v>41809</c:v>
                </c:pt>
                <c:pt idx="92">
                  <c:v>41810</c:v>
                </c:pt>
                <c:pt idx="93">
                  <c:v>41813</c:v>
                </c:pt>
                <c:pt idx="94">
                  <c:v>41814</c:v>
                </c:pt>
                <c:pt idx="95">
                  <c:v>41815</c:v>
                </c:pt>
                <c:pt idx="96">
                  <c:v>41816</c:v>
                </c:pt>
                <c:pt idx="97">
                  <c:v>41817</c:v>
                </c:pt>
                <c:pt idx="98">
                  <c:v>41820</c:v>
                </c:pt>
                <c:pt idx="99">
                  <c:v>41821</c:v>
                </c:pt>
                <c:pt idx="100">
                  <c:v>41822</c:v>
                </c:pt>
                <c:pt idx="101">
                  <c:v>41823</c:v>
                </c:pt>
                <c:pt idx="102">
                  <c:v>41824</c:v>
                </c:pt>
                <c:pt idx="103">
                  <c:v>41827</c:v>
                </c:pt>
                <c:pt idx="104">
                  <c:v>41828</c:v>
                </c:pt>
                <c:pt idx="105">
                  <c:v>41829</c:v>
                </c:pt>
                <c:pt idx="106">
                  <c:v>41830</c:v>
                </c:pt>
                <c:pt idx="107">
                  <c:v>41831</c:v>
                </c:pt>
                <c:pt idx="108">
                  <c:v>41834</c:v>
                </c:pt>
                <c:pt idx="109">
                  <c:v>41835</c:v>
                </c:pt>
                <c:pt idx="110">
                  <c:v>41836</c:v>
                </c:pt>
                <c:pt idx="111">
                  <c:v>41837</c:v>
                </c:pt>
                <c:pt idx="112">
                  <c:v>41838</c:v>
                </c:pt>
                <c:pt idx="113">
                  <c:v>41841</c:v>
                </c:pt>
                <c:pt idx="114">
                  <c:v>41842</c:v>
                </c:pt>
                <c:pt idx="115">
                  <c:v>41843</c:v>
                </c:pt>
                <c:pt idx="116">
                  <c:v>41844</c:v>
                </c:pt>
                <c:pt idx="117">
                  <c:v>41845</c:v>
                </c:pt>
                <c:pt idx="118">
                  <c:v>41848</c:v>
                </c:pt>
                <c:pt idx="119">
                  <c:v>41849</c:v>
                </c:pt>
                <c:pt idx="120">
                  <c:v>41850</c:v>
                </c:pt>
                <c:pt idx="121">
                  <c:v>41851</c:v>
                </c:pt>
                <c:pt idx="122">
                  <c:v>41852</c:v>
                </c:pt>
                <c:pt idx="123">
                  <c:v>41855</c:v>
                </c:pt>
                <c:pt idx="124">
                  <c:v>41856</c:v>
                </c:pt>
                <c:pt idx="125">
                  <c:v>41857</c:v>
                </c:pt>
                <c:pt idx="126">
                  <c:v>41858</c:v>
                </c:pt>
                <c:pt idx="127">
                  <c:v>41859</c:v>
                </c:pt>
                <c:pt idx="128">
                  <c:v>41862</c:v>
                </c:pt>
                <c:pt idx="129">
                  <c:v>41863</c:v>
                </c:pt>
                <c:pt idx="130">
                  <c:v>41864</c:v>
                </c:pt>
                <c:pt idx="131">
                  <c:v>41865</c:v>
                </c:pt>
                <c:pt idx="132">
                  <c:v>41866</c:v>
                </c:pt>
                <c:pt idx="133">
                  <c:v>41869</c:v>
                </c:pt>
                <c:pt idx="134">
                  <c:v>41870</c:v>
                </c:pt>
                <c:pt idx="135">
                  <c:v>41871</c:v>
                </c:pt>
                <c:pt idx="136">
                  <c:v>41872</c:v>
                </c:pt>
                <c:pt idx="137">
                  <c:v>41873</c:v>
                </c:pt>
                <c:pt idx="138">
                  <c:v>41876</c:v>
                </c:pt>
                <c:pt idx="139">
                  <c:v>41877</c:v>
                </c:pt>
                <c:pt idx="140">
                  <c:v>41878</c:v>
                </c:pt>
                <c:pt idx="141">
                  <c:v>41879</c:v>
                </c:pt>
                <c:pt idx="142">
                  <c:v>41880</c:v>
                </c:pt>
                <c:pt idx="143">
                  <c:v>41885</c:v>
                </c:pt>
                <c:pt idx="144">
                  <c:v>41886</c:v>
                </c:pt>
                <c:pt idx="145">
                  <c:v>41887</c:v>
                </c:pt>
                <c:pt idx="146">
                  <c:v>41890</c:v>
                </c:pt>
                <c:pt idx="147">
                  <c:v>41891</c:v>
                </c:pt>
                <c:pt idx="148">
                  <c:v>41892</c:v>
                </c:pt>
                <c:pt idx="149">
                  <c:v>41893</c:v>
                </c:pt>
                <c:pt idx="150">
                  <c:v>41894</c:v>
                </c:pt>
                <c:pt idx="151">
                  <c:v>41897</c:v>
                </c:pt>
                <c:pt idx="152">
                  <c:v>41898</c:v>
                </c:pt>
                <c:pt idx="153">
                  <c:v>41899</c:v>
                </c:pt>
                <c:pt idx="154">
                  <c:v>41900</c:v>
                </c:pt>
                <c:pt idx="155">
                  <c:v>41901</c:v>
                </c:pt>
                <c:pt idx="156">
                  <c:v>41904</c:v>
                </c:pt>
                <c:pt idx="157">
                  <c:v>41905</c:v>
                </c:pt>
                <c:pt idx="158">
                  <c:v>41906</c:v>
                </c:pt>
                <c:pt idx="159">
                  <c:v>41907</c:v>
                </c:pt>
                <c:pt idx="160">
                  <c:v>41908</c:v>
                </c:pt>
                <c:pt idx="161">
                  <c:v>41911</c:v>
                </c:pt>
                <c:pt idx="162">
                  <c:v>41912</c:v>
                </c:pt>
                <c:pt idx="163">
                  <c:v>41913</c:v>
                </c:pt>
                <c:pt idx="164">
                  <c:v>41914</c:v>
                </c:pt>
                <c:pt idx="165">
                  <c:v>41915</c:v>
                </c:pt>
                <c:pt idx="166">
                  <c:v>41918</c:v>
                </c:pt>
                <c:pt idx="167">
                  <c:v>41919</c:v>
                </c:pt>
                <c:pt idx="168">
                  <c:v>41920</c:v>
                </c:pt>
                <c:pt idx="169">
                  <c:v>41921</c:v>
                </c:pt>
                <c:pt idx="170">
                  <c:v>41922</c:v>
                </c:pt>
                <c:pt idx="171">
                  <c:v>41925</c:v>
                </c:pt>
                <c:pt idx="172">
                  <c:v>41926</c:v>
                </c:pt>
                <c:pt idx="173">
                  <c:v>41927</c:v>
                </c:pt>
                <c:pt idx="174">
                  <c:v>41928</c:v>
                </c:pt>
                <c:pt idx="175">
                  <c:v>41929</c:v>
                </c:pt>
                <c:pt idx="176">
                  <c:v>41932</c:v>
                </c:pt>
                <c:pt idx="177">
                  <c:v>41933</c:v>
                </c:pt>
                <c:pt idx="178">
                  <c:v>41934</c:v>
                </c:pt>
                <c:pt idx="179">
                  <c:v>41935</c:v>
                </c:pt>
                <c:pt idx="180">
                  <c:v>41936</c:v>
                </c:pt>
                <c:pt idx="181">
                  <c:v>41939</c:v>
                </c:pt>
                <c:pt idx="182">
                  <c:v>41940</c:v>
                </c:pt>
                <c:pt idx="183">
                  <c:v>41941</c:v>
                </c:pt>
                <c:pt idx="184">
                  <c:v>41942</c:v>
                </c:pt>
                <c:pt idx="185">
                  <c:v>41943</c:v>
                </c:pt>
                <c:pt idx="186">
                  <c:v>41946</c:v>
                </c:pt>
                <c:pt idx="187">
                  <c:v>41947</c:v>
                </c:pt>
                <c:pt idx="188">
                  <c:v>41948</c:v>
                </c:pt>
                <c:pt idx="189">
                  <c:v>41949</c:v>
                </c:pt>
                <c:pt idx="190">
                  <c:v>41950</c:v>
                </c:pt>
                <c:pt idx="191">
                  <c:v>41953</c:v>
                </c:pt>
                <c:pt idx="192">
                  <c:v>41954</c:v>
                </c:pt>
                <c:pt idx="193">
                  <c:v>41955</c:v>
                </c:pt>
                <c:pt idx="194">
                  <c:v>41956</c:v>
                </c:pt>
                <c:pt idx="195">
                  <c:v>41957</c:v>
                </c:pt>
                <c:pt idx="196">
                  <c:v>41960</c:v>
                </c:pt>
                <c:pt idx="197">
                  <c:v>41961</c:v>
                </c:pt>
                <c:pt idx="198">
                  <c:v>41962</c:v>
                </c:pt>
                <c:pt idx="199">
                  <c:v>41963</c:v>
                </c:pt>
                <c:pt idx="200">
                  <c:v>41964</c:v>
                </c:pt>
                <c:pt idx="201">
                  <c:v>41967</c:v>
                </c:pt>
                <c:pt idx="202">
                  <c:v>41968</c:v>
                </c:pt>
                <c:pt idx="203">
                  <c:v>41969</c:v>
                </c:pt>
                <c:pt idx="204">
                  <c:v>41970</c:v>
                </c:pt>
                <c:pt idx="205">
                  <c:v>41971</c:v>
                </c:pt>
                <c:pt idx="206">
                  <c:v>41974</c:v>
                </c:pt>
                <c:pt idx="207">
                  <c:v>41975</c:v>
                </c:pt>
                <c:pt idx="208">
                  <c:v>41976</c:v>
                </c:pt>
                <c:pt idx="209">
                  <c:v>41977</c:v>
                </c:pt>
                <c:pt idx="210">
                  <c:v>41978</c:v>
                </c:pt>
                <c:pt idx="211">
                  <c:v>41981</c:v>
                </c:pt>
                <c:pt idx="212">
                  <c:v>41982</c:v>
                </c:pt>
                <c:pt idx="213">
                  <c:v>41983</c:v>
                </c:pt>
                <c:pt idx="214">
                  <c:v>41984</c:v>
                </c:pt>
                <c:pt idx="215">
                  <c:v>41985</c:v>
                </c:pt>
                <c:pt idx="216">
                  <c:v>41988</c:v>
                </c:pt>
                <c:pt idx="217">
                  <c:v>41989</c:v>
                </c:pt>
                <c:pt idx="218">
                  <c:v>41990</c:v>
                </c:pt>
                <c:pt idx="219">
                  <c:v>41991</c:v>
                </c:pt>
                <c:pt idx="220">
                  <c:v>41992</c:v>
                </c:pt>
                <c:pt idx="221">
                  <c:v>41995</c:v>
                </c:pt>
                <c:pt idx="222">
                  <c:v>41996</c:v>
                </c:pt>
                <c:pt idx="223">
                  <c:v>41997</c:v>
                </c:pt>
                <c:pt idx="224">
                  <c:v>41998</c:v>
                </c:pt>
                <c:pt idx="225">
                  <c:v>41999</c:v>
                </c:pt>
                <c:pt idx="226">
                  <c:v>42002</c:v>
                </c:pt>
                <c:pt idx="227">
                  <c:v>42003</c:v>
                </c:pt>
                <c:pt idx="228">
                  <c:v>42004</c:v>
                </c:pt>
                <c:pt idx="229">
                  <c:v>42009</c:v>
                </c:pt>
                <c:pt idx="230">
                  <c:v>42010</c:v>
                </c:pt>
                <c:pt idx="231">
                  <c:v>42011</c:v>
                </c:pt>
                <c:pt idx="232">
                  <c:v>42012</c:v>
                </c:pt>
                <c:pt idx="233">
                  <c:v>42013</c:v>
                </c:pt>
                <c:pt idx="234">
                  <c:v>42016</c:v>
                </c:pt>
                <c:pt idx="235">
                  <c:v>42017</c:v>
                </c:pt>
                <c:pt idx="236">
                  <c:v>42018</c:v>
                </c:pt>
                <c:pt idx="237">
                  <c:v>42019</c:v>
                </c:pt>
                <c:pt idx="238">
                  <c:v>42020</c:v>
                </c:pt>
                <c:pt idx="239">
                  <c:v>42023</c:v>
                </c:pt>
                <c:pt idx="240">
                  <c:v>42024</c:v>
                </c:pt>
                <c:pt idx="241">
                  <c:v>42025</c:v>
                </c:pt>
                <c:pt idx="242">
                  <c:v>42026</c:v>
                </c:pt>
                <c:pt idx="243">
                  <c:v>42027</c:v>
                </c:pt>
                <c:pt idx="244">
                  <c:v>42030</c:v>
                </c:pt>
                <c:pt idx="245">
                  <c:v>42031</c:v>
                </c:pt>
                <c:pt idx="246">
                  <c:v>42032</c:v>
                </c:pt>
                <c:pt idx="247">
                  <c:v>42033</c:v>
                </c:pt>
                <c:pt idx="248">
                  <c:v>42034</c:v>
                </c:pt>
                <c:pt idx="249">
                  <c:v>42037</c:v>
                </c:pt>
                <c:pt idx="250">
                  <c:v>42038</c:v>
                </c:pt>
                <c:pt idx="251">
                  <c:v>42039</c:v>
                </c:pt>
                <c:pt idx="252">
                  <c:v>42040</c:v>
                </c:pt>
                <c:pt idx="253">
                  <c:v>42041</c:v>
                </c:pt>
                <c:pt idx="254">
                  <c:v>42044</c:v>
                </c:pt>
                <c:pt idx="255">
                  <c:v>42045</c:v>
                </c:pt>
                <c:pt idx="256">
                  <c:v>42046</c:v>
                </c:pt>
                <c:pt idx="257">
                  <c:v>42047</c:v>
                </c:pt>
                <c:pt idx="258">
                  <c:v>42048</c:v>
                </c:pt>
                <c:pt idx="259">
                  <c:v>42059</c:v>
                </c:pt>
                <c:pt idx="260">
                  <c:v>42060</c:v>
                </c:pt>
                <c:pt idx="261">
                  <c:v>42061</c:v>
                </c:pt>
                <c:pt idx="262">
                  <c:v>42062</c:v>
                </c:pt>
                <c:pt idx="263">
                  <c:v>42065</c:v>
                </c:pt>
                <c:pt idx="264">
                  <c:v>42066</c:v>
                </c:pt>
                <c:pt idx="265">
                  <c:v>42067</c:v>
                </c:pt>
                <c:pt idx="266">
                  <c:v>42068</c:v>
                </c:pt>
                <c:pt idx="267">
                  <c:v>42069</c:v>
                </c:pt>
                <c:pt idx="268">
                  <c:v>42072</c:v>
                </c:pt>
                <c:pt idx="269">
                  <c:v>42073</c:v>
                </c:pt>
                <c:pt idx="270">
                  <c:v>42074</c:v>
                </c:pt>
                <c:pt idx="271">
                  <c:v>42075</c:v>
                </c:pt>
                <c:pt idx="272">
                  <c:v>42076</c:v>
                </c:pt>
                <c:pt idx="273">
                  <c:v>42079</c:v>
                </c:pt>
                <c:pt idx="274">
                  <c:v>42080</c:v>
                </c:pt>
                <c:pt idx="275">
                  <c:v>42081</c:v>
                </c:pt>
                <c:pt idx="276">
                  <c:v>42082</c:v>
                </c:pt>
                <c:pt idx="277">
                  <c:v>42083</c:v>
                </c:pt>
                <c:pt idx="278">
                  <c:v>42086</c:v>
                </c:pt>
                <c:pt idx="279">
                  <c:v>42087</c:v>
                </c:pt>
                <c:pt idx="280">
                  <c:v>42088</c:v>
                </c:pt>
                <c:pt idx="281">
                  <c:v>42089</c:v>
                </c:pt>
                <c:pt idx="282">
                  <c:v>42090</c:v>
                </c:pt>
                <c:pt idx="283">
                  <c:v>42093</c:v>
                </c:pt>
                <c:pt idx="284">
                  <c:v>42094</c:v>
                </c:pt>
                <c:pt idx="285">
                  <c:v>42095</c:v>
                </c:pt>
                <c:pt idx="286">
                  <c:v>42096</c:v>
                </c:pt>
                <c:pt idx="287">
                  <c:v>42097</c:v>
                </c:pt>
                <c:pt idx="288">
                  <c:v>42100</c:v>
                </c:pt>
                <c:pt idx="289">
                  <c:v>42101</c:v>
                </c:pt>
                <c:pt idx="290">
                  <c:v>42102</c:v>
                </c:pt>
                <c:pt idx="291">
                  <c:v>42103</c:v>
                </c:pt>
                <c:pt idx="292">
                  <c:v>42104</c:v>
                </c:pt>
                <c:pt idx="293">
                  <c:v>42107</c:v>
                </c:pt>
                <c:pt idx="294">
                  <c:v>42108</c:v>
                </c:pt>
                <c:pt idx="295">
                  <c:v>42109</c:v>
                </c:pt>
                <c:pt idx="296">
                  <c:v>42110</c:v>
                </c:pt>
                <c:pt idx="297">
                  <c:v>42111</c:v>
                </c:pt>
                <c:pt idx="298">
                  <c:v>42114</c:v>
                </c:pt>
                <c:pt idx="299">
                  <c:v>42115</c:v>
                </c:pt>
                <c:pt idx="300">
                  <c:v>42116</c:v>
                </c:pt>
                <c:pt idx="301">
                  <c:v>42117</c:v>
                </c:pt>
                <c:pt idx="302">
                  <c:v>42118</c:v>
                </c:pt>
                <c:pt idx="303">
                  <c:v>42121</c:v>
                </c:pt>
                <c:pt idx="304">
                  <c:v>42128</c:v>
                </c:pt>
                <c:pt idx="305">
                  <c:v>42129</c:v>
                </c:pt>
                <c:pt idx="306">
                  <c:v>42130</c:v>
                </c:pt>
                <c:pt idx="307">
                  <c:v>42131</c:v>
                </c:pt>
                <c:pt idx="308">
                  <c:v>42132</c:v>
                </c:pt>
                <c:pt idx="309">
                  <c:v>42135</c:v>
                </c:pt>
                <c:pt idx="310">
                  <c:v>42136</c:v>
                </c:pt>
                <c:pt idx="311">
                  <c:v>42137</c:v>
                </c:pt>
                <c:pt idx="312">
                  <c:v>42138</c:v>
                </c:pt>
                <c:pt idx="313">
                  <c:v>42139</c:v>
                </c:pt>
                <c:pt idx="314">
                  <c:v>42142</c:v>
                </c:pt>
                <c:pt idx="315">
                  <c:v>42143</c:v>
                </c:pt>
                <c:pt idx="316">
                  <c:v>42144</c:v>
                </c:pt>
                <c:pt idx="317">
                  <c:v>42145</c:v>
                </c:pt>
                <c:pt idx="318">
                  <c:v>42146</c:v>
                </c:pt>
                <c:pt idx="319">
                  <c:v>42149</c:v>
                </c:pt>
                <c:pt idx="320">
                  <c:v>42150</c:v>
                </c:pt>
                <c:pt idx="321">
                  <c:v>42151</c:v>
                </c:pt>
                <c:pt idx="322">
                  <c:v>42152</c:v>
                </c:pt>
                <c:pt idx="323">
                  <c:v>42153</c:v>
                </c:pt>
                <c:pt idx="324">
                  <c:v>42156</c:v>
                </c:pt>
                <c:pt idx="325">
                  <c:v>42157</c:v>
                </c:pt>
                <c:pt idx="326">
                  <c:v>42158</c:v>
                </c:pt>
                <c:pt idx="327">
                  <c:v>42159</c:v>
                </c:pt>
                <c:pt idx="328">
                  <c:v>42160</c:v>
                </c:pt>
                <c:pt idx="329">
                  <c:v>42163</c:v>
                </c:pt>
                <c:pt idx="330">
                  <c:v>42164</c:v>
                </c:pt>
                <c:pt idx="331">
                  <c:v>42165</c:v>
                </c:pt>
                <c:pt idx="332">
                  <c:v>42166</c:v>
                </c:pt>
                <c:pt idx="333">
                  <c:v>42167</c:v>
                </c:pt>
                <c:pt idx="334">
                  <c:v>42170</c:v>
                </c:pt>
                <c:pt idx="335">
                  <c:v>42171</c:v>
                </c:pt>
                <c:pt idx="336">
                  <c:v>42172</c:v>
                </c:pt>
                <c:pt idx="337">
                  <c:v>42173</c:v>
                </c:pt>
                <c:pt idx="338">
                  <c:v>42174</c:v>
                </c:pt>
                <c:pt idx="339">
                  <c:v>42177</c:v>
                </c:pt>
                <c:pt idx="340">
                  <c:v>42178</c:v>
                </c:pt>
                <c:pt idx="341">
                  <c:v>42179</c:v>
                </c:pt>
                <c:pt idx="342">
                  <c:v>42180</c:v>
                </c:pt>
                <c:pt idx="343">
                  <c:v>42181</c:v>
                </c:pt>
                <c:pt idx="344">
                  <c:v>42184</c:v>
                </c:pt>
                <c:pt idx="345">
                  <c:v>42185</c:v>
                </c:pt>
                <c:pt idx="346">
                  <c:v>42186</c:v>
                </c:pt>
                <c:pt idx="347">
                  <c:v>42187</c:v>
                </c:pt>
                <c:pt idx="348">
                  <c:v>42188</c:v>
                </c:pt>
                <c:pt idx="349">
                  <c:v>42191</c:v>
                </c:pt>
                <c:pt idx="350">
                  <c:v>42192</c:v>
                </c:pt>
                <c:pt idx="351">
                  <c:v>42193</c:v>
                </c:pt>
                <c:pt idx="352">
                  <c:v>42194</c:v>
                </c:pt>
                <c:pt idx="353">
                  <c:v>42195</c:v>
                </c:pt>
                <c:pt idx="354">
                  <c:v>42198</c:v>
                </c:pt>
                <c:pt idx="355">
                  <c:v>42199</c:v>
                </c:pt>
                <c:pt idx="356">
                  <c:v>42200</c:v>
                </c:pt>
                <c:pt idx="357">
                  <c:v>42201</c:v>
                </c:pt>
                <c:pt idx="358">
                  <c:v>42202</c:v>
                </c:pt>
                <c:pt idx="359">
                  <c:v>42205</c:v>
                </c:pt>
                <c:pt idx="360">
                  <c:v>42206</c:v>
                </c:pt>
                <c:pt idx="361">
                  <c:v>42207</c:v>
                </c:pt>
                <c:pt idx="362">
                  <c:v>42208</c:v>
                </c:pt>
                <c:pt idx="363">
                  <c:v>42209</c:v>
                </c:pt>
                <c:pt idx="364">
                  <c:v>42212</c:v>
                </c:pt>
                <c:pt idx="365">
                  <c:v>42213</c:v>
                </c:pt>
                <c:pt idx="366">
                  <c:v>42214</c:v>
                </c:pt>
                <c:pt idx="367">
                  <c:v>42215</c:v>
                </c:pt>
                <c:pt idx="368">
                  <c:v>42216</c:v>
                </c:pt>
                <c:pt idx="369">
                  <c:v>42219</c:v>
                </c:pt>
                <c:pt idx="370">
                  <c:v>42220</c:v>
                </c:pt>
                <c:pt idx="371">
                  <c:v>42221</c:v>
                </c:pt>
                <c:pt idx="372">
                  <c:v>42222</c:v>
                </c:pt>
                <c:pt idx="373">
                  <c:v>42223</c:v>
                </c:pt>
                <c:pt idx="374">
                  <c:v>42226</c:v>
                </c:pt>
                <c:pt idx="375">
                  <c:v>42227</c:v>
                </c:pt>
                <c:pt idx="376">
                  <c:v>42228</c:v>
                </c:pt>
                <c:pt idx="377">
                  <c:v>42229</c:v>
                </c:pt>
                <c:pt idx="378">
                  <c:v>42230</c:v>
                </c:pt>
                <c:pt idx="379">
                  <c:v>42233</c:v>
                </c:pt>
                <c:pt idx="380">
                  <c:v>42234</c:v>
                </c:pt>
                <c:pt idx="381">
                  <c:v>42235</c:v>
                </c:pt>
                <c:pt idx="382">
                  <c:v>42236</c:v>
                </c:pt>
                <c:pt idx="383">
                  <c:v>42237</c:v>
                </c:pt>
                <c:pt idx="384">
                  <c:v>42240</c:v>
                </c:pt>
                <c:pt idx="385">
                  <c:v>42241</c:v>
                </c:pt>
                <c:pt idx="386">
                  <c:v>42242</c:v>
                </c:pt>
                <c:pt idx="387">
                  <c:v>42243</c:v>
                </c:pt>
                <c:pt idx="388">
                  <c:v>42244</c:v>
                </c:pt>
                <c:pt idx="389">
                  <c:v>42247</c:v>
                </c:pt>
                <c:pt idx="390">
                  <c:v>42248</c:v>
                </c:pt>
                <c:pt idx="391">
                  <c:v>42250</c:v>
                </c:pt>
                <c:pt idx="392">
                  <c:v>42251</c:v>
                </c:pt>
                <c:pt idx="393">
                  <c:v>42254</c:v>
                </c:pt>
                <c:pt idx="394">
                  <c:v>42255</c:v>
                </c:pt>
                <c:pt idx="395">
                  <c:v>42256</c:v>
                </c:pt>
                <c:pt idx="396">
                  <c:v>42257</c:v>
                </c:pt>
                <c:pt idx="397">
                  <c:v>42258</c:v>
                </c:pt>
                <c:pt idx="398">
                  <c:v>42261</c:v>
                </c:pt>
                <c:pt idx="399">
                  <c:v>42262</c:v>
                </c:pt>
                <c:pt idx="400">
                  <c:v>42263</c:v>
                </c:pt>
                <c:pt idx="401">
                  <c:v>42264</c:v>
                </c:pt>
                <c:pt idx="402">
                  <c:v>42265</c:v>
                </c:pt>
                <c:pt idx="403">
                  <c:v>42268</c:v>
                </c:pt>
                <c:pt idx="404">
                  <c:v>42269</c:v>
                </c:pt>
                <c:pt idx="405">
                  <c:v>42270</c:v>
                </c:pt>
                <c:pt idx="406">
                  <c:v>42271</c:v>
                </c:pt>
                <c:pt idx="407">
                  <c:v>42272</c:v>
                </c:pt>
                <c:pt idx="408">
                  <c:v>42275</c:v>
                </c:pt>
                <c:pt idx="409">
                  <c:v>42276</c:v>
                </c:pt>
                <c:pt idx="410">
                  <c:v>42277</c:v>
                </c:pt>
                <c:pt idx="411">
                  <c:v>42278</c:v>
                </c:pt>
                <c:pt idx="412">
                  <c:v>42279</c:v>
                </c:pt>
                <c:pt idx="413">
                  <c:v>42282</c:v>
                </c:pt>
                <c:pt idx="414">
                  <c:v>42283</c:v>
                </c:pt>
                <c:pt idx="415">
                  <c:v>42284</c:v>
                </c:pt>
                <c:pt idx="416">
                  <c:v>42285</c:v>
                </c:pt>
                <c:pt idx="417">
                  <c:v>42286</c:v>
                </c:pt>
                <c:pt idx="418">
                  <c:v>42289</c:v>
                </c:pt>
                <c:pt idx="419">
                  <c:v>42290</c:v>
                </c:pt>
                <c:pt idx="420">
                  <c:v>42291</c:v>
                </c:pt>
                <c:pt idx="421">
                  <c:v>42292</c:v>
                </c:pt>
                <c:pt idx="422">
                  <c:v>42293</c:v>
                </c:pt>
                <c:pt idx="423">
                  <c:v>42296</c:v>
                </c:pt>
                <c:pt idx="424">
                  <c:v>42297</c:v>
                </c:pt>
                <c:pt idx="425">
                  <c:v>42298</c:v>
                </c:pt>
                <c:pt idx="426">
                  <c:v>42299</c:v>
                </c:pt>
                <c:pt idx="427">
                  <c:v>42300</c:v>
                </c:pt>
                <c:pt idx="428">
                  <c:v>42303</c:v>
                </c:pt>
                <c:pt idx="429">
                  <c:v>42304</c:v>
                </c:pt>
                <c:pt idx="430">
                  <c:v>42305</c:v>
                </c:pt>
                <c:pt idx="431">
                  <c:v>42306</c:v>
                </c:pt>
                <c:pt idx="432">
                  <c:v>42307</c:v>
                </c:pt>
                <c:pt idx="433">
                  <c:v>42310</c:v>
                </c:pt>
                <c:pt idx="434">
                  <c:v>42311</c:v>
                </c:pt>
                <c:pt idx="435">
                  <c:v>42312</c:v>
                </c:pt>
                <c:pt idx="436">
                  <c:v>42313</c:v>
                </c:pt>
                <c:pt idx="437">
                  <c:v>42314</c:v>
                </c:pt>
                <c:pt idx="438">
                  <c:v>42317</c:v>
                </c:pt>
                <c:pt idx="439">
                  <c:v>42318</c:v>
                </c:pt>
                <c:pt idx="440">
                  <c:v>42319</c:v>
                </c:pt>
                <c:pt idx="441">
                  <c:v>42320</c:v>
                </c:pt>
                <c:pt idx="442">
                  <c:v>42321</c:v>
                </c:pt>
                <c:pt idx="443">
                  <c:v>42324</c:v>
                </c:pt>
                <c:pt idx="444">
                  <c:v>42325</c:v>
                </c:pt>
                <c:pt idx="445">
                  <c:v>42326</c:v>
                </c:pt>
                <c:pt idx="446">
                  <c:v>42327</c:v>
                </c:pt>
                <c:pt idx="447">
                  <c:v>42328</c:v>
                </c:pt>
                <c:pt idx="448">
                  <c:v>42331</c:v>
                </c:pt>
                <c:pt idx="449">
                  <c:v>42332</c:v>
                </c:pt>
                <c:pt idx="450">
                  <c:v>42333</c:v>
                </c:pt>
                <c:pt idx="451">
                  <c:v>42334</c:v>
                </c:pt>
                <c:pt idx="452">
                  <c:v>42335</c:v>
                </c:pt>
                <c:pt idx="453">
                  <c:v>42338</c:v>
                </c:pt>
                <c:pt idx="454">
                  <c:v>42339</c:v>
                </c:pt>
                <c:pt idx="455">
                  <c:v>42340</c:v>
                </c:pt>
                <c:pt idx="456">
                  <c:v>42341</c:v>
                </c:pt>
                <c:pt idx="457">
                  <c:v>42342</c:v>
                </c:pt>
                <c:pt idx="458">
                  <c:v>42345</c:v>
                </c:pt>
                <c:pt idx="459">
                  <c:v>42346</c:v>
                </c:pt>
                <c:pt idx="460">
                  <c:v>42347</c:v>
                </c:pt>
                <c:pt idx="461">
                  <c:v>42348</c:v>
                </c:pt>
                <c:pt idx="462">
                  <c:v>42349</c:v>
                </c:pt>
                <c:pt idx="463">
                  <c:v>42352</c:v>
                </c:pt>
                <c:pt idx="464">
                  <c:v>42353</c:v>
                </c:pt>
                <c:pt idx="465">
                  <c:v>42354</c:v>
                </c:pt>
                <c:pt idx="466">
                  <c:v>42355</c:v>
                </c:pt>
                <c:pt idx="467">
                  <c:v>42356</c:v>
                </c:pt>
                <c:pt idx="468">
                  <c:v>42359</c:v>
                </c:pt>
                <c:pt idx="469">
                  <c:v>42360</c:v>
                </c:pt>
                <c:pt idx="470">
                  <c:v>42361</c:v>
                </c:pt>
                <c:pt idx="471">
                  <c:v>42362</c:v>
                </c:pt>
                <c:pt idx="472">
                  <c:v>42363</c:v>
                </c:pt>
                <c:pt idx="473">
                  <c:v>42366</c:v>
                </c:pt>
                <c:pt idx="474">
                  <c:v>42367</c:v>
                </c:pt>
                <c:pt idx="475">
                  <c:v>42368</c:v>
                </c:pt>
                <c:pt idx="476">
                  <c:v>42369</c:v>
                </c:pt>
                <c:pt idx="477">
                  <c:v>42373</c:v>
                </c:pt>
                <c:pt idx="478">
                  <c:v>42374</c:v>
                </c:pt>
                <c:pt idx="479">
                  <c:v>42375</c:v>
                </c:pt>
                <c:pt idx="480">
                  <c:v>42376</c:v>
                </c:pt>
                <c:pt idx="481">
                  <c:v>42377</c:v>
                </c:pt>
                <c:pt idx="482">
                  <c:v>42380</c:v>
                </c:pt>
                <c:pt idx="483">
                  <c:v>42381</c:v>
                </c:pt>
                <c:pt idx="484">
                  <c:v>42382</c:v>
                </c:pt>
                <c:pt idx="485">
                  <c:v>42383</c:v>
                </c:pt>
                <c:pt idx="486">
                  <c:v>42384</c:v>
                </c:pt>
                <c:pt idx="487">
                  <c:v>42387</c:v>
                </c:pt>
                <c:pt idx="488">
                  <c:v>42388</c:v>
                </c:pt>
                <c:pt idx="489">
                  <c:v>42389</c:v>
                </c:pt>
                <c:pt idx="490">
                  <c:v>42390</c:v>
                </c:pt>
                <c:pt idx="491">
                  <c:v>42391</c:v>
                </c:pt>
                <c:pt idx="492">
                  <c:v>42394</c:v>
                </c:pt>
                <c:pt idx="493">
                  <c:v>42395</c:v>
                </c:pt>
                <c:pt idx="494">
                  <c:v>42396</c:v>
                </c:pt>
                <c:pt idx="495">
                  <c:v>42397</c:v>
                </c:pt>
                <c:pt idx="496">
                  <c:v>42398</c:v>
                </c:pt>
                <c:pt idx="497">
                  <c:v>42401</c:v>
                </c:pt>
                <c:pt idx="498">
                  <c:v>42402</c:v>
                </c:pt>
                <c:pt idx="499">
                  <c:v>42403</c:v>
                </c:pt>
                <c:pt idx="500">
                  <c:v>42404</c:v>
                </c:pt>
                <c:pt idx="501">
                  <c:v>42405</c:v>
                </c:pt>
                <c:pt idx="502">
                  <c:v>42415</c:v>
                </c:pt>
                <c:pt idx="503">
                  <c:v>42416</c:v>
                </c:pt>
                <c:pt idx="504">
                  <c:v>42417</c:v>
                </c:pt>
                <c:pt idx="505">
                  <c:v>42418</c:v>
                </c:pt>
                <c:pt idx="506">
                  <c:v>42419</c:v>
                </c:pt>
                <c:pt idx="507">
                  <c:v>42422</c:v>
                </c:pt>
                <c:pt idx="508">
                  <c:v>42423</c:v>
                </c:pt>
                <c:pt idx="509">
                  <c:v>42424</c:v>
                </c:pt>
                <c:pt idx="510">
                  <c:v>42425</c:v>
                </c:pt>
                <c:pt idx="511">
                  <c:v>42426</c:v>
                </c:pt>
                <c:pt idx="512">
                  <c:v>42429</c:v>
                </c:pt>
                <c:pt idx="513">
                  <c:v>42430</c:v>
                </c:pt>
                <c:pt idx="514">
                  <c:v>42431</c:v>
                </c:pt>
                <c:pt idx="515">
                  <c:v>42432</c:v>
                </c:pt>
                <c:pt idx="516">
                  <c:v>42433</c:v>
                </c:pt>
                <c:pt idx="517">
                  <c:v>42436</c:v>
                </c:pt>
                <c:pt idx="518">
                  <c:v>42437</c:v>
                </c:pt>
                <c:pt idx="519">
                  <c:v>42438</c:v>
                </c:pt>
                <c:pt idx="520">
                  <c:v>42439</c:v>
                </c:pt>
                <c:pt idx="521">
                  <c:v>42440</c:v>
                </c:pt>
                <c:pt idx="522">
                  <c:v>42443</c:v>
                </c:pt>
                <c:pt idx="523">
                  <c:v>42444</c:v>
                </c:pt>
                <c:pt idx="524">
                  <c:v>42445</c:v>
                </c:pt>
                <c:pt idx="525">
                  <c:v>42446</c:v>
                </c:pt>
                <c:pt idx="526">
                  <c:v>42447</c:v>
                </c:pt>
                <c:pt idx="527">
                  <c:v>42450</c:v>
                </c:pt>
                <c:pt idx="528">
                  <c:v>42451</c:v>
                </c:pt>
                <c:pt idx="529">
                  <c:v>42452</c:v>
                </c:pt>
                <c:pt idx="530">
                  <c:v>42453</c:v>
                </c:pt>
                <c:pt idx="531">
                  <c:v>42454</c:v>
                </c:pt>
                <c:pt idx="532">
                  <c:v>42457</c:v>
                </c:pt>
                <c:pt idx="533">
                  <c:v>42458</c:v>
                </c:pt>
                <c:pt idx="534">
                  <c:v>42459</c:v>
                </c:pt>
                <c:pt idx="535">
                  <c:v>42460</c:v>
                </c:pt>
                <c:pt idx="536">
                  <c:v>42461</c:v>
                </c:pt>
                <c:pt idx="537">
                  <c:v>42464</c:v>
                </c:pt>
                <c:pt idx="538">
                  <c:v>42465</c:v>
                </c:pt>
                <c:pt idx="539">
                  <c:v>42466</c:v>
                </c:pt>
                <c:pt idx="540">
                  <c:v>42467</c:v>
                </c:pt>
                <c:pt idx="541">
                  <c:v>42468</c:v>
                </c:pt>
                <c:pt idx="542">
                  <c:v>42471</c:v>
                </c:pt>
                <c:pt idx="543">
                  <c:v>42472</c:v>
                </c:pt>
                <c:pt idx="544">
                  <c:v>42473</c:v>
                </c:pt>
                <c:pt idx="545">
                  <c:v>42474</c:v>
                </c:pt>
                <c:pt idx="546">
                  <c:v>42475</c:v>
                </c:pt>
                <c:pt idx="547">
                  <c:v>42479</c:v>
                </c:pt>
                <c:pt idx="548">
                  <c:v>42480</c:v>
                </c:pt>
                <c:pt idx="549">
                  <c:v>42481</c:v>
                </c:pt>
                <c:pt idx="550">
                  <c:v>42482</c:v>
                </c:pt>
                <c:pt idx="551">
                  <c:v>42485</c:v>
                </c:pt>
                <c:pt idx="552">
                  <c:v>42486</c:v>
                </c:pt>
                <c:pt idx="553">
                  <c:v>42487</c:v>
                </c:pt>
                <c:pt idx="554">
                  <c:v>42488</c:v>
                </c:pt>
                <c:pt idx="555">
                  <c:v>42489</c:v>
                </c:pt>
                <c:pt idx="556">
                  <c:v>42494</c:v>
                </c:pt>
                <c:pt idx="557">
                  <c:v>42495</c:v>
                </c:pt>
                <c:pt idx="558">
                  <c:v>42496</c:v>
                </c:pt>
                <c:pt idx="559">
                  <c:v>42499</c:v>
                </c:pt>
                <c:pt idx="560">
                  <c:v>42500</c:v>
                </c:pt>
                <c:pt idx="561">
                  <c:v>42501</c:v>
                </c:pt>
                <c:pt idx="562">
                  <c:v>42502</c:v>
                </c:pt>
                <c:pt idx="563">
                  <c:v>42503</c:v>
                </c:pt>
                <c:pt idx="564">
                  <c:v>42506</c:v>
                </c:pt>
                <c:pt idx="565">
                  <c:v>42507</c:v>
                </c:pt>
                <c:pt idx="566">
                  <c:v>42508</c:v>
                </c:pt>
                <c:pt idx="567">
                  <c:v>42509</c:v>
                </c:pt>
                <c:pt idx="568">
                  <c:v>42510</c:v>
                </c:pt>
                <c:pt idx="569">
                  <c:v>42513</c:v>
                </c:pt>
                <c:pt idx="570">
                  <c:v>42514</c:v>
                </c:pt>
                <c:pt idx="571">
                  <c:v>42515</c:v>
                </c:pt>
                <c:pt idx="572">
                  <c:v>42516</c:v>
                </c:pt>
                <c:pt idx="573">
                  <c:v>42517</c:v>
                </c:pt>
                <c:pt idx="574">
                  <c:v>42520</c:v>
                </c:pt>
                <c:pt idx="575">
                  <c:v>42521</c:v>
                </c:pt>
                <c:pt idx="576">
                  <c:v>42522</c:v>
                </c:pt>
                <c:pt idx="577">
                  <c:v>42523</c:v>
                </c:pt>
                <c:pt idx="578">
                  <c:v>42524</c:v>
                </c:pt>
                <c:pt idx="579">
                  <c:v>42527</c:v>
                </c:pt>
                <c:pt idx="580">
                  <c:v>42528</c:v>
                </c:pt>
                <c:pt idx="581">
                  <c:v>42529</c:v>
                </c:pt>
                <c:pt idx="582">
                  <c:v>42530</c:v>
                </c:pt>
                <c:pt idx="583">
                  <c:v>42531</c:v>
                </c:pt>
                <c:pt idx="584">
                  <c:v>42534</c:v>
                </c:pt>
                <c:pt idx="585">
                  <c:v>42535</c:v>
                </c:pt>
                <c:pt idx="586">
                  <c:v>42536</c:v>
                </c:pt>
                <c:pt idx="587">
                  <c:v>42537</c:v>
                </c:pt>
                <c:pt idx="588">
                  <c:v>42538</c:v>
                </c:pt>
                <c:pt idx="589">
                  <c:v>42541</c:v>
                </c:pt>
                <c:pt idx="590">
                  <c:v>42542</c:v>
                </c:pt>
                <c:pt idx="591">
                  <c:v>42543</c:v>
                </c:pt>
                <c:pt idx="592">
                  <c:v>42544</c:v>
                </c:pt>
                <c:pt idx="593">
                  <c:v>42545</c:v>
                </c:pt>
                <c:pt idx="594">
                  <c:v>42548</c:v>
                </c:pt>
                <c:pt idx="595">
                  <c:v>42549</c:v>
                </c:pt>
                <c:pt idx="596">
                  <c:v>42550</c:v>
                </c:pt>
                <c:pt idx="597">
                  <c:v>42551</c:v>
                </c:pt>
                <c:pt idx="598">
                  <c:v>42552</c:v>
                </c:pt>
                <c:pt idx="599">
                  <c:v>42555</c:v>
                </c:pt>
                <c:pt idx="600">
                  <c:v>42556</c:v>
                </c:pt>
                <c:pt idx="601">
                  <c:v>42557</c:v>
                </c:pt>
                <c:pt idx="602">
                  <c:v>42558</c:v>
                </c:pt>
                <c:pt idx="603">
                  <c:v>42559</c:v>
                </c:pt>
                <c:pt idx="604">
                  <c:v>42562</c:v>
                </c:pt>
                <c:pt idx="605">
                  <c:v>42563</c:v>
                </c:pt>
                <c:pt idx="606">
                  <c:v>42564</c:v>
                </c:pt>
                <c:pt idx="607">
                  <c:v>42565</c:v>
                </c:pt>
                <c:pt idx="608">
                  <c:v>42566</c:v>
                </c:pt>
                <c:pt idx="609">
                  <c:v>42569</c:v>
                </c:pt>
                <c:pt idx="610">
                  <c:v>42570</c:v>
                </c:pt>
                <c:pt idx="611">
                  <c:v>42571</c:v>
                </c:pt>
                <c:pt idx="612">
                  <c:v>42572</c:v>
                </c:pt>
                <c:pt idx="613">
                  <c:v>42573</c:v>
                </c:pt>
                <c:pt idx="614">
                  <c:v>42576</c:v>
                </c:pt>
                <c:pt idx="615">
                  <c:v>42577</c:v>
                </c:pt>
                <c:pt idx="616">
                  <c:v>42578</c:v>
                </c:pt>
                <c:pt idx="617">
                  <c:v>42579</c:v>
                </c:pt>
                <c:pt idx="618">
                  <c:v>42580</c:v>
                </c:pt>
                <c:pt idx="619">
                  <c:v>42583</c:v>
                </c:pt>
                <c:pt idx="620">
                  <c:v>42584</c:v>
                </c:pt>
                <c:pt idx="621">
                  <c:v>42585</c:v>
                </c:pt>
                <c:pt idx="622">
                  <c:v>42586</c:v>
                </c:pt>
                <c:pt idx="623">
                  <c:v>42587</c:v>
                </c:pt>
                <c:pt idx="624">
                  <c:v>42590</c:v>
                </c:pt>
                <c:pt idx="625">
                  <c:v>42591</c:v>
                </c:pt>
                <c:pt idx="626">
                  <c:v>42592</c:v>
                </c:pt>
                <c:pt idx="627">
                  <c:v>42593</c:v>
                </c:pt>
                <c:pt idx="628">
                  <c:v>42594</c:v>
                </c:pt>
                <c:pt idx="629">
                  <c:v>42597</c:v>
                </c:pt>
                <c:pt idx="630">
                  <c:v>42598</c:v>
                </c:pt>
                <c:pt idx="631">
                  <c:v>42599</c:v>
                </c:pt>
                <c:pt idx="632">
                  <c:v>42600</c:v>
                </c:pt>
                <c:pt idx="633">
                  <c:v>42601</c:v>
                </c:pt>
                <c:pt idx="634">
                  <c:v>42604</c:v>
                </c:pt>
                <c:pt idx="635">
                  <c:v>42605</c:v>
                </c:pt>
                <c:pt idx="636">
                  <c:v>42606</c:v>
                </c:pt>
                <c:pt idx="637">
                  <c:v>42607</c:v>
                </c:pt>
                <c:pt idx="638">
                  <c:v>42608</c:v>
                </c:pt>
                <c:pt idx="639">
                  <c:v>42611</c:v>
                </c:pt>
                <c:pt idx="640">
                  <c:v>42612</c:v>
                </c:pt>
                <c:pt idx="641">
                  <c:v>42613</c:v>
                </c:pt>
                <c:pt idx="642">
                  <c:v>42614</c:v>
                </c:pt>
                <c:pt idx="643">
                  <c:v>42618</c:v>
                </c:pt>
                <c:pt idx="644">
                  <c:v>42619</c:v>
                </c:pt>
                <c:pt idx="645">
                  <c:v>42620</c:v>
                </c:pt>
                <c:pt idx="646">
                  <c:v>42621</c:v>
                </c:pt>
                <c:pt idx="647">
                  <c:v>42622</c:v>
                </c:pt>
                <c:pt idx="648">
                  <c:v>42625</c:v>
                </c:pt>
                <c:pt idx="649">
                  <c:v>42626</c:v>
                </c:pt>
                <c:pt idx="650">
                  <c:v>42627</c:v>
                </c:pt>
                <c:pt idx="651">
                  <c:v>42628</c:v>
                </c:pt>
                <c:pt idx="652">
                  <c:v>42629</c:v>
                </c:pt>
                <c:pt idx="653">
                  <c:v>42632</c:v>
                </c:pt>
                <c:pt idx="654">
                  <c:v>42633</c:v>
                </c:pt>
                <c:pt idx="655">
                  <c:v>42634</c:v>
                </c:pt>
                <c:pt idx="656">
                  <c:v>42635</c:v>
                </c:pt>
                <c:pt idx="657">
                  <c:v>42636</c:v>
                </c:pt>
                <c:pt idx="658">
                  <c:v>42639</c:v>
                </c:pt>
                <c:pt idx="659">
                  <c:v>42640</c:v>
                </c:pt>
                <c:pt idx="660">
                  <c:v>42641</c:v>
                </c:pt>
                <c:pt idx="661">
                  <c:v>42642</c:v>
                </c:pt>
                <c:pt idx="662">
                  <c:v>42643</c:v>
                </c:pt>
                <c:pt idx="663">
                  <c:v>42646</c:v>
                </c:pt>
                <c:pt idx="664">
                  <c:v>42647</c:v>
                </c:pt>
                <c:pt idx="665">
                  <c:v>42648</c:v>
                </c:pt>
                <c:pt idx="666">
                  <c:v>42649</c:v>
                </c:pt>
                <c:pt idx="667">
                  <c:v>42650</c:v>
                </c:pt>
                <c:pt idx="668">
                  <c:v>42653</c:v>
                </c:pt>
                <c:pt idx="669">
                  <c:v>42654</c:v>
                </c:pt>
                <c:pt idx="670">
                  <c:v>42655</c:v>
                </c:pt>
                <c:pt idx="671">
                  <c:v>42656</c:v>
                </c:pt>
                <c:pt idx="672">
                  <c:v>42657</c:v>
                </c:pt>
                <c:pt idx="673">
                  <c:v>42660</c:v>
                </c:pt>
                <c:pt idx="674">
                  <c:v>42661</c:v>
                </c:pt>
                <c:pt idx="675">
                  <c:v>42662</c:v>
                </c:pt>
                <c:pt idx="676">
                  <c:v>42663</c:v>
                </c:pt>
                <c:pt idx="677">
                  <c:v>42664</c:v>
                </c:pt>
                <c:pt idx="678">
                  <c:v>42667</c:v>
                </c:pt>
                <c:pt idx="679">
                  <c:v>42668</c:v>
                </c:pt>
                <c:pt idx="680">
                  <c:v>42669</c:v>
                </c:pt>
                <c:pt idx="681">
                  <c:v>42670</c:v>
                </c:pt>
                <c:pt idx="682">
                  <c:v>42671</c:v>
                </c:pt>
                <c:pt idx="683">
                  <c:v>42674</c:v>
                </c:pt>
                <c:pt idx="684">
                  <c:v>42675</c:v>
                </c:pt>
                <c:pt idx="685">
                  <c:v>42676</c:v>
                </c:pt>
                <c:pt idx="686">
                  <c:v>42677</c:v>
                </c:pt>
                <c:pt idx="687">
                  <c:v>42678</c:v>
                </c:pt>
                <c:pt idx="688">
                  <c:v>42681</c:v>
                </c:pt>
                <c:pt idx="689">
                  <c:v>42682</c:v>
                </c:pt>
                <c:pt idx="690">
                  <c:v>42683</c:v>
                </c:pt>
                <c:pt idx="691">
                  <c:v>42684</c:v>
                </c:pt>
                <c:pt idx="692">
                  <c:v>42685</c:v>
                </c:pt>
                <c:pt idx="693">
                  <c:v>42688</c:v>
                </c:pt>
                <c:pt idx="694">
                  <c:v>42689</c:v>
                </c:pt>
                <c:pt idx="695">
                  <c:v>42690</c:v>
                </c:pt>
                <c:pt idx="696">
                  <c:v>42691</c:v>
                </c:pt>
                <c:pt idx="697">
                  <c:v>42692</c:v>
                </c:pt>
                <c:pt idx="698">
                  <c:v>42695</c:v>
                </c:pt>
                <c:pt idx="699">
                  <c:v>42696</c:v>
                </c:pt>
                <c:pt idx="700">
                  <c:v>42697</c:v>
                </c:pt>
                <c:pt idx="701">
                  <c:v>42698</c:v>
                </c:pt>
                <c:pt idx="702">
                  <c:v>42699</c:v>
                </c:pt>
                <c:pt idx="703">
                  <c:v>42702</c:v>
                </c:pt>
                <c:pt idx="704">
                  <c:v>42703</c:v>
                </c:pt>
                <c:pt idx="705">
                  <c:v>42704</c:v>
                </c:pt>
                <c:pt idx="706">
                  <c:v>42705</c:v>
                </c:pt>
                <c:pt idx="707">
                  <c:v>42706</c:v>
                </c:pt>
                <c:pt idx="708">
                  <c:v>42709</c:v>
                </c:pt>
                <c:pt idx="709">
                  <c:v>42710</c:v>
                </c:pt>
                <c:pt idx="710">
                  <c:v>42711</c:v>
                </c:pt>
                <c:pt idx="711">
                  <c:v>42712</c:v>
                </c:pt>
                <c:pt idx="712">
                  <c:v>42713</c:v>
                </c:pt>
                <c:pt idx="713">
                  <c:v>42716</c:v>
                </c:pt>
                <c:pt idx="714">
                  <c:v>42717</c:v>
                </c:pt>
                <c:pt idx="715">
                  <c:v>42718</c:v>
                </c:pt>
                <c:pt idx="716">
                  <c:v>42719</c:v>
                </c:pt>
                <c:pt idx="717">
                  <c:v>42720</c:v>
                </c:pt>
                <c:pt idx="718">
                  <c:v>42723</c:v>
                </c:pt>
                <c:pt idx="719">
                  <c:v>42724</c:v>
                </c:pt>
                <c:pt idx="720">
                  <c:v>42725</c:v>
                </c:pt>
                <c:pt idx="721">
                  <c:v>42726</c:v>
                </c:pt>
                <c:pt idx="722">
                  <c:v>42727</c:v>
                </c:pt>
                <c:pt idx="723">
                  <c:v>42730</c:v>
                </c:pt>
                <c:pt idx="724">
                  <c:v>42731</c:v>
                </c:pt>
                <c:pt idx="725">
                  <c:v>42732</c:v>
                </c:pt>
                <c:pt idx="726">
                  <c:v>42733</c:v>
                </c:pt>
                <c:pt idx="727">
                  <c:v>42734</c:v>
                </c:pt>
                <c:pt idx="728">
                  <c:v>42738</c:v>
                </c:pt>
                <c:pt idx="729">
                  <c:v>42739</c:v>
                </c:pt>
                <c:pt idx="730">
                  <c:v>42740</c:v>
                </c:pt>
                <c:pt idx="731">
                  <c:v>42741</c:v>
                </c:pt>
                <c:pt idx="732">
                  <c:v>42744</c:v>
                </c:pt>
                <c:pt idx="733">
                  <c:v>42745</c:v>
                </c:pt>
                <c:pt idx="734">
                  <c:v>42746</c:v>
                </c:pt>
                <c:pt idx="735">
                  <c:v>42747</c:v>
                </c:pt>
                <c:pt idx="736">
                  <c:v>42748</c:v>
                </c:pt>
                <c:pt idx="737">
                  <c:v>42751</c:v>
                </c:pt>
                <c:pt idx="738">
                  <c:v>42752</c:v>
                </c:pt>
                <c:pt idx="739">
                  <c:v>42753</c:v>
                </c:pt>
                <c:pt idx="740">
                  <c:v>42754</c:v>
                </c:pt>
                <c:pt idx="741">
                  <c:v>42755</c:v>
                </c:pt>
                <c:pt idx="742">
                  <c:v>42758</c:v>
                </c:pt>
                <c:pt idx="743">
                  <c:v>42759</c:v>
                </c:pt>
                <c:pt idx="744">
                  <c:v>42760</c:v>
                </c:pt>
                <c:pt idx="745">
                  <c:v>42768</c:v>
                </c:pt>
                <c:pt idx="746">
                  <c:v>42769</c:v>
                </c:pt>
                <c:pt idx="747">
                  <c:v>42772</c:v>
                </c:pt>
                <c:pt idx="748">
                  <c:v>42773</c:v>
                </c:pt>
                <c:pt idx="749">
                  <c:v>42774</c:v>
                </c:pt>
                <c:pt idx="750">
                  <c:v>42775</c:v>
                </c:pt>
                <c:pt idx="751">
                  <c:v>42776</c:v>
                </c:pt>
                <c:pt idx="752">
                  <c:v>42779</c:v>
                </c:pt>
                <c:pt idx="753">
                  <c:v>42780</c:v>
                </c:pt>
                <c:pt idx="754">
                  <c:v>42781</c:v>
                </c:pt>
                <c:pt idx="755">
                  <c:v>42782</c:v>
                </c:pt>
                <c:pt idx="756">
                  <c:v>42783</c:v>
                </c:pt>
                <c:pt idx="757">
                  <c:v>42786</c:v>
                </c:pt>
                <c:pt idx="758">
                  <c:v>42787</c:v>
                </c:pt>
                <c:pt idx="759">
                  <c:v>42788</c:v>
                </c:pt>
                <c:pt idx="760">
                  <c:v>42789</c:v>
                </c:pt>
                <c:pt idx="761">
                  <c:v>42790</c:v>
                </c:pt>
                <c:pt idx="762">
                  <c:v>42793</c:v>
                </c:pt>
                <c:pt idx="763">
                  <c:v>42794</c:v>
                </c:pt>
                <c:pt idx="764">
                  <c:v>42795</c:v>
                </c:pt>
                <c:pt idx="765">
                  <c:v>42796</c:v>
                </c:pt>
                <c:pt idx="766">
                  <c:v>42797</c:v>
                </c:pt>
                <c:pt idx="767">
                  <c:v>42800</c:v>
                </c:pt>
                <c:pt idx="768">
                  <c:v>42801</c:v>
                </c:pt>
                <c:pt idx="769">
                  <c:v>42802</c:v>
                </c:pt>
                <c:pt idx="770">
                  <c:v>42803</c:v>
                </c:pt>
                <c:pt idx="771">
                  <c:v>42804</c:v>
                </c:pt>
                <c:pt idx="772">
                  <c:v>42807</c:v>
                </c:pt>
                <c:pt idx="773">
                  <c:v>42808</c:v>
                </c:pt>
                <c:pt idx="774">
                  <c:v>42809</c:v>
                </c:pt>
                <c:pt idx="775">
                  <c:v>42810</c:v>
                </c:pt>
                <c:pt idx="776">
                  <c:v>42811</c:v>
                </c:pt>
                <c:pt idx="777">
                  <c:v>42814</c:v>
                </c:pt>
                <c:pt idx="778">
                  <c:v>42815</c:v>
                </c:pt>
                <c:pt idx="779">
                  <c:v>42816</c:v>
                </c:pt>
                <c:pt idx="780">
                  <c:v>42817</c:v>
                </c:pt>
                <c:pt idx="781">
                  <c:v>42818</c:v>
                </c:pt>
                <c:pt idx="782">
                  <c:v>42821</c:v>
                </c:pt>
                <c:pt idx="783">
                  <c:v>42822</c:v>
                </c:pt>
                <c:pt idx="784">
                  <c:v>42823</c:v>
                </c:pt>
                <c:pt idx="785">
                  <c:v>42824</c:v>
                </c:pt>
                <c:pt idx="786">
                  <c:v>42825</c:v>
                </c:pt>
                <c:pt idx="787">
                  <c:v>42828</c:v>
                </c:pt>
                <c:pt idx="788">
                  <c:v>42829</c:v>
                </c:pt>
                <c:pt idx="789">
                  <c:v>42830</c:v>
                </c:pt>
                <c:pt idx="790">
                  <c:v>42832</c:v>
                </c:pt>
                <c:pt idx="791">
                  <c:v>42835</c:v>
                </c:pt>
                <c:pt idx="792">
                  <c:v>42836</c:v>
                </c:pt>
                <c:pt idx="793">
                  <c:v>42837</c:v>
                </c:pt>
                <c:pt idx="794">
                  <c:v>42838</c:v>
                </c:pt>
                <c:pt idx="795">
                  <c:v>42839</c:v>
                </c:pt>
                <c:pt idx="796">
                  <c:v>42842</c:v>
                </c:pt>
                <c:pt idx="797">
                  <c:v>42843</c:v>
                </c:pt>
                <c:pt idx="798">
                  <c:v>42844</c:v>
                </c:pt>
                <c:pt idx="799">
                  <c:v>42845</c:v>
                </c:pt>
                <c:pt idx="800">
                  <c:v>42846</c:v>
                </c:pt>
                <c:pt idx="801">
                  <c:v>42849</c:v>
                </c:pt>
                <c:pt idx="802">
                  <c:v>42850</c:v>
                </c:pt>
                <c:pt idx="803">
                  <c:v>42851</c:v>
                </c:pt>
                <c:pt idx="804">
                  <c:v>42852</c:v>
                </c:pt>
                <c:pt idx="805">
                  <c:v>42853</c:v>
                </c:pt>
                <c:pt idx="806">
                  <c:v>42858</c:v>
                </c:pt>
                <c:pt idx="807">
                  <c:v>42859</c:v>
                </c:pt>
                <c:pt idx="808">
                  <c:v>42860</c:v>
                </c:pt>
                <c:pt idx="809">
                  <c:v>42863</c:v>
                </c:pt>
                <c:pt idx="810">
                  <c:v>42864</c:v>
                </c:pt>
                <c:pt idx="811">
                  <c:v>42865</c:v>
                </c:pt>
                <c:pt idx="812">
                  <c:v>42866</c:v>
                </c:pt>
                <c:pt idx="813">
                  <c:v>42867</c:v>
                </c:pt>
                <c:pt idx="814">
                  <c:v>42870</c:v>
                </c:pt>
                <c:pt idx="815">
                  <c:v>42871</c:v>
                </c:pt>
                <c:pt idx="816">
                  <c:v>42872</c:v>
                </c:pt>
                <c:pt idx="817">
                  <c:v>42873</c:v>
                </c:pt>
                <c:pt idx="818">
                  <c:v>42874</c:v>
                </c:pt>
                <c:pt idx="819">
                  <c:v>42877</c:v>
                </c:pt>
                <c:pt idx="820">
                  <c:v>42878</c:v>
                </c:pt>
                <c:pt idx="821">
                  <c:v>42879</c:v>
                </c:pt>
                <c:pt idx="822">
                  <c:v>42880</c:v>
                </c:pt>
                <c:pt idx="823">
                  <c:v>42881</c:v>
                </c:pt>
                <c:pt idx="824">
                  <c:v>42884</c:v>
                </c:pt>
                <c:pt idx="825">
                  <c:v>42885</c:v>
                </c:pt>
                <c:pt idx="826">
                  <c:v>42886</c:v>
                </c:pt>
                <c:pt idx="827">
                  <c:v>42887</c:v>
                </c:pt>
                <c:pt idx="828">
                  <c:v>42888</c:v>
                </c:pt>
                <c:pt idx="829">
                  <c:v>42891</c:v>
                </c:pt>
                <c:pt idx="830">
                  <c:v>42892</c:v>
                </c:pt>
                <c:pt idx="831">
                  <c:v>42893</c:v>
                </c:pt>
                <c:pt idx="832">
                  <c:v>42894</c:v>
                </c:pt>
                <c:pt idx="833">
                  <c:v>42895</c:v>
                </c:pt>
                <c:pt idx="834">
                  <c:v>42898</c:v>
                </c:pt>
                <c:pt idx="835">
                  <c:v>42899</c:v>
                </c:pt>
                <c:pt idx="836">
                  <c:v>42900</c:v>
                </c:pt>
                <c:pt idx="837">
                  <c:v>42901</c:v>
                </c:pt>
                <c:pt idx="838">
                  <c:v>42902</c:v>
                </c:pt>
                <c:pt idx="839">
                  <c:v>42905</c:v>
                </c:pt>
                <c:pt idx="840">
                  <c:v>42906</c:v>
                </c:pt>
                <c:pt idx="841">
                  <c:v>42907</c:v>
                </c:pt>
                <c:pt idx="842">
                  <c:v>42908</c:v>
                </c:pt>
                <c:pt idx="843">
                  <c:v>42909</c:v>
                </c:pt>
                <c:pt idx="844">
                  <c:v>42912</c:v>
                </c:pt>
                <c:pt idx="845">
                  <c:v>42913</c:v>
                </c:pt>
                <c:pt idx="846">
                  <c:v>42914</c:v>
                </c:pt>
                <c:pt idx="847">
                  <c:v>42915</c:v>
                </c:pt>
                <c:pt idx="848">
                  <c:v>42916</c:v>
                </c:pt>
                <c:pt idx="849">
                  <c:v>42919</c:v>
                </c:pt>
                <c:pt idx="850">
                  <c:v>42920</c:v>
                </c:pt>
                <c:pt idx="851">
                  <c:v>42921</c:v>
                </c:pt>
                <c:pt idx="852">
                  <c:v>42922</c:v>
                </c:pt>
                <c:pt idx="853">
                  <c:v>42923</c:v>
                </c:pt>
                <c:pt idx="854">
                  <c:v>42926</c:v>
                </c:pt>
                <c:pt idx="855">
                  <c:v>42927</c:v>
                </c:pt>
                <c:pt idx="856">
                  <c:v>42928</c:v>
                </c:pt>
                <c:pt idx="857">
                  <c:v>42929</c:v>
                </c:pt>
                <c:pt idx="858">
                  <c:v>42930</c:v>
                </c:pt>
                <c:pt idx="859">
                  <c:v>42933</c:v>
                </c:pt>
                <c:pt idx="860">
                  <c:v>42934</c:v>
                </c:pt>
                <c:pt idx="861">
                  <c:v>42935</c:v>
                </c:pt>
                <c:pt idx="862">
                  <c:v>42936</c:v>
                </c:pt>
                <c:pt idx="863">
                  <c:v>42937</c:v>
                </c:pt>
                <c:pt idx="864">
                  <c:v>42940</c:v>
                </c:pt>
                <c:pt idx="865">
                  <c:v>42941</c:v>
                </c:pt>
                <c:pt idx="866">
                  <c:v>42942</c:v>
                </c:pt>
                <c:pt idx="867">
                  <c:v>42943</c:v>
                </c:pt>
                <c:pt idx="868">
                  <c:v>42944</c:v>
                </c:pt>
                <c:pt idx="869">
                  <c:v>42947</c:v>
                </c:pt>
                <c:pt idx="870">
                  <c:v>42948</c:v>
                </c:pt>
                <c:pt idx="871">
                  <c:v>42949</c:v>
                </c:pt>
                <c:pt idx="872">
                  <c:v>42950</c:v>
                </c:pt>
                <c:pt idx="873">
                  <c:v>42951</c:v>
                </c:pt>
                <c:pt idx="874">
                  <c:v>42954</c:v>
                </c:pt>
                <c:pt idx="875">
                  <c:v>42955</c:v>
                </c:pt>
                <c:pt idx="876">
                  <c:v>42956</c:v>
                </c:pt>
                <c:pt idx="877">
                  <c:v>42957</c:v>
                </c:pt>
                <c:pt idx="878">
                  <c:v>42958</c:v>
                </c:pt>
                <c:pt idx="879">
                  <c:v>42961</c:v>
                </c:pt>
                <c:pt idx="880">
                  <c:v>42962</c:v>
                </c:pt>
                <c:pt idx="881">
                  <c:v>42963</c:v>
                </c:pt>
                <c:pt idx="882">
                  <c:v>42964</c:v>
                </c:pt>
                <c:pt idx="883">
                  <c:v>42965</c:v>
                </c:pt>
                <c:pt idx="884">
                  <c:v>42968</c:v>
                </c:pt>
                <c:pt idx="885">
                  <c:v>42969</c:v>
                </c:pt>
                <c:pt idx="886">
                  <c:v>42970</c:v>
                </c:pt>
                <c:pt idx="887">
                  <c:v>42971</c:v>
                </c:pt>
                <c:pt idx="888">
                  <c:v>42972</c:v>
                </c:pt>
                <c:pt idx="889">
                  <c:v>42975</c:v>
                </c:pt>
                <c:pt idx="890">
                  <c:v>42976</c:v>
                </c:pt>
                <c:pt idx="891">
                  <c:v>42977</c:v>
                </c:pt>
                <c:pt idx="892">
                  <c:v>42978</c:v>
                </c:pt>
                <c:pt idx="893">
                  <c:v>42979</c:v>
                </c:pt>
                <c:pt idx="894">
                  <c:v>42983</c:v>
                </c:pt>
                <c:pt idx="895">
                  <c:v>42984</c:v>
                </c:pt>
                <c:pt idx="896">
                  <c:v>42985</c:v>
                </c:pt>
                <c:pt idx="897">
                  <c:v>42986</c:v>
                </c:pt>
                <c:pt idx="898">
                  <c:v>42989</c:v>
                </c:pt>
                <c:pt idx="899">
                  <c:v>42990</c:v>
                </c:pt>
                <c:pt idx="900">
                  <c:v>42991</c:v>
                </c:pt>
                <c:pt idx="901">
                  <c:v>42992</c:v>
                </c:pt>
                <c:pt idx="902">
                  <c:v>42993</c:v>
                </c:pt>
                <c:pt idx="903">
                  <c:v>42996</c:v>
                </c:pt>
                <c:pt idx="904">
                  <c:v>42997</c:v>
                </c:pt>
                <c:pt idx="905">
                  <c:v>42998</c:v>
                </c:pt>
                <c:pt idx="906">
                  <c:v>42999</c:v>
                </c:pt>
                <c:pt idx="907">
                  <c:v>43000</c:v>
                </c:pt>
                <c:pt idx="908">
                  <c:v>43003</c:v>
                </c:pt>
                <c:pt idx="909">
                  <c:v>43004</c:v>
                </c:pt>
                <c:pt idx="910">
                  <c:v>43005</c:v>
                </c:pt>
                <c:pt idx="911">
                  <c:v>43006</c:v>
                </c:pt>
                <c:pt idx="912">
                  <c:v>43007</c:v>
                </c:pt>
                <c:pt idx="913">
                  <c:v>43010</c:v>
                </c:pt>
                <c:pt idx="914">
                  <c:v>43011</c:v>
                </c:pt>
                <c:pt idx="915">
                  <c:v>43012</c:v>
                </c:pt>
                <c:pt idx="916">
                  <c:v>43013</c:v>
                </c:pt>
                <c:pt idx="917">
                  <c:v>43014</c:v>
                </c:pt>
                <c:pt idx="918">
                  <c:v>43017</c:v>
                </c:pt>
                <c:pt idx="919">
                  <c:v>43018</c:v>
                </c:pt>
                <c:pt idx="920">
                  <c:v>43019</c:v>
                </c:pt>
                <c:pt idx="921">
                  <c:v>43020</c:v>
                </c:pt>
                <c:pt idx="922">
                  <c:v>43021</c:v>
                </c:pt>
                <c:pt idx="923">
                  <c:v>43024</c:v>
                </c:pt>
                <c:pt idx="924">
                  <c:v>43025</c:v>
                </c:pt>
                <c:pt idx="925">
                  <c:v>43026</c:v>
                </c:pt>
                <c:pt idx="926">
                  <c:v>43027</c:v>
                </c:pt>
                <c:pt idx="927">
                  <c:v>43028</c:v>
                </c:pt>
                <c:pt idx="928">
                  <c:v>43031</c:v>
                </c:pt>
                <c:pt idx="929">
                  <c:v>43032</c:v>
                </c:pt>
                <c:pt idx="930">
                  <c:v>43033</c:v>
                </c:pt>
                <c:pt idx="931">
                  <c:v>43034</c:v>
                </c:pt>
                <c:pt idx="932">
                  <c:v>43035</c:v>
                </c:pt>
                <c:pt idx="933">
                  <c:v>43038</c:v>
                </c:pt>
                <c:pt idx="934">
                  <c:v>43039</c:v>
                </c:pt>
                <c:pt idx="935">
                  <c:v>43040</c:v>
                </c:pt>
                <c:pt idx="936">
                  <c:v>43041</c:v>
                </c:pt>
                <c:pt idx="937">
                  <c:v>43042</c:v>
                </c:pt>
                <c:pt idx="938">
                  <c:v>43045</c:v>
                </c:pt>
                <c:pt idx="939">
                  <c:v>43046</c:v>
                </c:pt>
                <c:pt idx="940">
                  <c:v>43047</c:v>
                </c:pt>
                <c:pt idx="941">
                  <c:v>43048</c:v>
                </c:pt>
                <c:pt idx="942">
                  <c:v>43049</c:v>
                </c:pt>
                <c:pt idx="943">
                  <c:v>43052</c:v>
                </c:pt>
                <c:pt idx="944">
                  <c:v>43053</c:v>
                </c:pt>
                <c:pt idx="945">
                  <c:v>43054</c:v>
                </c:pt>
                <c:pt idx="946">
                  <c:v>43055</c:v>
                </c:pt>
                <c:pt idx="947">
                  <c:v>43056</c:v>
                </c:pt>
                <c:pt idx="948">
                  <c:v>43059</c:v>
                </c:pt>
                <c:pt idx="949">
                  <c:v>43060</c:v>
                </c:pt>
                <c:pt idx="950">
                  <c:v>43061</c:v>
                </c:pt>
                <c:pt idx="951">
                  <c:v>43062</c:v>
                </c:pt>
                <c:pt idx="952">
                  <c:v>43063</c:v>
                </c:pt>
                <c:pt idx="953">
                  <c:v>43066</c:v>
                </c:pt>
                <c:pt idx="954">
                  <c:v>43067</c:v>
                </c:pt>
                <c:pt idx="955">
                  <c:v>43068</c:v>
                </c:pt>
                <c:pt idx="956">
                  <c:v>43069</c:v>
                </c:pt>
                <c:pt idx="957">
                  <c:v>43070</c:v>
                </c:pt>
                <c:pt idx="958">
                  <c:v>43073</c:v>
                </c:pt>
                <c:pt idx="959">
                  <c:v>43074</c:v>
                </c:pt>
                <c:pt idx="960">
                  <c:v>43075</c:v>
                </c:pt>
                <c:pt idx="961">
                  <c:v>43076</c:v>
                </c:pt>
                <c:pt idx="962">
                  <c:v>43077</c:v>
                </c:pt>
                <c:pt idx="963">
                  <c:v>43080</c:v>
                </c:pt>
                <c:pt idx="964">
                  <c:v>43081</c:v>
                </c:pt>
                <c:pt idx="965">
                  <c:v>43082</c:v>
                </c:pt>
                <c:pt idx="966">
                  <c:v>43083</c:v>
                </c:pt>
                <c:pt idx="967">
                  <c:v>43084</c:v>
                </c:pt>
                <c:pt idx="968">
                  <c:v>43087</c:v>
                </c:pt>
                <c:pt idx="969">
                  <c:v>43088</c:v>
                </c:pt>
                <c:pt idx="970">
                  <c:v>43089</c:v>
                </c:pt>
                <c:pt idx="971">
                  <c:v>43090</c:v>
                </c:pt>
                <c:pt idx="972">
                  <c:v>43091</c:v>
                </c:pt>
                <c:pt idx="973">
                  <c:v>43094</c:v>
                </c:pt>
                <c:pt idx="974">
                  <c:v>43095</c:v>
                </c:pt>
                <c:pt idx="975">
                  <c:v>43096</c:v>
                </c:pt>
                <c:pt idx="976">
                  <c:v>43097</c:v>
                </c:pt>
                <c:pt idx="977">
                  <c:v>43098</c:v>
                </c:pt>
                <c:pt idx="978">
                  <c:v>43102</c:v>
                </c:pt>
                <c:pt idx="979">
                  <c:v>43103</c:v>
                </c:pt>
                <c:pt idx="980">
                  <c:v>43104</c:v>
                </c:pt>
                <c:pt idx="981">
                  <c:v>43105</c:v>
                </c:pt>
                <c:pt idx="982">
                  <c:v>43108</c:v>
                </c:pt>
                <c:pt idx="983">
                  <c:v>43109</c:v>
                </c:pt>
                <c:pt idx="984">
                  <c:v>43110</c:v>
                </c:pt>
                <c:pt idx="985">
                  <c:v>43111</c:v>
                </c:pt>
                <c:pt idx="986">
                  <c:v>43112</c:v>
                </c:pt>
                <c:pt idx="987">
                  <c:v>43115</c:v>
                </c:pt>
                <c:pt idx="988">
                  <c:v>43116</c:v>
                </c:pt>
                <c:pt idx="989">
                  <c:v>43117</c:v>
                </c:pt>
                <c:pt idx="990">
                  <c:v>43118</c:v>
                </c:pt>
                <c:pt idx="991">
                  <c:v>43119</c:v>
                </c:pt>
                <c:pt idx="992">
                  <c:v>43122</c:v>
                </c:pt>
                <c:pt idx="993">
                  <c:v>43123</c:v>
                </c:pt>
                <c:pt idx="994">
                  <c:v>43125</c:v>
                </c:pt>
                <c:pt idx="995">
                  <c:v>43126</c:v>
                </c:pt>
                <c:pt idx="996">
                  <c:v>43129</c:v>
                </c:pt>
                <c:pt idx="997">
                  <c:v>43130</c:v>
                </c:pt>
                <c:pt idx="998">
                  <c:v>43131</c:v>
                </c:pt>
                <c:pt idx="999">
                  <c:v>43132</c:v>
                </c:pt>
                <c:pt idx="1000">
                  <c:v>43133</c:v>
                </c:pt>
                <c:pt idx="1001">
                  <c:v>43136</c:v>
                </c:pt>
                <c:pt idx="1002">
                  <c:v>43137</c:v>
                </c:pt>
                <c:pt idx="1003">
                  <c:v>43138</c:v>
                </c:pt>
                <c:pt idx="1004">
                  <c:v>43139</c:v>
                </c:pt>
                <c:pt idx="1005">
                  <c:v>43140</c:v>
                </c:pt>
                <c:pt idx="1006">
                  <c:v>43143</c:v>
                </c:pt>
                <c:pt idx="1007">
                  <c:v>43144</c:v>
                </c:pt>
                <c:pt idx="1008">
                  <c:v>43152</c:v>
                </c:pt>
                <c:pt idx="1009">
                  <c:v>43153</c:v>
                </c:pt>
                <c:pt idx="1010">
                  <c:v>43154</c:v>
                </c:pt>
                <c:pt idx="1011">
                  <c:v>43157</c:v>
                </c:pt>
                <c:pt idx="1012">
                  <c:v>43158</c:v>
                </c:pt>
                <c:pt idx="1013">
                  <c:v>43159</c:v>
                </c:pt>
                <c:pt idx="1014">
                  <c:v>43160</c:v>
                </c:pt>
                <c:pt idx="1015">
                  <c:v>43161</c:v>
                </c:pt>
                <c:pt idx="1016">
                  <c:v>43164</c:v>
                </c:pt>
                <c:pt idx="1017">
                  <c:v>43165</c:v>
                </c:pt>
                <c:pt idx="1018">
                  <c:v>43166</c:v>
                </c:pt>
                <c:pt idx="1019">
                  <c:v>43167</c:v>
                </c:pt>
                <c:pt idx="1020">
                  <c:v>43168</c:v>
                </c:pt>
                <c:pt idx="1021">
                  <c:v>43171</c:v>
                </c:pt>
                <c:pt idx="1022">
                  <c:v>43172</c:v>
                </c:pt>
                <c:pt idx="1023">
                  <c:v>43173</c:v>
                </c:pt>
                <c:pt idx="1024">
                  <c:v>43174</c:v>
                </c:pt>
                <c:pt idx="1025">
                  <c:v>43175</c:v>
                </c:pt>
                <c:pt idx="1026">
                  <c:v>43178</c:v>
                </c:pt>
                <c:pt idx="1027">
                  <c:v>43179</c:v>
                </c:pt>
                <c:pt idx="1028">
                  <c:v>43180</c:v>
                </c:pt>
                <c:pt idx="1029">
                  <c:v>43181</c:v>
                </c:pt>
                <c:pt idx="1030">
                  <c:v>43182</c:v>
                </c:pt>
                <c:pt idx="1031">
                  <c:v>43185</c:v>
                </c:pt>
                <c:pt idx="1032">
                  <c:v>43186</c:v>
                </c:pt>
                <c:pt idx="1033">
                  <c:v>43187</c:v>
                </c:pt>
                <c:pt idx="1034">
                  <c:v>43188</c:v>
                </c:pt>
                <c:pt idx="1035">
                  <c:v>43189</c:v>
                </c:pt>
                <c:pt idx="1036">
                  <c:v>43192</c:v>
                </c:pt>
                <c:pt idx="1037">
                  <c:v>43193</c:v>
                </c:pt>
                <c:pt idx="1038">
                  <c:v>43194</c:v>
                </c:pt>
                <c:pt idx="1039">
                  <c:v>43195</c:v>
                </c:pt>
                <c:pt idx="1040">
                  <c:v>43196</c:v>
                </c:pt>
                <c:pt idx="1041">
                  <c:v>43199</c:v>
                </c:pt>
                <c:pt idx="1042">
                  <c:v>43200</c:v>
                </c:pt>
                <c:pt idx="1043">
                  <c:v>43201</c:v>
                </c:pt>
                <c:pt idx="1044">
                  <c:v>43202</c:v>
                </c:pt>
                <c:pt idx="1045">
                  <c:v>43203</c:v>
                </c:pt>
                <c:pt idx="1046">
                  <c:v>43206</c:v>
                </c:pt>
                <c:pt idx="1047">
                  <c:v>43207</c:v>
                </c:pt>
                <c:pt idx="1048">
                  <c:v>43208</c:v>
                </c:pt>
                <c:pt idx="1049">
                  <c:v>43209</c:v>
                </c:pt>
                <c:pt idx="1050">
                  <c:v>43210</c:v>
                </c:pt>
                <c:pt idx="1051">
                  <c:v>43213</c:v>
                </c:pt>
                <c:pt idx="1052">
                  <c:v>43214</c:v>
                </c:pt>
                <c:pt idx="1053">
                  <c:v>43216</c:v>
                </c:pt>
                <c:pt idx="1054">
                  <c:v>43217</c:v>
                </c:pt>
                <c:pt idx="1055">
                  <c:v>43222</c:v>
                </c:pt>
                <c:pt idx="1056">
                  <c:v>43223</c:v>
                </c:pt>
                <c:pt idx="1057">
                  <c:v>43224</c:v>
                </c:pt>
                <c:pt idx="1058">
                  <c:v>43227</c:v>
                </c:pt>
                <c:pt idx="1059">
                  <c:v>43228</c:v>
                </c:pt>
                <c:pt idx="1060">
                  <c:v>43229</c:v>
                </c:pt>
                <c:pt idx="1061">
                  <c:v>43230</c:v>
                </c:pt>
                <c:pt idx="1062">
                  <c:v>43231</c:v>
                </c:pt>
                <c:pt idx="1063">
                  <c:v>43234</c:v>
                </c:pt>
                <c:pt idx="1064">
                  <c:v>43235</c:v>
                </c:pt>
                <c:pt idx="1065">
                  <c:v>43236</c:v>
                </c:pt>
                <c:pt idx="1066">
                  <c:v>43237</c:v>
                </c:pt>
                <c:pt idx="1067">
                  <c:v>43238</c:v>
                </c:pt>
                <c:pt idx="1068">
                  <c:v>43241</c:v>
                </c:pt>
                <c:pt idx="1069">
                  <c:v>43242</c:v>
                </c:pt>
                <c:pt idx="1070">
                  <c:v>43243</c:v>
                </c:pt>
                <c:pt idx="1071">
                  <c:v>43244</c:v>
                </c:pt>
                <c:pt idx="1072">
                  <c:v>43245</c:v>
                </c:pt>
                <c:pt idx="1073">
                  <c:v>43248</c:v>
                </c:pt>
                <c:pt idx="1074">
                  <c:v>43249</c:v>
                </c:pt>
                <c:pt idx="1075">
                  <c:v>43250</c:v>
                </c:pt>
                <c:pt idx="1076">
                  <c:v>43251</c:v>
                </c:pt>
                <c:pt idx="1077">
                  <c:v>43252</c:v>
                </c:pt>
                <c:pt idx="1078">
                  <c:v>43255</c:v>
                </c:pt>
                <c:pt idx="1079">
                  <c:v>43256</c:v>
                </c:pt>
                <c:pt idx="1080">
                  <c:v>43257</c:v>
                </c:pt>
                <c:pt idx="1081">
                  <c:v>43258</c:v>
                </c:pt>
                <c:pt idx="1082">
                  <c:v>43259</c:v>
                </c:pt>
                <c:pt idx="1083">
                  <c:v>43262</c:v>
                </c:pt>
                <c:pt idx="1084">
                  <c:v>43263</c:v>
                </c:pt>
                <c:pt idx="1085">
                  <c:v>43264</c:v>
                </c:pt>
                <c:pt idx="1086">
                  <c:v>43265</c:v>
                </c:pt>
                <c:pt idx="1087">
                  <c:v>43266</c:v>
                </c:pt>
                <c:pt idx="1088">
                  <c:v>43269</c:v>
                </c:pt>
                <c:pt idx="1089">
                  <c:v>43270</c:v>
                </c:pt>
                <c:pt idx="1090">
                  <c:v>43271</c:v>
                </c:pt>
                <c:pt idx="1091">
                  <c:v>43272</c:v>
                </c:pt>
                <c:pt idx="1092">
                  <c:v>43273</c:v>
                </c:pt>
                <c:pt idx="1093">
                  <c:v>43276</c:v>
                </c:pt>
                <c:pt idx="1094">
                  <c:v>43277</c:v>
                </c:pt>
                <c:pt idx="1095">
                  <c:v>43278</c:v>
                </c:pt>
                <c:pt idx="1096">
                  <c:v>43279</c:v>
                </c:pt>
                <c:pt idx="1097">
                  <c:v>43280</c:v>
                </c:pt>
                <c:pt idx="1098">
                  <c:v>43283</c:v>
                </c:pt>
                <c:pt idx="1099">
                  <c:v>43284</c:v>
                </c:pt>
                <c:pt idx="1100">
                  <c:v>43285</c:v>
                </c:pt>
                <c:pt idx="1101">
                  <c:v>43286</c:v>
                </c:pt>
                <c:pt idx="1102">
                  <c:v>43287</c:v>
                </c:pt>
                <c:pt idx="1103">
                  <c:v>43290</c:v>
                </c:pt>
                <c:pt idx="1104">
                  <c:v>43291</c:v>
                </c:pt>
                <c:pt idx="1105">
                  <c:v>43292</c:v>
                </c:pt>
                <c:pt idx="1106">
                  <c:v>43293</c:v>
                </c:pt>
                <c:pt idx="1107">
                  <c:v>43294</c:v>
                </c:pt>
                <c:pt idx="1108">
                  <c:v>43297</c:v>
                </c:pt>
                <c:pt idx="1109">
                  <c:v>43298</c:v>
                </c:pt>
                <c:pt idx="1110">
                  <c:v>43299</c:v>
                </c:pt>
                <c:pt idx="1111">
                  <c:v>43300</c:v>
                </c:pt>
                <c:pt idx="1112">
                  <c:v>43301</c:v>
                </c:pt>
                <c:pt idx="1113">
                  <c:v>43304</c:v>
                </c:pt>
                <c:pt idx="1114">
                  <c:v>43305</c:v>
                </c:pt>
                <c:pt idx="1115">
                  <c:v>43306</c:v>
                </c:pt>
                <c:pt idx="1116">
                  <c:v>43307</c:v>
                </c:pt>
                <c:pt idx="1117">
                  <c:v>43308</c:v>
                </c:pt>
                <c:pt idx="1118">
                  <c:v>43311</c:v>
                </c:pt>
                <c:pt idx="1119">
                  <c:v>43312</c:v>
                </c:pt>
                <c:pt idx="1120">
                  <c:v>43313</c:v>
                </c:pt>
                <c:pt idx="1121">
                  <c:v>43314</c:v>
                </c:pt>
                <c:pt idx="1122">
                  <c:v>43315</c:v>
                </c:pt>
                <c:pt idx="1123">
                  <c:v>43318</c:v>
                </c:pt>
                <c:pt idx="1124">
                  <c:v>43319</c:v>
                </c:pt>
                <c:pt idx="1125">
                  <c:v>43320</c:v>
                </c:pt>
                <c:pt idx="1126">
                  <c:v>43321</c:v>
                </c:pt>
                <c:pt idx="1127">
                  <c:v>43322</c:v>
                </c:pt>
                <c:pt idx="1128">
                  <c:v>43325</c:v>
                </c:pt>
                <c:pt idx="1129">
                  <c:v>43326</c:v>
                </c:pt>
                <c:pt idx="1130">
                  <c:v>43327</c:v>
                </c:pt>
                <c:pt idx="1131">
                  <c:v>43328</c:v>
                </c:pt>
                <c:pt idx="1132">
                  <c:v>43329</c:v>
                </c:pt>
                <c:pt idx="1133">
                  <c:v>43332</c:v>
                </c:pt>
                <c:pt idx="1134">
                  <c:v>43333</c:v>
                </c:pt>
                <c:pt idx="1135">
                  <c:v>43334</c:v>
                </c:pt>
                <c:pt idx="1136">
                  <c:v>43335</c:v>
                </c:pt>
                <c:pt idx="1137">
                  <c:v>43336</c:v>
                </c:pt>
                <c:pt idx="1138">
                  <c:v>43339</c:v>
                </c:pt>
                <c:pt idx="1139">
                  <c:v>43340</c:v>
                </c:pt>
                <c:pt idx="1140">
                  <c:v>43341</c:v>
                </c:pt>
                <c:pt idx="1141">
                  <c:v>43342</c:v>
                </c:pt>
                <c:pt idx="1142">
                  <c:v>43343</c:v>
                </c:pt>
                <c:pt idx="1143">
                  <c:v>43347</c:v>
                </c:pt>
                <c:pt idx="1144">
                  <c:v>43348</c:v>
                </c:pt>
                <c:pt idx="1145">
                  <c:v>43349</c:v>
                </c:pt>
                <c:pt idx="1146">
                  <c:v>43350</c:v>
                </c:pt>
                <c:pt idx="1147">
                  <c:v>43353</c:v>
                </c:pt>
                <c:pt idx="1148">
                  <c:v>43354</c:v>
                </c:pt>
                <c:pt idx="1149">
                  <c:v>43355</c:v>
                </c:pt>
                <c:pt idx="1150">
                  <c:v>43356</c:v>
                </c:pt>
                <c:pt idx="1151">
                  <c:v>43357</c:v>
                </c:pt>
                <c:pt idx="1152">
                  <c:v>43360</c:v>
                </c:pt>
                <c:pt idx="1153">
                  <c:v>43361</c:v>
                </c:pt>
                <c:pt idx="1154">
                  <c:v>43362</c:v>
                </c:pt>
                <c:pt idx="1155">
                  <c:v>43363</c:v>
                </c:pt>
                <c:pt idx="1156">
                  <c:v>43364</c:v>
                </c:pt>
                <c:pt idx="1157">
                  <c:v>43367</c:v>
                </c:pt>
                <c:pt idx="1158">
                  <c:v>43368</c:v>
                </c:pt>
                <c:pt idx="1159">
                  <c:v>43369</c:v>
                </c:pt>
                <c:pt idx="1160">
                  <c:v>43370</c:v>
                </c:pt>
                <c:pt idx="1161">
                  <c:v>43371</c:v>
                </c:pt>
                <c:pt idx="1162">
                  <c:v>43374</c:v>
                </c:pt>
                <c:pt idx="1163">
                  <c:v>43375</c:v>
                </c:pt>
                <c:pt idx="1164">
                  <c:v>43376</c:v>
                </c:pt>
                <c:pt idx="1165">
                  <c:v>43377</c:v>
                </c:pt>
                <c:pt idx="1166">
                  <c:v>43378</c:v>
                </c:pt>
                <c:pt idx="1167">
                  <c:v>43381</c:v>
                </c:pt>
                <c:pt idx="1168">
                  <c:v>43382</c:v>
                </c:pt>
                <c:pt idx="1169">
                  <c:v>43383</c:v>
                </c:pt>
                <c:pt idx="1170">
                  <c:v>43384</c:v>
                </c:pt>
                <c:pt idx="1171">
                  <c:v>43385</c:v>
                </c:pt>
                <c:pt idx="1172">
                  <c:v>43388</c:v>
                </c:pt>
                <c:pt idx="1173">
                  <c:v>43389</c:v>
                </c:pt>
                <c:pt idx="1174">
                  <c:v>43390</c:v>
                </c:pt>
                <c:pt idx="1175">
                  <c:v>43391</c:v>
                </c:pt>
                <c:pt idx="1176">
                  <c:v>43392</c:v>
                </c:pt>
                <c:pt idx="1177">
                  <c:v>43395</c:v>
                </c:pt>
                <c:pt idx="1178">
                  <c:v>43396</c:v>
                </c:pt>
                <c:pt idx="1179">
                  <c:v>43397</c:v>
                </c:pt>
                <c:pt idx="1180">
                  <c:v>43398</c:v>
                </c:pt>
                <c:pt idx="1181">
                  <c:v>43399</c:v>
                </c:pt>
                <c:pt idx="1182">
                  <c:v>43402</c:v>
                </c:pt>
                <c:pt idx="1183">
                  <c:v>43403</c:v>
                </c:pt>
                <c:pt idx="1184">
                  <c:v>43404</c:v>
                </c:pt>
                <c:pt idx="1185">
                  <c:v>43405</c:v>
                </c:pt>
                <c:pt idx="1186">
                  <c:v>43406</c:v>
                </c:pt>
                <c:pt idx="1187">
                  <c:v>43409</c:v>
                </c:pt>
                <c:pt idx="1188">
                  <c:v>43410</c:v>
                </c:pt>
                <c:pt idx="1189">
                  <c:v>43411</c:v>
                </c:pt>
                <c:pt idx="1190">
                  <c:v>43412</c:v>
                </c:pt>
                <c:pt idx="1191">
                  <c:v>43413</c:v>
                </c:pt>
                <c:pt idx="1192">
                  <c:v>43416</c:v>
                </c:pt>
                <c:pt idx="1193">
                  <c:v>43417</c:v>
                </c:pt>
                <c:pt idx="1194">
                  <c:v>43418</c:v>
                </c:pt>
                <c:pt idx="1195">
                  <c:v>43419</c:v>
                </c:pt>
                <c:pt idx="1196">
                  <c:v>43420</c:v>
                </c:pt>
                <c:pt idx="1197">
                  <c:v>43423</c:v>
                </c:pt>
                <c:pt idx="1198">
                  <c:v>43424</c:v>
                </c:pt>
                <c:pt idx="1199">
                  <c:v>43425</c:v>
                </c:pt>
                <c:pt idx="1200">
                  <c:v>43426</c:v>
                </c:pt>
                <c:pt idx="1201">
                  <c:v>43427</c:v>
                </c:pt>
                <c:pt idx="1202">
                  <c:v>43430</c:v>
                </c:pt>
                <c:pt idx="1203">
                  <c:v>43431</c:v>
                </c:pt>
                <c:pt idx="1204">
                  <c:v>43432</c:v>
                </c:pt>
                <c:pt idx="1205">
                  <c:v>43433</c:v>
                </c:pt>
                <c:pt idx="1206">
                  <c:v>43434</c:v>
                </c:pt>
                <c:pt idx="1207">
                  <c:v>43437</c:v>
                </c:pt>
                <c:pt idx="1208">
                  <c:v>43438</c:v>
                </c:pt>
                <c:pt idx="1209">
                  <c:v>43439</c:v>
                </c:pt>
                <c:pt idx="1210">
                  <c:v>43440</c:v>
                </c:pt>
                <c:pt idx="1211">
                  <c:v>43441</c:v>
                </c:pt>
                <c:pt idx="1212">
                  <c:v>43444</c:v>
                </c:pt>
                <c:pt idx="1213">
                  <c:v>43445</c:v>
                </c:pt>
                <c:pt idx="1214">
                  <c:v>43446</c:v>
                </c:pt>
                <c:pt idx="1215">
                  <c:v>43447</c:v>
                </c:pt>
                <c:pt idx="1216">
                  <c:v>43448</c:v>
                </c:pt>
                <c:pt idx="1217">
                  <c:v>43451</c:v>
                </c:pt>
                <c:pt idx="1218">
                  <c:v>43452</c:v>
                </c:pt>
                <c:pt idx="1219">
                  <c:v>43453</c:v>
                </c:pt>
                <c:pt idx="1220">
                  <c:v>43454</c:v>
                </c:pt>
                <c:pt idx="1221">
                  <c:v>43455</c:v>
                </c:pt>
                <c:pt idx="1222">
                  <c:v>43458</c:v>
                </c:pt>
                <c:pt idx="1223">
                  <c:v>43459</c:v>
                </c:pt>
                <c:pt idx="1224">
                  <c:v>43460</c:v>
                </c:pt>
                <c:pt idx="1225">
                  <c:v>43461</c:v>
                </c:pt>
                <c:pt idx="1226">
                  <c:v>43462</c:v>
                </c:pt>
                <c:pt idx="1227">
                  <c:v>43467</c:v>
                </c:pt>
                <c:pt idx="1228">
                  <c:v>43468</c:v>
                </c:pt>
                <c:pt idx="1229">
                  <c:v>43469</c:v>
                </c:pt>
                <c:pt idx="1230">
                  <c:v>43472</c:v>
                </c:pt>
                <c:pt idx="1231">
                  <c:v>43473</c:v>
                </c:pt>
                <c:pt idx="1232">
                  <c:v>43474</c:v>
                </c:pt>
                <c:pt idx="1233">
                  <c:v>43475</c:v>
                </c:pt>
                <c:pt idx="1234">
                  <c:v>43476</c:v>
                </c:pt>
                <c:pt idx="1235">
                  <c:v>43479</c:v>
                </c:pt>
                <c:pt idx="1236">
                  <c:v>43480</c:v>
                </c:pt>
                <c:pt idx="1237">
                  <c:v>43481</c:v>
                </c:pt>
                <c:pt idx="1238">
                  <c:v>43482</c:v>
                </c:pt>
                <c:pt idx="1239">
                  <c:v>43483</c:v>
                </c:pt>
                <c:pt idx="1240">
                  <c:v>43486</c:v>
                </c:pt>
                <c:pt idx="1241">
                  <c:v>43487</c:v>
                </c:pt>
                <c:pt idx="1242">
                  <c:v>43488</c:v>
                </c:pt>
                <c:pt idx="1243">
                  <c:v>43489</c:v>
                </c:pt>
                <c:pt idx="1244">
                  <c:v>43490</c:v>
                </c:pt>
                <c:pt idx="1245">
                  <c:v>43493</c:v>
                </c:pt>
                <c:pt idx="1246">
                  <c:v>43494</c:v>
                </c:pt>
                <c:pt idx="1247">
                  <c:v>43495</c:v>
                </c:pt>
                <c:pt idx="1248">
                  <c:v>43496</c:v>
                </c:pt>
                <c:pt idx="1249">
                  <c:v>43497</c:v>
                </c:pt>
                <c:pt idx="1250">
                  <c:v>43507</c:v>
                </c:pt>
                <c:pt idx="1251">
                  <c:v>43508</c:v>
                </c:pt>
                <c:pt idx="1252">
                  <c:v>43509</c:v>
                </c:pt>
                <c:pt idx="1253">
                  <c:v>43510</c:v>
                </c:pt>
                <c:pt idx="1254">
                  <c:v>43511</c:v>
                </c:pt>
                <c:pt idx="1255">
                  <c:v>43514</c:v>
                </c:pt>
                <c:pt idx="1256">
                  <c:v>43515</c:v>
                </c:pt>
                <c:pt idx="1257">
                  <c:v>43516</c:v>
                </c:pt>
                <c:pt idx="1258">
                  <c:v>43517</c:v>
                </c:pt>
                <c:pt idx="1259">
                  <c:v>43518</c:v>
                </c:pt>
                <c:pt idx="1260">
                  <c:v>43521</c:v>
                </c:pt>
                <c:pt idx="1261">
                  <c:v>43522</c:v>
                </c:pt>
                <c:pt idx="1262">
                  <c:v>43523</c:v>
                </c:pt>
                <c:pt idx="1263">
                  <c:v>43524</c:v>
                </c:pt>
                <c:pt idx="1264">
                  <c:v>43525</c:v>
                </c:pt>
                <c:pt idx="1265">
                  <c:v>43528</c:v>
                </c:pt>
                <c:pt idx="1266">
                  <c:v>43529</c:v>
                </c:pt>
                <c:pt idx="1267">
                  <c:v>43530</c:v>
                </c:pt>
                <c:pt idx="1268">
                  <c:v>43531</c:v>
                </c:pt>
                <c:pt idx="1269">
                  <c:v>43532</c:v>
                </c:pt>
                <c:pt idx="1270">
                  <c:v>43535</c:v>
                </c:pt>
                <c:pt idx="1271">
                  <c:v>43536</c:v>
                </c:pt>
                <c:pt idx="1272">
                  <c:v>43537</c:v>
                </c:pt>
                <c:pt idx="1273">
                  <c:v>43538</c:v>
                </c:pt>
                <c:pt idx="1274">
                  <c:v>43539</c:v>
                </c:pt>
                <c:pt idx="1275">
                  <c:v>43542</c:v>
                </c:pt>
                <c:pt idx="1276">
                  <c:v>43543</c:v>
                </c:pt>
                <c:pt idx="1277">
                  <c:v>43544</c:v>
                </c:pt>
                <c:pt idx="1278">
                  <c:v>43545</c:v>
                </c:pt>
                <c:pt idx="1279">
                  <c:v>43546</c:v>
                </c:pt>
                <c:pt idx="1280">
                  <c:v>43549</c:v>
                </c:pt>
                <c:pt idx="1281">
                  <c:v>43550</c:v>
                </c:pt>
                <c:pt idx="1282">
                  <c:v>43551</c:v>
                </c:pt>
                <c:pt idx="1283">
                  <c:v>43552</c:v>
                </c:pt>
                <c:pt idx="1284">
                  <c:v>43553</c:v>
                </c:pt>
                <c:pt idx="1285">
                  <c:v>43556</c:v>
                </c:pt>
                <c:pt idx="1286">
                  <c:v>43557</c:v>
                </c:pt>
                <c:pt idx="1287">
                  <c:v>43558</c:v>
                </c:pt>
                <c:pt idx="1288">
                  <c:v>43559</c:v>
                </c:pt>
                <c:pt idx="1289">
                  <c:v>43560</c:v>
                </c:pt>
                <c:pt idx="1290">
                  <c:v>43563</c:v>
                </c:pt>
                <c:pt idx="1291">
                  <c:v>43564</c:v>
                </c:pt>
                <c:pt idx="1292">
                  <c:v>43565</c:v>
                </c:pt>
                <c:pt idx="1293">
                  <c:v>43566</c:v>
                </c:pt>
                <c:pt idx="1294">
                  <c:v>43567</c:v>
                </c:pt>
                <c:pt idx="1295">
                  <c:v>43571</c:v>
                </c:pt>
                <c:pt idx="1296">
                  <c:v>43572</c:v>
                </c:pt>
                <c:pt idx="1297">
                  <c:v>43573</c:v>
                </c:pt>
                <c:pt idx="1298">
                  <c:v>43574</c:v>
                </c:pt>
                <c:pt idx="1299">
                  <c:v>43577</c:v>
                </c:pt>
                <c:pt idx="1300">
                  <c:v>43578</c:v>
                </c:pt>
                <c:pt idx="1301">
                  <c:v>43579</c:v>
                </c:pt>
                <c:pt idx="1302">
                  <c:v>43580</c:v>
                </c:pt>
                <c:pt idx="1303">
                  <c:v>43581</c:v>
                </c:pt>
                <c:pt idx="1304">
                  <c:v>43587</c:v>
                </c:pt>
                <c:pt idx="1305">
                  <c:v>43588</c:v>
                </c:pt>
                <c:pt idx="1306">
                  <c:v>43591</c:v>
                </c:pt>
                <c:pt idx="1307">
                  <c:v>43592</c:v>
                </c:pt>
                <c:pt idx="1308">
                  <c:v>43593</c:v>
                </c:pt>
                <c:pt idx="1309">
                  <c:v>43594</c:v>
                </c:pt>
                <c:pt idx="1310">
                  <c:v>43595</c:v>
                </c:pt>
                <c:pt idx="1311">
                  <c:v>43598</c:v>
                </c:pt>
                <c:pt idx="1312">
                  <c:v>43599</c:v>
                </c:pt>
                <c:pt idx="1313">
                  <c:v>43600</c:v>
                </c:pt>
                <c:pt idx="1314">
                  <c:v>43601</c:v>
                </c:pt>
                <c:pt idx="1315">
                  <c:v>43602</c:v>
                </c:pt>
                <c:pt idx="1316">
                  <c:v>43605</c:v>
                </c:pt>
                <c:pt idx="1317">
                  <c:v>43606</c:v>
                </c:pt>
                <c:pt idx="1318">
                  <c:v>43607</c:v>
                </c:pt>
                <c:pt idx="1319">
                  <c:v>43608</c:v>
                </c:pt>
                <c:pt idx="1320">
                  <c:v>43609</c:v>
                </c:pt>
                <c:pt idx="1321">
                  <c:v>43612</c:v>
                </c:pt>
                <c:pt idx="1322">
                  <c:v>43613</c:v>
                </c:pt>
                <c:pt idx="1323">
                  <c:v>43614</c:v>
                </c:pt>
                <c:pt idx="1324">
                  <c:v>43615</c:v>
                </c:pt>
                <c:pt idx="1325">
                  <c:v>43616</c:v>
                </c:pt>
                <c:pt idx="1326">
                  <c:v>43619</c:v>
                </c:pt>
                <c:pt idx="1327">
                  <c:v>43620</c:v>
                </c:pt>
                <c:pt idx="1328">
                  <c:v>43621</c:v>
                </c:pt>
                <c:pt idx="1329">
                  <c:v>43622</c:v>
                </c:pt>
                <c:pt idx="1330">
                  <c:v>43623</c:v>
                </c:pt>
                <c:pt idx="1331">
                  <c:v>43626</c:v>
                </c:pt>
                <c:pt idx="1332">
                  <c:v>43627</c:v>
                </c:pt>
                <c:pt idx="1333">
                  <c:v>43628</c:v>
                </c:pt>
                <c:pt idx="1334">
                  <c:v>43629</c:v>
                </c:pt>
                <c:pt idx="1335">
                  <c:v>43630</c:v>
                </c:pt>
                <c:pt idx="1336">
                  <c:v>43633</c:v>
                </c:pt>
                <c:pt idx="1337">
                  <c:v>43634</c:v>
                </c:pt>
                <c:pt idx="1338">
                  <c:v>43635</c:v>
                </c:pt>
                <c:pt idx="1339">
                  <c:v>43636</c:v>
                </c:pt>
                <c:pt idx="1340">
                  <c:v>43637</c:v>
                </c:pt>
                <c:pt idx="1341">
                  <c:v>43640</c:v>
                </c:pt>
                <c:pt idx="1342">
                  <c:v>43641</c:v>
                </c:pt>
                <c:pt idx="1343">
                  <c:v>43642</c:v>
                </c:pt>
                <c:pt idx="1344">
                  <c:v>43643</c:v>
                </c:pt>
                <c:pt idx="1345">
                  <c:v>43644</c:v>
                </c:pt>
                <c:pt idx="1346">
                  <c:v>43647</c:v>
                </c:pt>
                <c:pt idx="1347">
                  <c:v>43648</c:v>
                </c:pt>
                <c:pt idx="1348">
                  <c:v>43649</c:v>
                </c:pt>
                <c:pt idx="1349">
                  <c:v>43650</c:v>
                </c:pt>
                <c:pt idx="1350">
                  <c:v>43651</c:v>
                </c:pt>
                <c:pt idx="1351">
                  <c:v>43654</c:v>
                </c:pt>
                <c:pt idx="1352">
                  <c:v>43655</c:v>
                </c:pt>
                <c:pt idx="1353">
                  <c:v>43656</c:v>
                </c:pt>
                <c:pt idx="1354">
                  <c:v>43657</c:v>
                </c:pt>
                <c:pt idx="1355">
                  <c:v>43658</c:v>
                </c:pt>
                <c:pt idx="1356">
                  <c:v>43661</c:v>
                </c:pt>
                <c:pt idx="1357">
                  <c:v>43662</c:v>
                </c:pt>
                <c:pt idx="1358">
                  <c:v>43663</c:v>
                </c:pt>
                <c:pt idx="1359">
                  <c:v>43664</c:v>
                </c:pt>
                <c:pt idx="1360">
                  <c:v>43665</c:v>
                </c:pt>
                <c:pt idx="1361">
                  <c:v>43668</c:v>
                </c:pt>
                <c:pt idx="1362">
                  <c:v>43669</c:v>
                </c:pt>
                <c:pt idx="1363">
                  <c:v>43670</c:v>
                </c:pt>
                <c:pt idx="1364">
                  <c:v>43671</c:v>
                </c:pt>
                <c:pt idx="1365">
                  <c:v>43672</c:v>
                </c:pt>
                <c:pt idx="1366">
                  <c:v>43675</c:v>
                </c:pt>
                <c:pt idx="1367">
                  <c:v>43676</c:v>
                </c:pt>
                <c:pt idx="1368">
                  <c:v>43677</c:v>
                </c:pt>
                <c:pt idx="1369">
                  <c:v>43678</c:v>
                </c:pt>
                <c:pt idx="1370">
                  <c:v>43679</c:v>
                </c:pt>
                <c:pt idx="1371">
                  <c:v>43682</c:v>
                </c:pt>
                <c:pt idx="1372">
                  <c:v>43683</c:v>
                </c:pt>
                <c:pt idx="1373">
                  <c:v>43684</c:v>
                </c:pt>
                <c:pt idx="1374">
                  <c:v>43685</c:v>
                </c:pt>
                <c:pt idx="1375">
                  <c:v>43686</c:v>
                </c:pt>
                <c:pt idx="1376">
                  <c:v>43689</c:v>
                </c:pt>
                <c:pt idx="1377">
                  <c:v>43690</c:v>
                </c:pt>
                <c:pt idx="1378">
                  <c:v>43691</c:v>
                </c:pt>
                <c:pt idx="1379">
                  <c:v>43692</c:v>
                </c:pt>
                <c:pt idx="1380">
                  <c:v>43693</c:v>
                </c:pt>
                <c:pt idx="1381">
                  <c:v>43696</c:v>
                </c:pt>
                <c:pt idx="1382">
                  <c:v>43697</c:v>
                </c:pt>
                <c:pt idx="1383">
                  <c:v>43698</c:v>
                </c:pt>
                <c:pt idx="1384">
                  <c:v>43699</c:v>
                </c:pt>
                <c:pt idx="1385">
                  <c:v>43700</c:v>
                </c:pt>
                <c:pt idx="1386">
                  <c:v>43703</c:v>
                </c:pt>
                <c:pt idx="1387">
                  <c:v>43704</c:v>
                </c:pt>
                <c:pt idx="1388">
                  <c:v>43705</c:v>
                </c:pt>
                <c:pt idx="1389">
                  <c:v>43706</c:v>
                </c:pt>
                <c:pt idx="1390">
                  <c:v>43707</c:v>
                </c:pt>
                <c:pt idx="1391">
                  <c:v>43711</c:v>
                </c:pt>
                <c:pt idx="1392">
                  <c:v>43712</c:v>
                </c:pt>
                <c:pt idx="1393">
                  <c:v>43713</c:v>
                </c:pt>
                <c:pt idx="1394">
                  <c:v>43714</c:v>
                </c:pt>
                <c:pt idx="1395">
                  <c:v>43717</c:v>
                </c:pt>
                <c:pt idx="1396">
                  <c:v>43718</c:v>
                </c:pt>
                <c:pt idx="1397">
                  <c:v>43719</c:v>
                </c:pt>
                <c:pt idx="1398">
                  <c:v>43720</c:v>
                </c:pt>
                <c:pt idx="1399">
                  <c:v>43721</c:v>
                </c:pt>
                <c:pt idx="1400">
                  <c:v>43724</c:v>
                </c:pt>
                <c:pt idx="1401">
                  <c:v>43725</c:v>
                </c:pt>
                <c:pt idx="1402">
                  <c:v>43726</c:v>
                </c:pt>
                <c:pt idx="1403">
                  <c:v>43727</c:v>
                </c:pt>
                <c:pt idx="1404">
                  <c:v>43728</c:v>
                </c:pt>
                <c:pt idx="1405">
                  <c:v>43731</c:v>
                </c:pt>
                <c:pt idx="1406">
                  <c:v>43732</c:v>
                </c:pt>
                <c:pt idx="1407">
                  <c:v>43733</c:v>
                </c:pt>
                <c:pt idx="1408">
                  <c:v>43734</c:v>
                </c:pt>
                <c:pt idx="1409">
                  <c:v>43735</c:v>
                </c:pt>
                <c:pt idx="1410">
                  <c:v>43738</c:v>
                </c:pt>
                <c:pt idx="1411">
                  <c:v>43739</c:v>
                </c:pt>
                <c:pt idx="1412">
                  <c:v>43740</c:v>
                </c:pt>
                <c:pt idx="1413">
                  <c:v>43741</c:v>
                </c:pt>
                <c:pt idx="1414">
                  <c:v>43742</c:v>
                </c:pt>
                <c:pt idx="1415">
                  <c:v>43745</c:v>
                </c:pt>
                <c:pt idx="1416">
                  <c:v>43746</c:v>
                </c:pt>
                <c:pt idx="1417">
                  <c:v>43747</c:v>
                </c:pt>
                <c:pt idx="1418">
                  <c:v>43748</c:v>
                </c:pt>
                <c:pt idx="1419">
                  <c:v>43749</c:v>
                </c:pt>
                <c:pt idx="1420">
                  <c:v>43752</c:v>
                </c:pt>
                <c:pt idx="1421">
                  <c:v>43753</c:v>
                </c:pt>
                <c:pt idx="1422">
                  <c:v>43754</c:v>
                </c:pt>
                <c:pt idx="1423">
                  <c:v>43755</c:v>
                </c:pt>
                <c:pt idx="1424">
                  <c:v>43756</c:v>
                </c:pt>
                <c:pt idx="1425">
                  <c:v>43759</c:v>
                </c:pt>
                <c:pt idx="1426">
                  <c:v>43760</c:v>
                </c:pt>
                <c:pt idx="1427">
                  <c:v>43761</c:v>
                </c:pt>
                <c:pt idx="1428">
                  <c:v>43762</c:v>
                </c:pt>
                <c:pt idx="1429">
                  <c:v>43763</c:v>
                </c:pt>
                <c:pt idx="1430">
                  <c:v>43766</c:v>
                </c:pt>
                <c:pt idx="1431">
                  <c:v>43767</c:v>
                </c:pt>
                <c:pt idx="1432">
                  <c:v>43768</c:v>
                </c:pt>
                <c:pt idx="1433">
                  <c:v>43769</c:v>
                </c:pt>
                <c:pt idx="1434">
                  <c:v>43770</c:v>
                </c:pt>
                <c:pt idx="1435">
                  <c:v>43773</c:v>
                </c:pt>
                <c:pt idx="1436">
                  <c:v>43774</c:v>
                </c:pt>
                <c:pt idx="1437">
                  <c:v>43775</c:v>
                </c:pt>
                <c:pt idx="1438">
                  <c:v>43776</c:v>
                </c:pt>
                <c:pt idx="1439">
                  <c:v>43777</c:v>
                </c:pt>
                <c:pt idx="1440">
                  <c:v>43780</c:v>
                </c:pt>
                <c:pt idx="1441">
                  <c:v>43781</c:v>
                </c:pt>
                <c:pt idx="1442">
                  <c:v>43782</c:v>
                </c:pt>
                <c:pt idx="1443">
                  <c:v>43783</c:v>
                </c:pt>
                <c:pt idx="1444">
                  <c:v>43784</c:v>
                </c:pt>
                <c:pt idx="1445">
                  <c:v>43787</c:v>
                </c:pt>
                <c:pt idx="1446">
                  <c:v>43788</c:v>
                </c:pt>
                <c:pt idx="1447">
                  <c:v>43789</c:v>
                </c:pt>
                <c:pt idx="1448">
                  <c:v>43790</c:v>
                </c:pt>
                <c:pt idx="1449">
                  <c:v>43791</c:v>
                </c:pt>
                <c:pt idx="1450">
                  <c:v>43794</c:v>
                </c:pt>
                <c:pt idx="1451">
                  <c:v>43795</c:v>
                </c:pt>
                <c:pt idx="1452">
                  <c:v>43796</c:v>
                </c:pt>
                <c:pt idx="1453">
                  <c:v>43797</c:v>
                </c:pt>
                <c:pt idx="1454">
                  <c:v>43798</c:v>
                </c:pt>
                <c:pt idx="1455">
                  <c:v>43801</c:v>
                </c:pt>
                <c:pt idx="1456">
                  <c:v>43802</c:v>
                </c:pt>
                <c:pt idx="1457">
                  <c:v>43803</c:v>
                </c:pt>
                <c:pt idx="1458">
                  <c:v>43804</c:v>
                </c:pt>
                <c:pt idx="1459">
                  <c:v>43805</c:v>
                </c:pt>
                <c:pt idx="1460">
                  <c:v>43808</c:v>
                </c:pt>
                <c:pt idx="1461">
                  <c:v>43809</c:v>
                </c:pt>
                <c:pt idx="1462">
                  <c:v>43810</c:v>
                </c:pt>
                <c:pt idx="1463">
                  <c:v>43811</c:v>
                </c:pt>
                <c:pt idx="1464">
                  <c:v>43812</c:v>
                </c:pt>
                <c:pt idx="1465">
                  <c:v>43815</c:v>
                </c:pt>
                <c:pt idx="1466">
                  <c:v>43816</c:v>
                </c:pt>
                <c:pt idx="1467">
                  <c:v>43817</c:v>
                </c:pt>
                <c:pt idx="1468">
                  <c:v>43818</c:v>
                </c:pt>
                <c:pt idx="1469">
                  <c:v>43819</c:v>
                </c:pt>
                <c:pt idx="1470">
                  <c:v>43822</c:v>
                </c:pt>
                <c:pt idx="1471">
                  <c:v>43823</c:v>
                </c:pt>
                <c:pt idx="1472">
                  <c:v>43824</c:v>
                </c:pt>
                <c:pt idx="1473">
                  <c:v>43825</c:v>
                </c:pt>
                <c:pt idx="1474">
                  <c:v>43826</c:v>
                </c:pt>
                <c:pt idx="1475">
                  <c:v>43829</c:v>
                </c:pt>
                <c:pt idx="1476">
                  <c:v>43830</c:v>
                </c:pt>
                <c:pt idx="1477">
                  <c:v>43832</c:v>
                </c:pt>
                <c:pt idx="1478">
                  <c:v>43833</c:v>
                </c:pt>
                <c:pt idx="1479">
                  <c:v>43836</c:v>
                </c:pt>
                <c:pt idx="1480">
                  <c:v>43837</c:v>
                </c:pt>
                <c:pt idx="1481">
                  <c:v>43838</c:v>
                </c:pt>
                <c:pt idx="1482">
                  <c:v>43839</c:v>
                </c:pt>
                <c:pt idx="1483">
                  <c:v>43840</c:v>
                </c:pt>
                <c:pt idx="1484">
                  <c:v>43843</c:v>
                </c:pt>
                <c:pt idx="1485">
                  <c:v>43844</c:v>
                </c:pt>
                <c:pt idx="1486">
                  <c:v>43845</c:v>
                </c:pt>
                <c:pt idx="1487">
                  <c:v>43846</c:v>
                </c:pt>
                <c:pt idx="1488">
                  <c:v>43847</c:v>
                </c:pt>
                <c:pt idx="1489">
                  <c:v>43850</c:v>
                </c:pt>
                <c:pt idx="1490">
                  <c:v>43851</c:v>
                </c:pt>
                <c:pt idx="1491">
                  <c:v>43852</c:v>
                </c:pt>
                <c:pt idx="1492">
                  <c:v>43860</c:v>
                </c:pt>
                <c:pt idx="1493">
                  <c:v>43861</c:v>
                </c:pt>
                <c:pt idx="1494">
                  <c:v>43864</c:v>
                </c:pt>
                <c:pt idx="1495">
                  <c:v>43865</c:v>
                </c:pt>
                <c:pt idx="1496">
                  <c:v>43866</c:v>
                </c:pt>
                <c:pt idx="1497">
                  <c:v>43867</c:v>
                </c:pt>
                <c:pt idx="1498">
                  <c:v>43868</c:v>
                </c:pt>
                <c:pt idx="1499">
                  <c:v>43871</c:v>
                </c:pt>
                <c:pt idx="1500">
                  <c:v>43872</c:v>
                </c:pt>
                <c:pt idx="1501">
                  <c:v>43873</c:v>
                </c:pt>
                <c:pt idx="1502">
                  <c:v>43874</c:v>
                </c:pt>
                <c:pt idx="1503">
                  <c:v>43875</c:v>
                </c:pt>
                <c:pt idx="1504">
                  <c:v>43878</c:v>
                </c:pt>
                <c:pt idx="1505">
                  <c:v>43879</c:v>
                </c:pt>
                <c:pt idx="1506">
                  <c:v>43880</c:v>
                </c:pt>
                <c:pt idx="1507">
                  <c:v>43881</c:v>
                </c:pt>
                <c:pt idx="1508">
                  <c:v>43882</c:v>
                </c:pt>
                <c:pt idx="1509">
                  <c:v>43885</c:v>
                </c:pt>
                <c:pt idx="1510">
                  <c:v>43886</c:v>
                </c:pt>
                <c:pt idx="1511">
                  <c:v>43887</c:v>
                </c:pt>
                <c:pt idx="1512">
                  <c:v>43888</c:v>
                </c:pt>
                <c:pt idx="1513">
                  <c:v>43889</c:v>
                </c:pt>
                <c:pt idx="1514">
                  <c:v>43892</c:v>
                </c:pt>
                <c:pt idx="1515">
                  <c:v>43893</c:v>
                </c:pt>
                <c:pt idx="1516">
                  <c:v>43894</c:v>
                </c:pt>
                <c:pt idx="1517">
                  <c:v>43895</c:v>
                </c:pt>
                <c:pt idx="1518">
                  <c:v>43896</c:v>
                </c:pt>
                <c:pt idx="1519">
                  <c:v>43899</c:v>
                </c:pt>
                <c:pt idx="1520">
                  <c:v>43900</c:v>
                </c:pt>
                <c:pt idx="1521">
                  <c:v>43901</c:v>
                </c:pt>
                <c:pt idx="1522">
                  <c:v>43902</c:v>
                </c:pt>
                <c:pt idx="1523">
                  <c:v>43903</c:v>
                </c:pt>
                <c:pt idx="1524">
                  <c:v>43906</c:v>
                </c:pt>
                <c:pt idx="1525">
                  <c:v>43907</c:v>
                </c:pt>
                <c:pt idx="1526">
                  <c:v>43908</c:v>
                </c:pt>
                <c:pt idx="1527">
                  <c:v>43909</c:v>
                </c:pt>
                <c:pt idx="1528">
                  <c:v>43910</c:v>
                </c:pt>
                <c:pt idx="1529">
                  <c:v>43913</c:v>
                </c:pt>
                <c:pt idx="1530">
                  <c:v>43914</c:v>
                </c:pt>
                <c:pt idx="1531">
                  <c:v>43915</c:v>
                </c:pt>
                <c:pt idx="1532">
                  <c:v>43916</c:v>
                </c:pt>
                <c:pt idx="1533">
                  <c:v>43917</c:v>
                </c:pt>
                <c:pt idx="1534">
                  <c:v>43920</c:v>
                </c:pt>
                <c:pt idx="1535">
                  <c:v>43921</c:v>
                </c:pt>
                <c:pt idx="1536">
                  <c:v>43922</c:v>
                </c:pt>
                <c:pt idx="1537">
                  <c:v>43924</c:v>
                </c:pt>
                <c:pt idx="1538">
                  <c:v>43927</c:v>
                </c:pt>
                <c:pt idx="1539">
                  <c:v>43928</c:v>
                </c:pt>
                <c:pt idx="1540">
                  <c:v>43929</c:v>
                </c:pt>
                <c:pt idx="1541">
                  <c:v>43930</c:v>
                </c:pt>
                <c:pt idx="1542">
                  <c:v>43931</c:v>
                </c:pt>
                <c:pt idx="1543">
                  <c:v>43934</c:v>
                </c:pt>
                <c:pt idx="1544">
                  <c:v>43935</c:v>
                </c:pt>
                <c:pt idx="1545">
                  <c:v>43936</c:v>
                </c:pt>
                <c:pt idx="1546">
                  <c:v>43937</c:v>
                </c:pt>
                <c:pt idx="1547">
                  <c:v>43938</c:v>
                </c:pt>
                <c:pt idx="1548">
                  <c:v>43941</c:v>
                </c:pt>
                <c:pt idx="1549">
                  <c:v>43942</c:v>
                </c:pt>
                <c:pt idx="1550">
                  <c:v>43943</c:v>
                </c:pt>
                <c:pt idx="1551">
                  <c:v>43944</c:v>
                </c:pt>
                <c:pt idx="1552">
                  <c:v>43945</c:v>
                </c:pt>
                <c:pt idx="1553">
                  <c:v>43948</c:v>
                </c:pt>
                <c:pt idx="1554">
                  <c:v>43949</c:v>
                </c:pt>
                <c:pt idx="1555">
                  <c:v>43950</c:v>
                </c:pt>
                <c:pt idx="1556">
                  <c:v>43955</c:v>
                </c:pt>
                <c:pt idx="1557">
                  <c:v>43956</c:v>
                </c:pt>
                <c:pt idx="1558">
                  <c:v>43957</c:v>
                </c:pt>
                <c:pt idx="1559">
                  <c:v>43958</c:v>
                </c:pt>
                <c:pt idx="1560">
                  <c:v>43959</c:v>
                </c:pt>
                <c:pt idx="1561">
                  <c:v>43962</c:v>
                </c:pt>
                <c:pt idx="1562">
                  <c:v>43963</c:v>
                </c:pt>
                <c:pt idx="1563">
                  <c:v>43964</c:v>
                </c:pt>
                <c:pt idx="1564">
                  <c:v>43965</c:v>
                </c:pt>
                <c:pt idx="1565">
                  <c:v>43966</c:v>
                </c:pt>
                <c:pt idx="1566">
                  <c:v>43969</c:v>
                </c:pt>
                <c:pt idx="1567">
                  <c:v>43970</c:v>
                </c:pt>
                <c:pt idx="1568">
                  <c:v>43971</c:v>
                </c:pt>
                <c:pt idx="1569">
                  <c:v>43972</c:v>
                </c:pt>
                <c:pt idx="1570">
                  <c:v>43973</c:v>
                </c:pt>
                <c:pt idx="1571">
                  <c:v>43976</c:v>
                </c:pt>
                <c:pt idx="1572">
                  <c:v>43977</c:v>
                </c:pt>
                <c:pt idx="1573">
                  <c:v>43978</c:v>
                </c:pt>
                <c:pt idx="1574">
                  <c:v>43979</c:v>
                </c:pt>
                <c:pt idx="1575">
                  <c:v>43980</c:v>
                </c:pt>
                <c:pt idx="1576">
                  <c:v>43983</c:v>
                </c:pt>
                <c:pt idx="1577">
                  <c:v>43984</c:v>
                </c:pt>
                <c:pt idx="1578">
                  <c:v>43985</c:v>
                </c:pt>
                <c:pt idx="1579">
                  <c:v>43986</c:v>
                </c:pt>
                <c:pt idx="1580">
                  <c:v>43987</c:v>
                </c:pt>
                <c:pt idx="1581">
                  <c:v>43990</c:v>
                </c:pt>
                <c:pt idx="1582">
                  <c:v>43991</c:v>
                </c:pt>
                <c:pt idx="1583">
                  <c:v>43992</c:v>
                </c:pt>
                <c:pt idx="1584">
                  <c:v>43993</c:v>
                </c:pt>
                <c:pt idx="1585">
                  <c:v>43994</c:v>
                </c:pt>
                <c:pt idx="1586">
                  <c:v>43997</c:v>
                </c:pt>
                <c:pt idx="1587">
                  <c:v>43998</c:v>
                </c:pt>
                <c:pt idx="1588">
                  <c:v>43999</c:v>
                </c:pt>
                <c:pt idx="1589">
                  <c:v>44000</c:v>
                </c:pt>
                <c:pt idx="1590">
                  <c:v>44001</c:v>
                </c:pt>
                <c:pt idx="1591">
                  <c:v>44004</c:v>
                </c:pt>
                <c:pt idx="1592">
                  <c:v>44005</c:v>
                </c:pt>
                <c:pt idx="1593">
                  <c:v>44006</c:v>
                </c:pt>
                <c:pt idx="1594">
                  <c:v>44007</c:v>
                </c:pt>
                <c:pt idx="1595">
                  <c:v>44008</c:v>
                </c:pt>
                <c:pt idx="1596">
                  <c:v>44011</c:v>
                </c:pt>
                <c:pt idx="1597">
                  <c:v>44012</c:v>
                </c:pt>
                <c:pt idx="1598">
                  <c:v>44013</c:v>
                </c:pt>
                <c:pt idx="1599">
                  <c:v>44014</c:v>
                </c:pt>
                <c:pt idx="1600">
                  <c:v>44015</c:v>
                </c:pt>
                <c:pt idx="1601">
                  <c:v>44018</c:v>
                </c:pt>
                <c:pt idx="1602">
                  <c:v>44019</c:v>
                </c:pt>
                <c:pt idx="1603">
                  <c:v>44020</c:v>
                </c:pt>
                <c:pt idx="1604">
                  <c:v>44021</c:v>
                </c:pt>
                <c:pt idx="1605">
                  <c:v>44022</c:v>
                </c:pt>
                <c:pt idx="1606">
                  <c:v>44025</c:v>
                </c:pt>
                <c:pt idx="1607">
                  <c:v>44026</c:v>
                </c:pt>
                <c:pt idx="1608">
                  <c:v>44027</c:v>
                </c:pt>
                <c:pt idx="1609">
                  <c:v>44028</c:v>
                </c:pt>
                <c:pt idx="1610">
                  <c:v>44029</c:v>
                </c:pt>
                <c:pt idx="1611">
                  <c:v>44032</c:v>
                </c:pt>
                <c:pt idx="1612">
                  <c:v>44033</c:v>
                </c:pt>
                <c:pt idx="1613">
                  <c:v>44034</c:v>
                </c:pt>
                <c:pt idx="1614">
                  <c:v>44035</c:v>
                </c:pt>
                <c:pt idx="1615">
                  <c:v>44036</c:v>
                </c:pt>
                <c:pt idx="1616">
                  <c:v>44039</c:v>
                </c:pt>
                <c:pt idx="1617">
                  <c:v>44040</c:v>
                </c:pt>
                <c:pt idx="1618">
                  <c:v>44041</c:v>
                </c:pt>
                <c:pt idx="1619">
                  <c:v>44042</c:v>
                </c:pt>
                <c:pt idx="1620">
                  <c:v>44043</c:v>
                </c:pt>
                <c:pt idx="1621">
                  <c:v>44046</c:v>
                </c:pt>
                <c:pt idx="1622">
                  <c:v>44047</c:v>
                </c:pt>
                <c:pt idx="1623">
                  <c:v>44048</c:v>
                </c:pt>
                <c:pt idx="1624">
                  <c:v>44049</c:v>
                </c:pt>
                <c:pt idx="1625">
                  <c:v>44050</c:v>
                </c:pt>
                <c:pt idx="1626">
                  <c:v>44053</c:v>
                </c:pt>
                <c:pt idx="1627">
                  <c:v>44054</c:v>
                </c:pt>
                <c:pt idx="1628">
                  <c:v>44055</c:v>
                </c:pt>
                <c:pt idx="1629">
                  <c:v>44056</c:v>
                </c:pt>
                <c:pt idx="1630">
                  <c:v>44057</c:v>
                </c:pt>
                <c:pt idx="1631">
                  <c:v>44060</c:v>
                </c:pt>
                <c:pt idx="1632">
                  <c:v>44061</c:v>
                </c:pt>
                <c:pt idx="1633">
                  <c:v>44062</c:v>
                </c:pt>
                <c:pt idx="1634">
                  <c:v>44063</c:v>
                </c:pt>
                <c:pt idx="1635">
                  <c:v>44064</c:v>
                </c:pt>
                <c:pt idx="1636">
                  <c:v>44067</c:v>
                </c:pt>
                <c:pt idx="1637">
                  <c:v>44068</c:v>
                </c:pt>
                <c:pt idx="1638">
                  <c:v>44069</c:v>
                </c:pt>
                <c:pt idx="1639">
                  <c:v>44070</c:v>
                </c:pt>
                <c:pt idx="1640">
                  <c:v>44071</c:v>
                </c:pt>
                <c:pt idx="1641">
                  <c:v>44074</c:v>
                </c:pt>
                <c:pt idx="1642">
                  <c:v>44075</c:v>
                </c:pt>
                <c:pt idx="1643">
                  <c:v>44077</c:v>
                </c:pt>
                <c:pt idx="1644">
                  <c:v>44078</c:v>
                </c:pt>
                <c:pt idx="1645">
                  <c:v>44081</c:v>
                </c:pt>
                <c:pt idx="1646">
                  <c:v>44082</c:v>
                </c:pt>
                <c:pt idx="1647">
                  <c:v>44083</c:v>
                </c:pt>
                <c:pt idx="1648">
                  <c:v>44084</c:v>
                </c:pt>
                <c:pt idx="1649">
                  <c:v>44085</c:v>
                </c:pt>
                <c:pt idx="1650">
                  <c:v>44088</c:v>
                </c:pt>
                <c:pt idx="1651">
                  <c:v>44089</c:v>
                </c:pt>
                <c:pt idx="1652">
                  <c:v>44090</c:v>
                </c:pt>
                <c:pt idx="1653">
                  <c:v>44091</c:v>
                </c:pt>
                <c:pt idx="1654">
                  <c:v>44092</c:v>
                </c:pt>
                <c:pt idx="1655">
                  <c:v>44095</c:v>
                </c:pt>
                <c:pt idx="1656">
                  <c:v>44096</c:v>
                </c:pt>
                <c:pt idx="1657">
                  <c:v>44097</c:v>
                </c:pt>
                <c:pt idx="1658">
                  <c:v>44098</c:v>
                </c:pt>
                <c:pt idx="1659">
                  <c:v>44099</c:v>
                </c:pt>
                <c:pt idx="1660">
                  <c:v>44102</c:v>
                </c:pt>
                <c:pt idx="1661">
                  <c:v>44103</c:v>
                </c:pt>
                <c:pt idx="1662">
                  <c:v>44104</c:v>
                </c:pt>
                <c:pt idx="1663">
                  <c:v>44105</c:v>
                </c:pt>
                <c:pt idx="1664">
                  <c:v>44106</c:v>
                </c:pt>
                <c:pt idx="1665">
                  <c:v>44109</c:v>
                </c:pt>
                <c:pt idx="1666">
                  <c:v>44110</c:v>
                </c:pt>
                <c:pt idx="1667">
                  <c:v>44111</c:v>
                </c:pt>
                <c:pt idx="1668">
                  <c:v>44112</c:v>
                </c:pt>
                <c:pt idx="1669">
                  <c:v>44113</c:v>
                </c:pt>
                <c:pt idx="1670">
                  <c:v>44116</c:v>
                </c:pt>
                <c:pt idx="1671">
                  <c:v>44117</c:v>
                </c:pt>
                <c:pt idx="1672">
                  <c:v>44118</c:v>
                </c:pt>
                <c:pt idx="1673">
                  <c:v>44119</c:v>
                </c:pt>
                <c:pt idx="1674">
                  <c:v>44120</c:v>
                </c:pt>
                <c:pt idx="1675">
                  <c:v>44123</c:v>
                </c:pt>
                <c:pt idx="1676">
                  <c:v>44124</c:v>
                </c:pt>
                <c:pt idx="1677">
                  <c:v>44125</c:v>
                </c:pt>
                <c:pt idx="1678">
                  <c:v>44126</c:v>
                </c:pt>
                <c:pt idx="1679">
                  <c:v>44127</c:v>
                </c:pt>
                <c:pt idx="1680">
                  <c:v>44130</c:v>
                </c:pt>
                <c:pt idx="1681">
                  <c:v>44131</c:v>
                </c:pt>
                <c:pt idx="1682">
                  <c:v>44132</c:v>
                </c:pt>
                <c:pt idx="1683">
                  <c:v>44133</c:v>
                </c:pt>
                <c:pt idx="1684">
                  <c:v>44134</c:v>
                </c:pt>
                <c:pt idx="1685">
                  <c:v>44137</c:v>
                </c:pt>
                <c:pt idx="1686">
                  <c:v>44138</c:v>
                </c:pt>
                <c:pt idx="1687">
                  <c:v>44139</c:v>
                </c:pt>
                <c:pt idx="1688">
                  <c:v>44140</c:v>
                </c:pt>
                <c:pt idx="1689">
                  <c:v>44141</c:v>
                </c:pt>
                <c:pt idx="1690">
                  <c:v>44144</c:v>
                </c:pt>
                <c:pt idx="1691">
                  <c:v>44145</c:v>
                </c:pt>
                <c:pt idx="1692">
                  <c:v>44146</c:v>
                </c:pt>
                <c:pt idx="1693">
                  <c:v>44147</c:v>
                </c:pt>
                <c:pt idx="1694">
                  <c:v>44148</c:v>
                </c:pt>
                <c:pt idx="1695">
                  <c:v>44151</c:v>
                </c:pt>
                <c:pt idx="1696">
                  <c:v>44152</c:v>
                </c:pt>
                <c:pt idx="1697">
                  <c:v>44153</c:v>
                </c:pt>
                <c:pt idx="1698">
                  <c:v>44154</c:v>
                </c:pt>
                <c:pt idx="1699">
                  <c:v>44155</c:v>
                </c:pt>
                <c:pt idx="1700">
                  <c:v>44158</c:v>
                </c:pt>
                <c:pt idx="1701">
                  <c:v>44159</c:v>
                </c:pt>
                <c:pt idx="1702">
                  <c:v>44160</c:v>
                </c:pt>
                <c:pt idx="1703">
                  <c:v>44161</c:v>
                </c:pt>
                <c:pt idx="1704">
                  <c:v>44162</c:v>
                </c:pt>
                <c:pt idx="1705">
                  <c:v>44165</c:v>
                </c:pt>
                <c:pt idx="1706">
                  <c:v>44166</c:v>
                </c:pt>
                <c:pt idx="1707">
                  <c:v>44167</c:v>
                </c:pt>
                <c:pt idx="1708">
                  <c:v>44168</c:v>
                </c:pt>
                <c:pt idx="1709">
                  <c:v>44169</c:v>
                </c:pt>
                <c:pt idx="1710">
                  <c:v>44172</c:v>
                </c:pt>
                <c:pt idx="1711">
                  <c:v>44173</c:v>
                </c:pt>
                <c:pt idx="1712">
                  <c:v>44174</c:v>
                </c:pt>
                <c:pt idx="1713">
                  <c:v>44175</c:v>
                </c:pt>
                <c:pt idx="1714">
                  <c:v>44176</c:v>
                </c:pt>
                <c:pt idx="1715">
                  <c:v>44179</c:v>
                </c:pt>
                <c:pt idx="1716">
                  <c:v>44180</c:v>
                </c:pt>
                <c:pt idx="1717">
                  <c:v>44181</c:v>
                </c:pt>
                <c:pt idx="1718">
                  <c:v>44182</c:v>
                </c:pt>
                <c:pt idx="1719">
                  <c:v>44183</c:v>
                </c:pt>
                <c:pt idx="1720">
                  <c:v>44186</c:v>
                </c:pt>
                <c:pt idx="1721">
                  <c:v>44187</c:v>
                </c:pt>
                <c:pt idx="1722">
                  <c:v>44188</c:v>
                </c:pt>
                <c:pt idx="1723">
                  <c:v>44189</c:v>
                </c:pt>
                <c:pt idx="1724">
                  <c:v>44190</c:v>
                </c:pt>
                <c:pt idx="1725">
                  <c:v>44193</c:v>
                </c:pt>
                <c:pt idx="1726">
                  <c:v>44194</c:v>
                </c:pt>
                <c:pt idx="1727">
                  <c:v>44195</c:v>
                </c:pt>
                <c:pt idx="1728">
                  <c:v>44196</c:v>
                </c:pt>
                <c:pt idx="1729">
                  <c:v>44200</c:v>
                </c:pt>
                <c:pt idx="1730">
                  <c:v>44201</c:v>
                </c:pt>
                <c:pt idx="1731">
                  <c:v>44202</c:v>
                </c:pt>
                <c:pt idx="1732">
                  <c:v>44203</c:v>
                </c:pt>
                <c:pt idx="1733">
                  <c:v>44204</c:v>
                </c:pt>
                <c:pt idx="1734">
                  <c:v>44207</c:v>
                </c:pt>
                <c:pt idx="1735">
                  <c:v>44208</c:v>
                </c:pt>
                <c:pt idx="1736">
                  <c:v>44209</c:v>
                </c:pt>
                <c:pt idx="1737">
                  <c:v>44210</c:v>
                </c:pt>
                <c:pt idx="1738">
                  <c:v>44211</c:v>
                </c:pt>
                <c:pt idx="1739">
                  <c:v>44214</c:v>
                </c:pt>
                <c:pt idx="1740">
                  <c:v>44215</c:v>
                </c:pt>
                <c:pt idx="1741">
                  <c:v>44216</c:v>
                </c:pt>
                <c:pt idx="1742">
                  <c:v>44217</c:v>
                </c:pt>
                <c:pt idx="1743">
                  <c:v>44218</c:v>
                </c:pt>
                <c:pt idx="1744">
                  <c:v>44221</c:v>
                </c:pt>
                <c:pt idx="1745">
                  <c:v>44222</c:v>
                </c:pt>
                <c:pt idx="1746">
                  <c:v>44223</c:v>
                </c:pt>
                <c:pt idx="1747">
                  <c:v>44224</c:v>
                </c:pt>
                <c:pt idx="1748">
                  <c:v>44225</c:v>
                </c:pt>
                <c:pt idx="1749">
                  <c:v>44228</c:v>
                </c:pt>
                <c:pt idx="1750">
                  <c:v>44229</c:v>
                </c:pt>
                <c:pt idx="1751">
                  <c:v>44230</c:v>
                </c:pt>
                <c:pt idx="1752">
                  <c:v>44231</c:v>
                </c:pt>
                <c:pt idx="1753">
                  <c:v>44232</c:v>
                </c:pt>
                <c:pt idx="1754">
                  <c:v>44235</c:v>
                </c:pt>
                <c:pt idx="1755">
                  <c:v>44236</c:v>
                </c:pt>
                <c:pt idx="1756">
                  <c:v>44244</c:v>
                </c:pt>
                <c:pt idx="1757">
                  <c:v>44245</c:v>
                </c:pt>
                <c:pt idx="1758">
                  <c:v>44246</c:v>
                </c:pt>
                <c:pt idx="1759">
                  <c:v>44249</c:v>
                </c:pt>
                <c:pt idx="1760">
                  <c:v>44250</c:v>
                </c:pt>
                <c:pt idx="1761">
                  <c:v>44251</c:v>
                </c:pt>
                <c:pt idx="1762">
                  <c:v>44252</c:v>
                </c:pt>
                <c:pt idx="1763">
                  <c:v>44253</c:v>
                </c:pt>
                <c:pt idx="1764">
                  <c:v>44256</c:v>
                </c:pt>
                <c:pt idx="1765">
                  <c:v>44257</c:v>
                </c:pt>
                <c:pt idx="1766">
                  <c:v>44258</c:v>
                </c:pt>
                <c:pt idx="1767">
                  <c:v>44259</c:v>
                </c:pt>
                <c:pt idx="1768">
                  <c:v>44260</c:v>
                </c:pt>
                <c:pt idx="1769">
                  <c:v>44263</c:v>
                </c:pt>
                <c:pt idx="1770">
                  <c:v>44264</c:v>
                </c:pt>
                <c:pt idx="1771">
                  <c:v>44265</c:v>
                </c:pt>
                <c:pt idx="1772">
                  <c:v>44266</c:v>
                </c:pt>
                <c:pt idx="1773">
                  <c:v>44267</c:v>
                </c:pt>
                <c:pt idx="1774">
                  <c:v>44270</c:v>
                </c:pt>
                <c:pt idx="1775">
                  <c:v>44271</c:v>
                </c:pt>
                <c:pt idx="1776">
                  <c:v>44272</c:v>
                </c:pt>
                <c:pt idx="1777">
                  <c:v>44273</c:v>
                </c:pt>
                <c:pt idx="1778">
                  <c:v>44274</c:v>
                </c:pt>
                <c:pt idx="1779">
                  <c:v>44277</c:v>
                </c:pt>
                <c:pt idx="1780">
                  <c:v>44278</c:v>
                </c:pt>
                <c:pt idx="1781">
                  <c:v>44279</c:v>
                </c:pt>
                <c:pt idx="1782">
                  <c:v>44280</c:v>
                </c:pt>
                <c:pt idx="1783">
                  <c:v>44281</c:v>
                </c:pt>
                <c:pt idx="1784">
                  <c:v>44284</c:v>
                </c:pt>
                <c:pt idx="1785">
                  <c:v>44285</c:v>
                </c:pt>
                <c:pt idx="1786">
                  <c:v>44286</c:v>
                </c:pt>
                <c:pt idx="1787">
                  <c:v>44287</c:v>
                </c:pt>
                <c:pt idx="1788">
                  <c:v>44288</c:v>
                </c:pt>
                <c:pt idx="1789">
                  <c:v>44291</c:v>
                </c:pt>
                <c:pt idx="1790">
                  <c:v>44292</c:v>
                </c:pt>
                <c:pt idx="1791">
                  <c:v>44293</c:v>
                </c:pt>
                <c:pt idx="1792">
                  <c:v>44294</c:v>
                </c:pt>
                <c:pt idx="1793">
                  <c:v>44295</c:v>
                </c:pt>
                <c:pt idx="1794">
                  <c:v>44298</c:v>
                </c:pt>
                <c:pt idx="1795">
                  <c:v>44299</c:v>
                </c:pt>
                <c:pt idx="1796">
                  <c:v>44300</c:v>
                </c:pt>
                <c:pt idx="1797">
                  <c:v>44301</c:v>
                </c:pt>
                <c:pt idx="1798">
                  <c:v>44302</c:v>
                </c:pt>
                <c:pt idx="1799">
                  <c:v>44305</c:v>
                </c:pt>
                <c:pt idx="1800">
                  <c:v>44306</c:v>
                </c:pt>
                <c:pt idx="1801">
                  <c:v>44308</c:v>
                </c:pt>
                <c:pt idx="1802">
                  <c:v>44309</c:v>
                </c:pt>
                <c:pt idx="1803">
                  <c:v>44312</c:v>
                </c:pt>
                <c:pt idx="1804">
                  <c:v>44313</c:v>
                </c:pt>
                <c:pt idx="1805">
                  <c:v>44314</c:v>
                </c:pt>
                <c:pt idx="1806">
                  <c:v>44315</c:v>
                </c:pt>
                <c:pt idx="1807">
                  <c:v>44320</c:v>
                </c:pt>
                <c:pt idx="1808">
                  <c:v>44321</c:v>
                </c:pt>
                <c:pt idx="1809">
                  <c:v>44322</c:v>
                </c:pt>
                <c:pt idx="1810">
                  <c:v>44323</c:v>
                </c:pt>
                <c:pt idx="1811">
                  <c:v>44326</c:v>
                </c:pt>
                <c:pt idx="1812">
                  <c:v>44327</c:v>
                </c:pt>
                <c:pt idx="1813">
                  <c:v>44328</c:v>
                </c:pt>
                <c:pt idx="1814">
                  <c:v>44329</c:v>
                </c:pt>
                <c:pt idx="1815">
                  <c:v>44330</c:v>
                </c:pt>
                <c:pt idx="1816">
                  <c:v>44333</c:v>
                </c:pt>
                <c:pt idx="1817">
                  <c:v>44334</c:v>
                </c:pt>
                <c:pt idx="1818">
                  <c:v>44335</c:v>
                </c:pt>
                <c:pt idx="1819">
                  <c:v>44336</c:v>
                </c:pt>
                <c:pt idx="1820">
                  <c:v>44337</c:v>
                </c:pt>
                <c:pt idx="1821">
                  <c:v>44340</c:v>
                </c:pt>
                <c:pt idx="1822">
                  <c:v>44341</c:v>
                </c:pt>
                <c:pt idx="1823">
                  <c:v>44342</c:v>
                </c:pt>
                <c:pt idx="1824">
                  <c:v>44343</c:v>
                </c:pt>
                <c:pt idx="1825">
                  <c:v>44344</c:v>
                </c:pt>
                <c:pt idx="1826">
                  <c:v>44347</c:v>
                </c:pt>
                <c:pt idx="1827">
                  <c:v>44348</c:v>
                </c:pt>
                <c:pt idx="1828">
                  <c:v>44349</c:v>
                </c:pt>
                <c:pt idx="1829">
                  <c:v>44350</c:v>
                </c:pt>
                <c:pt idx="1830">
                  <c:v>44351</c:v>
                </c:pt>
                <c:pt idx="1831">
                  <c:v>44354</c:v>
                </c:pt>
                <c:pt idx="1832">
                  <c:v>44355</c:v>
                </c:pt>
                <c:pt idx="1833">
                  <c:v>44356</c:v>
                </c:pt>
                <c:pt idx="1834">
                  <c:v>44357</c:v>
                </c:pt>
                <c:pt idx="1835">
                  <c:v>44358</c:v>
                </c:pt>
                <c:pt idx="1836">
                  <c:v>44361</c:v>
                </c:pt>
                <c:pt idx="1837">
                  <c:v>44362</c:v>
                </c:pt>
                <c:pt idx="1838">
                  <c:v>44363</c:v>
                </c:pt>
                <c:pt idx="1839">
                  <c:v>44364</c:v>
                </c:pt>
                <c:pt idx="1840">
                  <c:v>44365</c:v>
                </c:pt>
                <c:pt idx="1841">
                  <c:v>44368</c:v>
                </c:pt>
                <c:pt idx="1842">
                  <c:v>44369</c:v>
                </c:pt>
                <c:pt idx="1843">
                  <c:v>44370</c:v>
                </c:pt>
                <c:pt idx="1844">
                  <c:v>44371</c:v>
                </c:pt>
                <c:pt idx="1845">
                  <c:v>44372</c:v>
                </c:pt>
                <c:pt idx="1846">
                  <c:v>44375</c:v>
                </c:pt>
                <c:pt idx="1847">
                  <c:v>44376</c:v>
                </c:pt>
                <c:pt idx="1848">
                  <c:v>44377</c:v>
                </c:pt>
                <c:pt idx="1849">
                  <c:v>44378</c:v>
                </c:pt>
                <c:pt idx="1850">
                  <c:v>44379</c:v>
                </c:pt>
                <c:pt idx="1851">
                  <c:v>44382</c:v>
                </c:pt>
                <c:pt idx="1852">
                  <c:v>44383</c:v>
                </c:pt>
                <c:pt idx="1853">
                  <c:v>44384</c:v>
                </c:pt>
                <c:pt idx="1854">
                  <c:v>44385</c:v>
                </c:pt>
                <c:pt idx="1855">
                  <c:v>44386</c:v>
                </c:pt>
                <c:pt idx="1856">
                  <c:v>44389</c:v>
                </c:pt>
                <c:pt idx="1857">
                  <c:v>44390</c:v>
                </c:pt>
                <c:pt idx="1858">
                  <c:v>44391</c:v>
                </c:pt>
                <c:pt idx="1859">
                  <c:v>44392</c:v>
                </c:pt>
                <c:pt idx="1860">
                  <c:v>44393</c:v>
                </c:pt>
                <c:pt idx="1861">
                  <c:v>44396</c:v>
                </c:pt>
                <c:pt idx="1862">
                  <c:v>44397</c:v>
                </c:pt>
                <c:pt idx="1863">
                  <c:v>44398</c:v>
                </c:pt>
                <c:pt idx="1864">
                  <c:v>44399</c:v>
                </c:pt>
                <c:pt idx="1865">
                  <c:v>44400</c:v>
                </c:pt>
                <c:pt idx="1866">
                  <c:v>44403</c:v>
                </c:pt>
                <c:pt idx="1867">
                  <c:v>44404</c:v>
                </c:pt>
                <c:pt idx="1868">
                  <c:v>44405</c:v>
                </c:pt>
                <c:pt idx="1869">
                  <c:v>44406</c:v>
                </c:pt>
                <c:pt idx="1870">
                  <c:v>44407</c:v>
                </c:pt>
                <c:pt idx="1871">
                  <c:v>44410</c:v>
                </c:pt>
                <c:pt idx="1872">
                  <c:v>44411</c:v>
                </c:pt>
                <c:pt idx="1873">
                  <c:v>44412</c:v>
                </c:pt>
                <c:pt idx="1874">
                  <c:v>44413</c:v>
                </c:pt>
                <c:pt idx="1875">
                  <c:v>44414</c:v>
                </c:pt>
                <c:pt idx="1876">
                  <c:v>44417</c:v>
                </c:pt>
                <c:pt idx="1877">
                  <c:v>44418</c:v>
                </c:pt>
                <c:pt idx="1878">
                  <c:v>44419</c:v>
                </c:pt>
                <c:pt idx="1879">
                  <c:v>44420</c:v>
                </c:pt>
                <c:pt idx="1880">
                  <c:v>44421</c:v>
                </c:pt>
                <c:pt idx="1881">
                  <c:v>44424</c:v>
                </c:pt>
                <c:pt idx="1882">
                  <c:v>44425</c:v>
                </c:pt>
                <c:pt idx="1883">
                  <c:v>44426</c:v>
                </c:pt>
                <c:pt idx="1884">
                  <c:v>44427</c:v>
                </c:pt>
                <c:pt idx="1885">
                  <c:v>44428</c:v>
                </c:pt>
                <c:pt idx="1886">
                  <c:v>44431</c:v>
                </c:pt>
                <c:pt idx="1887">
                  <c:v>44432</c:v>
                </c:pt>
                <c:pt idx="1888">
                  <c:v>44433</c:v>
                </c:pt>
                <c:pt idx="1889">
                  <c:v>44434</c:v>
                </c:pt>
                <c:pt idx="1890">
                  <c:v>44435</c:v>
                </c:pt>
                <c:pt idx="1891">
                  <c:v>44438</c:v>
                </c:pt>
                <c:pt idx="1892">
                  <c:v>44439</c:v>
                </c:pt>
                <c:pt idx="1893">
                  <c:v>44440</c:v>
                </c:pt>
                <c:pt idx="1894">
                  <c:v>44445</c:v>
                </c:pt>
                <c:pt idx="1895">
                  <c:v>44446</c:v>
                </c:pt>
                <c:pt idx="1896">
                  <c:v>44447</c:v>
                </c:pt>
                <c:pt idx="1897">
                  <c:v>44448</c:v>
                </c:pt>
                <c:pt idx="1898">
                  <c:v>44449</c:v>
                </c:pt>
                <c:pt idx="1899">
                  <c:v>44452</c:v>
                </c:pt>
                <c:pt idx="1900">
                  <c:v>44453</c:v>
                </c:pt>
                <c:pt idx="1901">
                  <c:v>44454</c:v>
                </c:pt>
                <c:pt idx="1902">
                  <c:v>44455</c:v>
                </c:pt>
                <c:pt idx="1903">
                  <c:v>44456</c:v>
                </c:pt>
                <c:pt idx="1904">
                  <c:v>44459</c:v>
                </c:pt>
                <c:pt idx="1905">
                  <c:v>44460</c:v>
                </c:pt>
                <c:pt idx="1906">
                  <c:v>44461</c:v>
                </c:pt>
                <c:pt idx="1907">
                  <c:v>44462</c:v>
                </c:pt>
                <c:pt idx="1908">
                  <c:v>44463</c:v>
                </c:pt>
                <c:pt idx="1909">
                  <c:v>44466</c:v>
                </c:pt>
                <c:pt idx="1910">
                  <c:v>44467</c:v>
                </c:pt>
                <c:pt idx="1911">
                  <c:v>44468</c:v>
                </c:pt>
                <c:pt idx="1912">
                  <c:v>44469</c:v>
                </c:pt>
                <c:pt idx="1913">
                  <c:v>44470</c:v>
                </c:pt>
                <c:pt idx="1914">
                  <c:v>44473</c:v>
                </c:pt>
                <c:pt idx="1915">
                  <c:v>44474</c:v>
                </c:pt>
                <c:pt idx="1916">
                  <c:v>44475</c:v>
                </c:pt>
                <c:pt idx="1917">
                  <c:v>44476</c:v>
                </c:pt>
                <c:pt idx="1918">
                  <c:v>44477</c:v>
                </c:pt>
                <c:pt idx="1919">
                  <c:v>44480</c:v>
                </c:pt>
                <c:pt idx="1920">
                  <c:v>44481</c:v>
                </c:pt>
                <c:pt idx="1921">
                  <c:v>44482</c:v>
                </c:pt>
                <c:pt idx="1922">
                  <c:v>44483</c:v>
                </c:pt>
                <c:pt idx="1923">
                  <c:v>44484</c:v>
                </c:pt>
                <c:pt idx="1924">
                  <c:v>44487</c:v>
                </c:pt>
                <c:pt idx="1925">
                  <c:v>44488</c:v>
                </c:pt>
                <c:pt idx="1926">
                  <c:v>44489</c:v>
                </c:pt>
                <c:pt idx="1927">
                  <c:v>44490</c:v>
                </c:pt>
                <c:pt idx="1928">
                  <c:v>44491</c:v>
                </c:pt>
                <c:pt idx="1929">
                  <c:v>44494</c:v>
                </c:pt>
                <c:pt idx="1930">
                  <c:v>44495</c:v>
                </c:pt>
                <c:pt idx="1931">
                  <c:v>44496</c:v>
                </c:pt>
                <c:pt idx="1932">
                  <c:v>44497</c:v>
                </c:pt>
                <c:pt idx="1933">
                  <c:v>44498</c:v>
                </c:pt>
                <c:pt idx="1934">
                  <c:v>44501</c:v>
                </c:pt>
                <c:pt idx="1935">
                  <c:v>44502</c:v>
                </c:pt>
                <c:pt idx="1936">
                  <c:v>44503</c:v>
                </c:pt>
                <c:pt idx="1937">
                  <c:v>44504</c:v>
                </c:pt>
                <c:pt idx="1938">
                  <c:v>44505</c:v>
                </c:pt>
                <c:pt idx="1939">
                  <c:v>44508</c:v>
                </c:pt>
                <c:pt idx="1940">
                  <c:v>44509</c:v>
                </c:pt>
                <c:pt idx="1941">
                  <c:v>44510</c:v>
                </c:pt>
                <c:pt idx="1942">
                  <c:v>44511</c:v>
                </c:pt>
                <c:pt idx="1943">
                  <c:v>44512</c:v>
                </c:pt>
                <c:pt idx="1944">
                  <c:v>44515</c:v>
                </c:pt>
                <c:pt idx="1945">
                  <c:v>44516</c:v>
                </c:pt>
                <c:pt idx="1946">
                  <c:v>44517</c:v>
                </c:pt>
                <c:pt idx="1947">
                  <c:v>44518</c:v>
                </c:pt>
                <c:pt idx="1948">
                  <c:v>44519</c:v>
                </c:pt>
                <c:pt idx="1949">
                  <c:v>44522</c:v>
                </c:pt>
                <c:pt idx="1950">
                  <c:v>44523</c:v>
                </c:pt>
                <c:pt idx="1951">
                  <c:v>44524</c:v>
                </c:pt>
                <c:pt idx="1952">
                  <c:v>44525</c:v>
                </c:pt>
                <c:pt idx="1953">
                  <c:v>44526</c:v>
                </c:pt>
                <c:pt idx="1954">
                  <c:v>44529</c:v>
                </c:pt>
                <c:pt idx="1955">
                  <c:v>44530</c:v>
                </c:pt>
                <c:pt idx="1956">
                  <c:v>44531</c:v>
                </c:pt>
                <c:pt idx="1957">
                  <c:v>44532</c:v>
                </c:pt>
                <c:pt idx="1958">
                  <c:v>44533</c:v>
                </c:pt>
                <c:pt idx="1959">
                  <c:v>44536</c:v>
                </c:pt>
                <c:pt idx="1960">
                  <c:v>44537</c:v>
                </c:pt>
                <c:pt idx="1961">
                  <c:v>44538</c:v>
                </c:pt>
                <c:pt idx="1962">
                  <c:v>44539</c:v>
                </c:pt>
                <c:pt idx="1963">
                  <c:v>44540</c:v>
                </c:pt>
                <c:pt idx="1964">
                  <c:v>44543</c:v>
                </c:pt>
                <c:pt idx="1965">
                  <c:v>44544</c:v>
                </c:pt>
                <c:pt idx="1966">
                  <c:v>44545</c:v>
                </c:pt>
                <c:pt idx="1967">
                  <c:v>44546</c:v>
                </c:pt>
                <c:pt idx="1968">
                  <c:v>44547</c:v>
                </c:pt>
                <c:pt idx="1969">
                  <c:v>44550</c:v>
                </c:pt>
                <c:pt idx="1970">
                  <c:v>44551</c:v>
                </c:pt>
                <c:pt idx="1971">
                  <c:v>44552</c:v>
                </c:pt>
                <c:pt idx="1972">
                  <c:v>44553</c:v>
                </c:pt>
                <c:pt idx="1973">
                  <c:v>44554</c:v>
                </c:pt>
                <c:pt idx="1974">
                  <c:v>44557</c:v>
                </c:pt>
                <c:pt idx="1975">
                  <c:v>44558</c:v>
                </c:pt>
                <c:pt idx="1976">
                  <c:v>44559</c:v>
                </c:pt>
                <c:pt idx="1977">
                  <c:v>44560</c:v>
                </c:pt>
                <c:pt idx="1978">
                  <c:v>44561</c:v>
                </c:pt>
                <c:pt idx="1979">
                  <c:v>44565</c:v>
                </c:pt>
                <c:pt idx="1980">
                  <c:v>44566</c:v>
                </c:pt>
                <c:pt idx="1981">
                  <c:v>44567</c:v>
                </c:pt>
                <c:pt idx="1982">
                  <c:v>44568</c:v>
                </c:pt>
                <c:pt idx="1983">
                  <c:v>44571</c:v>
                </c:pt>
                <c:pt idx="1984">
                  <c:v>44572</c:v>
                </c:pt>
                <c:pt idx="1985">
                  <c:v>44573</c:v>
                </c:pt>
                <c:pt idx="1986">
                  <c:v>44574</c:v>
                </c:pt>
                <c:pt idx="1987">
                  <c:v>44575</c:v>
                </c:pt>
                <c:pt idx="1988">
                  <c:v>44578</c:v>
                </c:pt>
                <c:pt idx="1989">
                  <c:v>44579</c:v>
                </c:pt>
                <c:pt idx="1990">
                  <c:v>44580</c:v>
                </c:pt>
                <c:pt idx="1991">
                  <c:v>44581</c:v>
                </c:pt>
                <c:pt idx="1992">
                  <c:v>44582</c:v>
                </c:pt>
                <c:pt idx="1993">
                  <c:v>44585</c:v>
                </c:pt>
                <c:pt idx="1994">
                  <c:v>44586</c:v>
                </c:pt>
                <c:pt idx="1995">
                  <c:v>44587</c:v>
                </c:pt>
                <c:pt idx="1996">
                  <c:v>44588</c:v>
                </c:pt>
                <c:pt idx="1997">
                  <c:v>44589</c:v>
                </c:pt>
                <c:pt idx="1998">
                  <c:v>44599</c:v>
                </c:pt>
                <c:pt idx="1999">
                  <c:v>44600</c:v>
                </c:pt>
                <c:pt idx="2000">
                  <c:v>44601</c:v>
                </c:pt>
                <c:pt idx="2001">
                  <c:v>44602</c:v>
                </c:pt>
                <c:pt idx="2002">
                  <c:v>44603</c:v>
                </c:pt>
                <c:pt idx="2003">
                  <c:v>44606</c:v>
                </c:pt>
                <c:pt idx="2004">
                  <c:v>44607</c:v>
                </c:pt>
                <c:pt idx="2005">
                  <c:v>44608</c:v>
                </c:pt>
                <c:pt idx="2006">
                  <c:v>44609</c:v>
                </c:pt>
                <c:pt idx="2007">
                  <c:v>44610</c:v>
                </c:pt>
                <c:pt idx="2008">
                  <c:v>44613</c:v>
                </c:pt>
                <c:pt idx="2009">
                  <c:v>44614</c:v>
                </c:pt>
                <c:pt idx="2010">
                  <c:v>44615</c:v>
                </c:pt>
                <c:pt idx="2011">
                  <c:v>44616</c:v>
                </c:pt>
                <c:pt idx="2012">
                  <c:v>44617</c:v>
                </c:pt>
                <c:pt idx="2013">
                  <c:v>44620</c:v>
                </c:pt>
                <c:pt idx="2014">
                  <c:v>44621</c:v>
                </c:pt>
                <c:pt idx="2015">
                  <c:v>44622</c:v>
                </c:pt>
                <c:pt idx="2016">
                  <c:v>44623</c:v>
                </c:pt>
                <c:pt idx="2017">
                  <c:v>44624</c:v>
                </c:pt>
                <c:pt idx="2018">
                  <c:v>44627</c:v>
                </c:pt>
                <c:pt idx="2019">
                  <c:v>44628</c:v>
                </c:pt>
                <c:pt idx="2020">
                  <c:v>44629</c:v>
                </c:pt>
                <c:pt idx="2021">
                  <c:v>44630</c:v>
                </c:pt>
                <c:pt idx="2022">
                  <c:v>44631</c:v>
                </c:pt>
                <c:pt idx="2023">
                  <c:v>44634</c:v>
                </c:pt>
                <c:pt idx="2024">
                  <c:v>44635</c:v>
                </c:pt>
                <c:pt idx="2025">
                  <c:v>44636</c:v>
                </c:pt>
                <c:pt idx="2026">
                  <c:v>44637</c:v>
                </c:pt>
                <c:pt idx="2027">
                  <c:v>44638</c:v>
                </c:pt>
                <c:pt idx="2028">
                  <c:v>44641</c:v>
                </c:pt>
                <c:pt idx="2029">
                  <c:v>44642</c:v>
                </c:pt>
                <c:pt idx="2030">
                  <c:v>44643</c:v>
                </c:pt>
                <c:pt idx="2031">
                  <c:v>44644</c:v>
                </c:pt>
                <c:pt idx="2032">
                  <c:v>44645</c:v>
                </c:pt>
                <c:pt idx="2033">
                  <c:v>44648</c:v>
                </c:pt>
                <c:pt idx="2034">
                  <c:v>44649</c:v>
                </c:pt>
                <c:pt idx="2035">
                  <c:v>44650</c:v>
                </c:pt>
                <c:pt idx="2036">
                  <c:v>44651</c:v>
                </c:pt>
                <c:pt idx="2037">
                  <c:v>44652</c:v>
                </c:pt>
                <c:pt idx="2038">
                  <c:v>44655</c:v>
                </c:pt>
                <c:pt idx="2039">
                  <c:v>44656</c:v>
                </c:pt>
                <c:pt idx="2040">
                  <c:v>44657</c:v>
                </c:pt>
                <c:pt idx="2041">
                  <c:v>44658</c:v>
                </c:pt>
                <c:pt idx="2042">
                  <c:v>44659</c:v>
                </c:pt>
                <c:pt idx="2043">
                  <c:v>44663</c:v>
                </c:pt>
                <c:pt idx="2044">
                  <c:v>44664</c:v>
                </c:pt>
                <c:pt idx="2045">
                  <c:v>44665</c:v>
                </c:pt>
                <c:pt idx="2046">
                  <c:v>44666</c:v>
                </c:pt>
                <c:pt idx="2047">
                  <c:v>44669</c:v>
                </c:pt>
                <c:pt idx="2048">
                  <c:v>44670</c:v>
                </c:pt>
                <c:pt idx="2049">
                  <c:v>44671</c:v>
                </c:pt>
                <c:pt idx="2050">
                  <c:v>44672</c:v>
                </c:pt>
                <c:pt idx="2051">
                  <c:v>44673</c:v>
                </c:pt>
                <c:pt idx="2052">
                  <c:v>44676</c:v>
                </c:pt>
                <c:pt idx="2053">
                  <c:v>44677</c:v>
                </c:pt>
                <c:pt idx="2054">
                  <c:v>44678</c:v>
                </c:pt>
                <c:pt idx="2055">
                  <c:v>44679</c:v>
                </c:pt>
                <c:pt idx="2056">
                  <c:v>44680</c:v>
                </c:pt>
                <c:pt idx="2057">
                  <c:v>44685</c:v>
                </c:pt>
                <c:pt idx="2058">
                  <c:v>44686</c:v>
                </c:pt>
                <c:pt idx="2059">
                  <c:v>44687</c:v>
                </c:pt>
                <c:pt idx="2060">
                  <c:v>44690</c:v>
                </c:pt>
                <c:pt idx="2061">
                  <c:v>44691</c:v>
                </c:pt>
                <c:pt idx="2062">
                  <c:v>44692</c:v>
                </c:pt>
                <c:pt idx="2063">
                  <c:v>44693</c:v>
                </c:pt>
                <c:pt idx="2064">
                  <c:v>44694</c:v>
                </c:pt>
                <c:pt idx="2065">
                  <c:v>44697</c:v>
                </c:pt>
                <c:pt idx="2066">
                  <c:v>44698</c:v>
                </c:pt>
                <c:pt idx="2067">
                  <c:v>44699</c:v>
                </c:pt>
                <c:pt idx="2068">
                  <c:v>44700</c:v>
                </c:pt>
                <c:pt idx="2069">
                  <c:v>44701</c:v>
                </c:pt>
                <c:pt idx="2070">
                  <c:v>44704</c:v>
                </c:pt>
                <c:pt idx="2071">
                  <c:v>44705</c:v>
                </c:pt>
                <c:pt idx="2072">
                  <c:v>44706</c:v>
                </c:pt>
                <c:pt idx="2073">
                  <c:v>44707</c:v>
                </c:pt>
                <c:pt idx="2074">
                  <c:v>44708</c:v>
                </c:pt>
                <c:pt idx="2075">
                  <c:v>44711</c:v>
                </c:pt>
                <c:pt idx="2076">
                  <c:v>44712</c:v>
                </c:pt>
                <c:pt idx="2077">
                  <c:v>44713</c:v>
                </c:pt>
                <c:pt idx="2078">
                  <c:v>44714</c:v>
                </c:pt>
                <c:pt idx="2079">
                  <c:v>44715</c:v>
                </c:pt>
                <c:pt idx="2080">
                  <c:v>44718</c:v>
                </c:pt>
                <c:pt idx="2081">
                  <c:v>44719</c:v>
                </c:pt>
                <c:pt idx="2082">
                  <c:v>44720</c:v>
                </c:pt>
                <c:pt idx="2083">
                  <c:v>44721</c:v>
                </c:pt>
                <c:pt idx="2084">
                  <c:v>44722</c:v>
                </c:pt>
                <c:pt idx="2085">
                  <c:v>44725</c:v>
                </c:pt>
                <c:pt idx="2086">
                  <c:v>44726</c:v>
                </c:pt>
                <c:pt idx="2087">
                  <c:v>44727</c:v>
                </c:pt>
                <c:pt idx="2088">
                  <c:v>44728</c:v>
                </c:pt>
                <c:pt idx="2089">
                  <c:v>44729</c:v>
                </c:pt>
                <c:pt idx="2090">
                  <c:v>44732</c:v>
                </c:pt>
                <c:pt idx="2091">
                  <c:v>44733</c:v>
                </c:pt>
                <c:pt idx="2092">
                  <c:v>44734</c:v>
                </c:pt>
                <c:pt idx="2093">
                  <c:v>44735</c:v>
                </c:pt>
                <c:pt idx="2094">
                  <c:v>44736</c:v>
                </c:pt>
                <c:pt idx="2095">
                  <c:v>44739</c:v>
                </c:pt>
                <c:pt idx="2096">
                  <c:v>44740</c:v>
                </c:pt>
                <c:pt idx="2097">
                  <c:v>44741</c:v>
                </c:pt>
                <c:pt idx="2098">
                  <c:v>44742</c:v>
                </c:pt>
                <c:pt idx="2099">
                  <c:v>44743</c:v>
                </c:pt>
                <c:pt idx="2100">
                  <c:v>44746</c:v>
                </c:pt>
                <c:pt idx="2101">
                  <c:v>44747</c:v>
                </c:pt>
                <c:pt idx="2102">
                  <c:v>44748</c:v>
                </c:pt>
                <c:pt idx="2103">
                  <c:v>44749</c:v>
                </c:pt>
                <c:pt idx="2104">
                  <c:v>44750</c:v>
                </c:pt>
                <c:pt idx="2105">
                  <c:v>44753</c:v>
                </c:pt>
                <c:pt idx="2106">
                  <c:v>44754</c:v>
                </c:pt>
                <c:pt idx="2107">
                  <c:v>44755</c:v>
                </c:pt>
                <c:pt idx="2108">
                  <c:v>44756</c:v>
                </c:pt>
                <c:pt idx="2109">
                  <c:v>44757</c:v>
                </c:pt>
                <c:pt idx="2110">
                  <c:v>44760</c:v>
                </c:pt>
                <c:pt idx="2111">
                  <c:v>44761</c:v>
                </c:pt>
                <c:pt idx="2112">
                  <c:v>44762</c:v>
                </c:pt>
                <c:pt idx="2113">
                  <c:v>44763</c:v>
                </c:pt>
                <c:pt idx="2114">
                  <c:v>44764</c:v>
                </c:pt>
                <c:pt idx="2115">
                  <c:v>44767</c:v>
                </c:pt>
                <c:pt idx="2116">
                  <c:v>44768</c:v>
                </c:pt>
                <c:pt idx="2117">
                  <c:v>44769</c:v>
                </c:pt>
                <c:pt idx="2118">
                  <c:v>44770</c:v>
                </c:pt>
                <c:pt idx="2119">
                  <c:v>44771</c:v>
                </c:pt>
                <c:pt idx="2120">
                  <c:v>44774</c:v>
                </c:pt>
                <c:pt idx="2121">
                  <c:v>44775</c:v>
                </c:pt>
                <c:pt idx="2122">
                  <c:v>44776</c:v>
                </c:pt>
                <c:pt idx="2123">
                  <c:v>44777</c:v>
                </c:pt>
                <c:pt idx="2124">
                  <c:v>44778</c:v>
                </c:pt>
                <c:pt idx="2125">
                  <c:v>44781</c:v>
                </c:pt>
                <c:pt idx="2126">
                  <c:v>44782</c:v>
                </c:pt>
                <c:pt idx="2127">
                  <c:v>44783</c:v>
                </c:pt>
                <c:pt idx="2128">
                  <c:v>44784</c:v>
                </c:pt>
                <c:pt idx="2129">
                  <c:v>44785</c:v>
                </c:pt>
                <c:pt idx="2130">
                  <c:v>44788</c:v>
                </c:pt>
                <c:pt idx="2131">
                  <c:v>44789</c:v>
                </c:pt>
                <c:pt idx="2132">
                  <c:v>44790</c:v>
                </c:pt>
                <c:pt idx="2133">
                  <c:v>44791</c:v>
                </c:pt>
                <c:pt idx="2134">
                  <c:v>44792</c:v>
                </c:pt>
                <c:pt idx="2135">
                  <c:v>44795</c:v>
                </c:pt>
                <c:pt idx="2136">
                  <c:v>44796</c:v>
                </c:pt>
                <c:pt idx="2137">
                  <c:v>44797</c:v>
                </c:pt>
                <c:pt idx="2138">
                  <c:v>44798</c:v>
                </c:pt>
                <c:pt idx="2139">
                  <c:v>44799</c:v>
                </c:pt>
                <c:pt idx="2140">
                  <c:v>44802</c:v>
                </c:pt>
                <c:pt idx="2141">
                  <c:v>44803</c:v>
                </c:pt>
                <c:pt idx="2142">
                  <c:v>44804</c:v>
                </c:pt>
                <c:pt idx="2143">
                  <c:v>44809</c:v>
                </c:pt>
                <c:pt idx="2144">
                  <c:v>44810</c:v>
                </c:pt>
                <c:pt idx="2145">
                  <c:v>44811</c:v>
                </c:pt>
                <c:pt idx="2146">
                  <c:v>44812</c:v>
                </c:pt>
                <c:pt idx="2147">
                  <c:v>44813</c:v>
                </c:pt>
                <c:pt idx="2148">
                  <c:v>44816</c:v>
                </c:pt>
                <c:pt idx="2149">
                  <c:v>44817</c:v>
                </c:pt>
                <c:pt idx="2150">
                  <c:v>44818</c:v>
                </c:pt>
                <c:pt idx="2151">
                  <c:v>44819</c:v>
                </c:pt>
                <c:pt idx="2152">
                  <c:v>44820</c:v>
                </c:pt>
                <c:pt idx="2153">
                  <c:v>44823</c:v>
                </c:pt>
                <c:pt idx="2154">
                  <c:v>44824</c:v>
                </c:pt>
                <c:pt idx="2155">
                  <c:v>44825</c:v>
                </c:pt>
                <c:pt idx="2156">
                  <c:v>44826</c:v>
                </c:pt>
                <c:pt idx="2157">
                  <c:v>44827</c:v>
                </c:pt>
                <c:pt idx="2158">
                  <c:v>44830</c:v>
                </c:pt>
                <c:pt idx="2159">
                  <c:v>44831</c:v>
                </c:pt>
                <c:pt idx="2160">
                  <c:v>44832</c:v>
                </c:pt>
                <c:pt idx="2161">
                  <c:v>44833</c:v>
                </c:pt>
                <c:pt idx="2162">
                  <c:v>44834</c:v>
                </c:pt>
                <c:pt idx="2163">
                  <c:v>44837</c:v>
                </c:pt>
                <c:pt idx="2164">
                  <c:v>44838</c:v>
                </c:pt>
                <c:pt idx="2165">
                  <c:v>44839</c:v>
                </c:pt>
                <c:pt idx="2166">
                  <c:v>44840</c:v>
                </c:pt>
                <c:pt idx="2167">
                  <c:v>44841</c:v>
                </c:pt>
                <c:pt idx="2168">
                  <c:v>44844</c:v>
                </c:pt>
                <c:pt idx="2169">
                  <c:v>44845</c:v>
                </c:pt>
                <c:pt idx="2170">
                  <c:v>44846</c:v>
                </c:pt>
                <c:pt idx="2171">
                  <c:v>44847</c:v>
                </c:pt>
                <c:pt idx="2172">
                  <c:v>44848</c:v>
                </c:pt>
                <c:pt idx="2173">
                  <c:v>44851</c:v>
                </c:pt>
                <c:pt idx="2174">
                  <c:v>44852</c:v>
                </c:pt>
                <c:pt idx="2175">
                  <c:v>44853</c:v>
                </c:pt>
                <c:pt idx="2176">
                  <c:v>44854</c:v>
                </c:pt>
                <c:pt idx="2177">
                  <c:v>44855</c:v>
                </c:pt>
                <c:pt idx="2178">
                  <c:v>44858</c:v>
                </c:pt>
                <c:pt idx="2179">
                  <c:v>44859</c:v>
                </c:pt>
                <c:pt idx="2180">
                  <c:v>44860</c:v>
                </c:pt>
                <c:pt idx="2181">
                  <c:v>44861</c:v>
                </c:pt>
                <c:pt idx="2182">
                  <c:v>44862</c:v>
                </c:pt>
                <c:pt idx="2183">
                  <c:v>44865</c:v>
                </c:pt>
                <c:pt idx="2184">
                  <c:v>44866</c:v>
                </c:pt>
                <c:pt idx="2185">
                  <c:v>44867</c:v>
                </c:pt>
                <c:pt idx="2186">
                  <c:v>44868</c:v>
                </c:pt>
                <c:pt idx="2187">
                  <c:v>44869</c:v>
                </c:pt>
                <c:pt idx="2188">
                  <c:v>44872</c:v>
                </c:pt>
                <c:pt idx="2189">
                  <c:v>44873</c:v>
                </c:pt>
                <c:pt idx="2190">
                  <c:v>44874</c:v>
                </c:pt>
                <c:pt idx="2191">
                  <c:v>44875</c:v>
                </c:pt>
                <c:pt idx="2192">
                  <c:v>44876</c:v>
                </c:pt>
                <c:pt idx="2193">
                  <c:v>44879</c:v>
                </c:pt>
                <c:pt idx="2194">
                  <c:v>44880</c:v>
                </c:pt>
                <c:pt idx="2195">
                  <c:v>44881</c:v>
                </c:pt>
                <c:pt idx="2196">
                  <c:v>44882</c:v>
                </c:pt>
                <c:pt idx="2197">
                  <c:v>44883</c:v>
                </c:pt>
                <c:pt idx="2198">
                  <c:v>44886</c:v>
                </c:pt>
                <c:pt idx="2199">
                  <c:v>44887</c:v>
                </c:pt>
                <c:pt idx="2200">
                  <c:v>44888</c:v>
                </c:pt>
                <c:pt idx="2201">
                  <c:v>44889</c:v>
                </c:pt>
                <c:pt idx="2202">
                  <c:v>44890</c:v>
                </c:pt>
                <c:pt idx="2203">
                  <c:v>44893</c:v>
                </c:pt>
                <c:pt idx="2204">
                  <c:v>44894</c:v>
                </c:pt>
                <c:pt idx="2205">
                  <c:v>44895</c:v>
                </c:pt>
                <c:pt idx="2206">
                  <c:v>44896</c:v>
                </c:pt>
                <c:pt idx="2207">
                  <c:v>44897</c:v>
                </c:pt>
                <c:pt idx="2208">
                  <c:v>44900</c:v>
                </c:pt>
                <c:pt idx="2209">
                  <c:v>44901</c:v>
                </c:pt>
                <c:pt idx="2210">
                  <c:v>44902</c:v>
                </c:pt>
                <c:pt idx="2211">
                  <c:v>44903</c:v>
                </c:pt>
                <c:pt idx="2212">
                  <c:v>44904</c:v>
                </c:pt>
                <c:pt idx="2213">
                  <c:v>44907</c:v>
                </c:pt>
                <c:pt idx="2214">
                  <c:v>44908</c:v>
                </c:pt>
                <c:pt idx="2215">
                  <c:v>44909</c:v>
                </c:pt>
                <c:pt idx="2216">
                  <c:v>44910</c:v>
                </c:pt>
                <c:pt idx="2217">
                  <c:v>44911</c:v>
                </c:pt>
                <c:pt idx="2218">
                  <c:v>44914</c:v>
                </c:pt>
                <c:pt idx="2219">
                  <c:v>44915</c:v>
                </c:pt>
                <c:pt idx="2220">
                  <c:v>44916</c:v>
                </c:pt>
                <c:pt idx="2221">
                  <c:v>44917</c:v>
                </c:pt>
                <c:pt idx="2222">
                  <c:v>44918</c:v>
                </c:pt>
                <c:pt idx="2223">
                  <c:v>44921</c:v>
                </c:pt>
                <c:pt idx="2224">
                  <c:v>44922</c:v>
                </c:pt>
                <c:pt idx="2225">
                  <c:v>44923</c:v>
                </c:pt>
                <c:pt idx="2226">
                  <c:v>44924</c:v>
                </c:pt>
                <c:pt idx="2227">
                  <c:v>44925</c:v>
                </c:pt>
                <c:pt idx="2228">
                  <c:v>44929</c:v>
                </c:pt>
                <c:pt idx="2229">
                  <c:v>44930</c:v>
                </c:pt>
                <c:pt idx="2230">
                  <c:v>44931</c:v>
                </c:pt>
                <c:pt idx="2231">
                  <c:v>44932</c:v>
                </c:pt>
                <c:pt idx="2232">
                  <c:v>44935</c:v>
                </c:pt>
                <c:pt idx="2233">
                  <c:v>44936</c:v>
                </c:pt>
                <c:pt idx="2234">
                  <c:v>44937</c:v>
                </c:pt>
                <c:pt idx="2235">
                  <c:v>44938</c:v>
                </c:pt>
                <c:pt idx="2236">
                  <c:v>44939</c:v>
                </c:pt>
                <c:pt idx="2237">
                  <c:v>44942</c:v>
                </c:pt>
                <c:pt idx="2238">
                  <c:v>44943</c:v>
                </c:pt>
                <c:pt idx="2239">
                  <c:v>44944</c:v>
                </c:pt>
                <c:pt idx="2240">
                  <c:v>44945</c:v>
                </c:pt>
                <c:pt idx="2241">
                  <c:v>44953</c:v>
                </c:pt>
                <c:pt idx="2242">
                  <c:v>44956</c:v>
                </c:pt>
                <c:pt idx="2243">
                  <c:v>44957</c:v>
                </c:pt>
                <c:pt idx="2244">
                  <c:v>44958</c:v>
                </c:pt>
                <c:pt idx="2245">
                  <c:v>44959</c:v>
                </c:pt>
                <c:pt idx="2246">
                  <c:v>44960</c:v>
                </c:pt>
                <c:pt idx="2247">
                  <c:v>44963</c:v>
                </c:pt>
                <c:pt idx="2248">
                  <c:v>44964</c:v>
                </c:pt>
                <c:pt idx="2249">
                  <c:v>44965</c:v>
                </c:pt>
                <c:pt idx="2250">
                  <c:v>44966</c:v>
                </c:pt>
                <c:pt idx="2251">
                  <c:v>44967</c:v>
                </c:pt>
                <c:pt idx="2252">
                  <c:v>44970</c:v>
                </c:pt>
                <c:pt idx="2253">
                  <c:v>44971</c:v>
                </c:pt>
                <c:pt idx="2254">
                  <c:v>44972</c:v>
                </c:pt>
                <c:pt idx="2255">
                  <c:v>44973</c:v>
                </c:pt>
                <c:pt idx="2256">
                  <c:v>44974</c:v>
                </c:pt>
                <c:pt idx="2257">
                  <c:v>44977</c:v>
                </c:pt>
                <c:pt idx="2258">
                  <c:v>44978</c:v>
                </c:pt>
                <c:pt idx="2259">
                  <c:v>44979</c:v>
                </c:pt>
                <c:pt idx="2260">
                  <c:v>44980</c:v>
                </c:pt>
                <c:pt idx="2261">
                  <c:v>44981</c:v>
                </c:pt>
                <c:pt idx="2262">
                  <c:v>44984</c:v>
                </c:pt>
                <c:pt idx="2263">
                  <c:v>44985</c:v>
                </c:pt>
                <c:pt idx="2264">
                  <c:v>44986</c:v>
                </c:pt>
                <c:pt idx="2265">
                  <c:v>44987</c:v>
                </c:pt>
                <c:pt idx="2266">
                  <c:v>44988</c:v>
                </c:pt>
                <c:pt idx="2267">
                  <c:v>44991</c:v>
                </c:pt>
                <c:pt idx="2268">
                  <c:v>44992</c:v>
                </c:pt>
                <c:pt idx="2269">
                  <c:v>44993</c:v>
                </c:pt>
                <c:pt idx="2270">
                  <c:v>44994</c:v>
                </c:pt>
                <c:pt idx="2271">
                  <c:v>44995</c:v>
                </c:pt>
                <c:pt idx="2272">
                  <c:v>44998</c:v>
                </c:pt>
                <c:pt idx="2273">
                  <c:v>44999</c:v>
                </c:pt>
                <c:pt idx="2274">
                  <c:v>45000</c:v>
                </c:pt>
                <c:pt idx="2275">
                  <c:v>45001</c:v>
                </c:pt>
                <c:pt idx="2276">
                  <c:v>45002</c:v>
                </c:pt>
                <c:pt idx="2277">
                  <c:v>45005</c:v>
                </c:pt>
                <c:pt idx="2278">
                  <c:v>45006</c:v>
                </c:pt>
                <c:pt idx="2279">
                  <c:v>45007</c:v>
                </c:pt>
                <c:pt idx="2280">
                  <c:v>45008</c:v>
                </c:pt>
                <c:pt idx="2281">
                  <c:v>45009</c:v>
                </c:pt>
                <c:pt idx="2282">
                  <c:v>45012</c:v>
                </c:pt>
                <c:pt idx="2283">
                  <c:v>45013</c:v>
                </c:pt>
                <c:pt idx="2284">
                  <c:v>45014</c:v>
                </c:pt>
                <c:pt idx="2285">
                  <c:v>45015</c:v>
                </c:pt>
                <c:pt idx="2286">
                  <c:v>45016</c:v>
                </c:pt>
                <c:pt idx="2287">
                  <c:v>45019</c:v>
                </c:pt>
                <c:pt idx="2288">
                  <c:v>45020</c:v>
                </c:pt>
                <c:pt idx="2289">
                  <c:v>45021</c:v>
                </c:pt>
                <c:pt idx="2290">
                  <c:v>45022</c:v>
                </c:pt>
                <c:pt idx="2291">
                  <c:v>45023</c:v>
                </c:pt>
                <c:pt idx="2292">
                  <c:v>45026</c:v>
                </c:pt>
                <c:pt idx="2293">
                  <c:v>45027</c:v>
                </c:pt>
                <c:pt idx="2294">
                  <c:v>45028</c:v>
                </c:pt>
                <c:pt idx="2295">
                  <c:v>45029</c:v>
                </c:pt>
                <c:pt idx="2296">
                  <c:v>45030</c:v>
                </c:pt>
                <c:pt idx="2297">
                  <c:v>45033</c:v>
                </c:pt>
                <c:pt idx="2298">
                  <c:v>45034</c:v>
                </c:pt>
                <c:pt idx="2299">
                  <c:v>45035</c:v>
                </c:pt>
                <c:pt idx="2300">
                  <c:v>45036</c:v>
                </c:pt>
                <c:pt idx="2301">
                  <c:v>45037</c:v>
                </c:pt>
                <c:pt idx="2302">
                  <c:v>45040</c:v>
                </c:pt>
                <c:pt idx="2303">
                  <c:v>45041</c:v>
                </c:pt>
                <c:pt idx="2304">
                  <c:v>45042</c:v>
                </c:pt>
                <c:pt idx="2305">
                  <c:v>45043</c:v>
                </c:pt>
                <c:pt idx="2306">
                  <c:v>45044</c:v>
                </c:pt>
                <c:pt idx="2307">
                  <c:v>45050</c:v>
                </c:pt>
                <c:pt idx="2308">
                  <c:v>45051</c:v>
                </c:pt>
                <c:pt idx="2309">
                  <c:v>45054</c:v>
                </c:pt>
                <c:pt idx="2310">
                  <c:v>45055</c:v>
                </c:pt>
                <c:pt idx="2311">
                  <c:v>45056</c:v>
                </c:pt>
                <c:pt idx="2312">
                  <c:v>45057</c:v>
                </c:pt>
                <c:pt idx="2313">
                  <c:v>45058</c:v>
                </c:pt>
                <c:pt idx="2314">
                  <c:v>45061</c:v>
                </c:pt>
                <c:pt idx="2315">
                  <c:v>45062</c:v>
                </c:pt>
                <c:pt idx="2316">
                  <c:v>45063</c:v>
                </c:pt>
                <c:pt idx="2317">
                  <c:v>45064</c:v>
                </c:pt>
                <c:pt idx="2318">
                  <c:v>45065</c:v>
                </c:pt>
                <c:pt idx="2319">
                  <c:v>45068</c:v>
                </c:pt>
                <c:pt idx="2320">
                  <c:v>45069</c:v>
                </c:pt>
                <c:pt idx="2321">
                  <c:v>45070</c:v>
                </c:pt>
                <c:pt idx="2322">
                  <c:v>45071</c:v>
                </c:pt>
                <c:pt idx="2323">
                  <c:v>45072</c:v>
                </c:pt>
                <c:pt idx="2324">
                  <c:v>45075</c:v>
                </c:pt>
                <c:pt idx="2325">
                  <c:v>45076</c:v>
                </c:pt>
                <c:pt idx="2326">
                  <c:v>45077</c:v>
                </c:pt>
                <c:pt idx="2327">
                  <c:v>45078</c:v>
                </c:pt>
                <c:pt idx="2328">
                  <c:v>45079</c:v>
                </c:pt>
                <c:pt idx="2329">
                  <c:v>45082</c:v>
                </c:pt>
                <c:pt idx="2330">
                  <c:v>45083</c:v>
                </c:pt>
                <c:pt idx="2331">
                  <c:v>45084</c:v>
                </c:pt>
                <c:pt idx="2332">
                  <c:v>45085</c:v>
                </c:pt>
                <c:pt idx="2333">
                  <c:v>45086</c:v>
                </c:pt>
                <c:pt idx="2334">
                  <c:v>45089</c:v>
                </c:pt>
                <c:pt idx="2335">
                  <c:v>45090</c:v>
                </c:pt>
                <c:pt idx="2336">
                  <c:v>45091</c:v>
                </c:pt>
                <c:pt idx="2337">
                  <c:v>45092</c:v>
                </c:pt>
                <c:pt idx="2338">
                  <c:v>45093</c:v>
                </c:pt>
                <c:pt idx="2339">
                  <c:v>45096</c:v>
                </c:pt>
                <c:pt idx="2340">
                  <c:v>45097</c:v>
                </c:pt>
                <c:pt idx="2341">
                  <c:v>45098</c:v>
                </c:pt>
                <c:pt idx="2342">
                  <c:v>45099</c:v>
                </c:pt>
                <c:pt idx="2343">
                  <c:v>45100</c:v>
                </c:pt>
                <c:pt idx="2344">
                  <c:v>45103</c:v>
                </c:pt>
                <c:pt idx="2345">
                  <c:v>45104</c:v>
                </c:pt>
                <c:pt idx="2346">
                  <c:v>45105</c:v>
                </c:pt>
                <c:pt idx="2347">
                  <c:v>45106</c:v>
                </c:pt>
                <c:pt idx="2348">
                  <c:v>45107</c:v>
                </c:pt>
                <c:pt idx="2349">
                  <c:v>45110</c:v>
                </c:pt>
                <c:pt idx="2350">
                  <c:v>45111</c:v>
                </c:pt>
                <c:pt idx="2351">
                  <c:v>45112</c:v>
                </c:pt>
                <c:pt idx="2352">
                  <c:v>45113</c:v>
                </c:pt>
                <c:pt idx="2353">
                  <c:v>45114</c:v>
                </c:pt>
                <c:pt idx="2354">
                  <c:v>45117</c:v>
                </c:pt>
                <c:pt idx="2355">
                  <c:v>45118</c:v>
                </c:pt>
                <c:pt idx="2356">
                  <c:v>45119</c:v>
                </c:pt>
                <c:pt idx="2357">
                  <c:v>45120</c:v>
                </c:pt>
                <c:pt idx="2358">
                  <c:v>45121</c:v>
                </c:pt>
                <c:pt idx="2359">
                  <c:v>45124</c:v>
                </c:pt>
                <c:pt idx="2360">
                  <c:v>45125</c:v>
                </c:pt>
                <c:pt idx="2361">
                  <c:v>45126</c:v>
                </c:pt>
                <c:pt idx="2362">
                  <c:v>45127</c:v>
                </c:pt>
                <c:pt idx="2363">
                  <c:v>45128</c:v>
                </c:pt>
                <c:pt idx="2364">
                  <c:v>45131</c:v>
                </c:pt>
                <c:pt idx="2365">
                  <c:v>45132</c:v>
                </c:pt>
                <c:pt idx="2366">
                  <c:v>45133</c:v>
                </c:pt>
                <c:pt idx="2367">
                  <c:v>45134</c:v>
                </c:pt>
                <c:pt idx="2368">
                  <c:v>45135</c:v>
                </c:pt>
                <c:pt idx="2369">
                  <c:v>45138</c:v>
                </c:pt>
                <c:pt idx="2370">
                  <c:v>45139</c:v>
                </c:pt>
                <c:pt idx="2371">
                  <c:v>45140</c:v>
                </c:pt>
                <c:pt idx="2372">
                  <c:v>45141</c:v>
                </c:pt>
                <c:pt idx="2373">
                  <c:v>45142</c:v>
                </c:pt>
                <c:pt idx="2374">
                  <c:v>45145</c:v>
                </c:pt>
                <c:pt idx="2375">
                  <c:v>45146</c:v>
                </c:pt>
                <c:pt idx="2376">
                  <c:v>45147</c:v>
                </c:pt>
                <c:pt idx="2377">
                  <c:v>45148</c:v>
                </c:pt>
                <c:pt idx="2378">
                  <c:v>45149</c:v>
                </c:pt>
                <c:pt idx="2379">
                  <c:v>45152</c:v>
                </c:pt>
                <c:pt idx="2380">
                  <c:v>45153</c:v>
                </c:pt>
                <c:pt idx="2381">
                  <c:v>45154</c:v>
                </c:pt>
                <c:pt idx="2382">
                  <c:v>45155</c:v>
                </c:pt>
                <c:pt idx="2383">
                  <c:v>45156</c:v>
                </c:pt>
                <c:pt idx="2384">
                  <c:v>45159</c:v>
                </c:pt>
                <c:pt idx="2385">
                  <c:v>45160</c:v>
                </c:pt>
                <c:pt idx="2386">
                  <c:v>45161</c:v>
                </c:pt>
                <c:pt idx="2387">
                  <c:v>45162</c:v>
                </c:pt>
                <c:pt idx="2388">
                  <c:v>45163</c:v>
                </c:pt>
                <c:pt idx="2389">
                  <c:v>45166</c:v>
                </c:pt>
                <c:pt idx="2390">
                  <c:v>45167</c:v>
                </c:pt>
                <c:pt idx="2391">
                  <c:v>45168</c:v>
                </c:pt>
                <c:pt idx="2392">
                  <c:v>45169</c:v>
                </c:pt>
                <c:pt idx="2393">
                  <c:v>45174</c:v>
                </c:pt>
                <c:pt idx="2394">
                  <c:v>45175</c:v>
                </c:pt>
                <c:pt idx="2395">
                  <c:v>45176</c:v>
                </c:pt>
                <c:pt idx="2396">
                  <c:v>45177</c:v>
                </c:pt>
                <c:pt idx="2397">
                  <c:v>45180</c:v>
                </c:pt>
                <c:pt idx="2398">
                  <c:v>45181</c:v>
                </c:pt>
                <c:pt idx="2399">
                  <c:v>45182</c:v>
                </c:pt>
                <c:pt idx="2400">
                  <c:v>45183</c:v>
                </c:pt>
                <c:pt idx="2401">
                  <c:v>45184</c:v>
                </c:pt>
                <c:pt idx="2402">
                  <c:v>45187</c:v>
                </c:pt>
                <c:pt idx="2403">
                  <c:v>45188</c:v>
                </c:pt>
                <c:pt idx="2404">
                  <c:v>45189</c:v>
                </c:pt>
                <c:pt idx="2405">
                  <c:v>45190</c:v>
                </c:pt>
                <c:pt idx="2406">
                  <c:v>45191</c:v>
                </c:pt>
                <c:pt idx="2407">
                  <c:v>45194</c:v>
                </c:pt>
                <c:pt idx="2408">
                  <c:v>45195</c:v>
                </c:pt>
                <c:pt idx="2409">
                  <c:v>45196</c:v>
                </c:pt>
                <c:pt idx="2410">
                  <c:v>45197</c:v>
                </c:pt>
                <c:pt idx="2411">
                  <c:v>45198</c:v>
                </c:pt>
                <c:pt idx="2412">
                  <c:v>45201</c:v>
                </c:pt>
                <c:pt idx="2413">
                  <c:v>45202</c:v>
                </c:pt>
                <c:pt idx="2414">
                  <c:v>45203</c:v>
                </c:pt>
                <c:pt idx="2415">
                  <c:v>45204</c:v>
                </c:pt>
                <c:pt idx="2416">
                  <c:v>45205</c:v>
                </c:pt>
                <c:pt idx="2417">
                  <c:v>45208</c:v>
                </c:pt>
                <c:pt idx="2418">
                  <c:v>45209</c:v>
                </c:pt>
                <c:pt idx="2419">
                  <c:v>45210</c:v>
                </c:pt>
                <c:pt idx="2420">
                  <c:v>45211</c:v>
                </c:pt>
                <c:pt idx="2421">
                  <c:v>45212</c:v>
                </c:pt>
                <c:pt idx="2422">
                  <c:v>45215</c:v>
                </c:pt>
                <c:pt idx="2423">
                  <c:v>45216</c:v>
                </c:pt>
                <c:pt idx="2424">
                  <c:v>45217</c:v>
                </c:pt>
                <c:pt idx="2425">
                  <c:v>45218</c:v>
                </c:pt>
                <c:pt idx="2426">
                  <c:v>45219</c:v>
                </c:pt>
                <c:pt idx="2427">
                  <c:v>45222</c:v>
                </c:pt>
                <c:pt idx="2428">
                  <c:v>45223</c:v>
                </c:pt>
                <c:pt idx="2429">
                  <c:v>45224</c:v>
                </c:pt>
                <c:pt idx="2430">
                  <c:v>45225</c:v>
                </c:pt>
                <c:pt idx="2431">
                  <c:v>45226</c:v>
                </c:pt>
                <c:pt idx="2432">
                  <c:v>45229</c:v>
                </c:pt>
                <c:pt idx="2433">
                  <c:v>45230</c:v>
                </c:pt>
                <c:pt idx="2434">
                  <c:v>45231</c:v>
                </c:pt>
                <c:pt idx="2435">
                  <c:v>45232</c:v>
                </c:pt>
                <c:pt idx="2436">
                  <c:v>45233</c:v>
                </c:pt>
                <c:pt idx="2437">
                  <c:v>45236</c:v>
                </c:pt>
                <c:pt idx="2438">
                  <c:v>45237</c:v>
                </c:pt>
                <c:pt idx="2439">
                  <c:v>45238</c:v>
                </c:pt>
                <c:pt idx="2440">
                  <c:v>45239</c:v>
                </c:pt>
                <c:pt idx="2441">
                  <c:v>45240</c:v>
                </c:pt>
                <c:pt idx="2442">
                  <c:v>45243</c:v>
                </c:pt>
                <c:pt idx="2443">
                  <c:v>45244</c:v>
                </c:pt>
                <c:pt idx="2444">
                  <c:v>45245</c:v>
                </c:pt>
                <c:pt idx="2445">
                  <c:v>45246</c:v>
                </c:pt>
                <c:pt idx="2446">
                  <c:v>45247</c:v>
                </c:pt>
                <c:pt idx="2447">
                  <c:v>45250</c:v>
                </c:pt>
                <c:pt idx="2448">
                  <c:v>45251</c:v>
                </c:pt>
                <c:pt idx="2449">
                  <c:v>45252</c:v>
                </c:pt>
                <c:pt idx="2450">
                  <c:v>45253</c:v>
                </c:pt>
                <c:pt idx="2451">
                  <c:v>45254</c:v>
                </c:pt>
                <c:pt idx="2452">
                  <c:v>45257</c:v>
                </c:pt>
                <c:pt idx="2453">
                  <c:v>45258</c:v>
                </c:pt>
                <c:pt idx="2454">
                  <c:v>45259</c:v>
                </c:pt>
                <c:pt idx="2455">
                  <c:v>45260</c:v>
                </c:pt>
                <c:pt idx="2456">
                  <c:v>45261</c:v>
                </c:pt>
                <c:pt idx="2457">
                  <c:v>45264</c:v>
                </c:pt>
                <c:pt idx="2458">
                  <c:v>45265</c:v>
                </c:pt>
                <c:pt idx="2459">
                  <c:v>45266</c:v>
                </c:pt>
                <c:pt idx="2460">
                  <c:v>45267</c:v>
                </c:pt>
                <c:pt idx="2461">
                  <c:v>45268</c:v>
                </c:pt>
                <c:pt idx="2462">
                  <c:v>45271</c:v>
                </c:pt>
                <c:pt idx="2463">
                  <c:v>45272</c:v>
                </c:pt>
                <c:pt idx="2464">
                  <c:v>45273</c:v>
                </c:pt>
                <c:pt idx="2465">
                  <c:v>45274</c:v>
                </c:pt>
                <c:pt idx="2466">
                  <c:v>45275</c:v>
                </c:pt>
                <c:pt idx="2467">
                  <c:v>45278</c:v>
                </c:pt>
                <c:pt idx="2468">
                  <c:v>45279</c:v>
                </c:pt>
                <c:pt idx="2469">
                  <c:v>45280</c:v>
                </c:pt>
                <c:pt idx="2470">
                  <c:v>45281</c:v>
                </c:pt>
                <c:pt idx="2471">
                  <c:v>45282</c:v>
                </c:pt>
                <c:pt idx="2472">
                  <c:v>45285</c:v>
                </c:pt>
                <c:pt idx="2473">
                  <c:v>45286</c:v>
                </c:pt>
                <c:pt idx="2474">
                  <c:v>45287</c:v>
                </c:pt>
                <c:pt idx="2475">
                  <c:v>45288</c:v>
                </c:pt>
                <c:pt idx="2476">
                  <c:v>45289</c:v>
                </c:pt>
                <c:pt idx="2477">
                  <c:v>45293</c:v>
                </c:pt>
                <c:pt idx="2478">
                  <c:v>45294</c:v>
                </c:pt>
                <c:pt idx="2479">
                  <c:v>45295</c:v>
                </c:pt>
                <c:pt idx="2480">
                  <c:v>45296</c:v>
                </c:pt>
                <c:pt idx="2481">
                  <c:v>45299</c:v>
                </c:pt>
                <c:pt idx="2482">
                  <c:v>45300</c:v>
                </c:pt>
                <c:pt idx="2483">
                  <c:v>45301</c:v>
                </c:pt>
                <c:pt idx="2484">
                  <c:v>45302</c:v>
                </c:pt>
                <c:pt idx="2485">
                  <c:v>45303</c:v>
                </c:pt>
                <c:pt idx="2486">
                  <c:v>45306</c:v>
                </c:pt>
                <c:pt idx="2487">
                  <c:v>45307</c:v>
                </c:pt>
                <c:pt idx="2488">
                  <c:v>45308</c:v>
                </c:pt>
                <c:pt idx="2489">
                  <c:v>45309</c:v>
                </c:pt>
                <c:pt idx="2490">
                  <c:v>45310</c:v>
                </c:pt>
                <c:pt idx="2491">
                  <c:v>45313</c:v>
                </c:pt>
                <c:pt idx="2492">
                  <c:v>45314</c:v>
                </c:pt>
                <c:pt idx="2493">
                  <c:v>45315</c:v>
                </c:pt>
                <c:pt idx="2494">
                  <c:v>45316</c:v>
                </c:pt>
                <c:pt idx="2495">
                  <c:v>45317</c:v>
                </c:pt>
                <c:pt idx="2496">
                  <c:v>45320</c:v>
                </c:pt>
                <c:pt idx="2497">
                  <c:v>45321</c:v>
                </c:pt>
                <c:pt idx="2498">
                  <c:v>45322</c:v>
                </c:pt>
                <c:pt idx="2499">
                  <c:v>45323</c:v>
                </c:pt>
                <c:pt idx="2500">
                  <c:v>45324</c:v>
                </c:pt>
                <c:pt idx="2501">
                  <c:v>45327</c:v>
                </c:pt>
                <c:pt idx="2502">
                  <c:v>45328</c:v>
                </c:pt>
                <c:pt idx="2503">
                  <c:v>45329</c:v>
                </c:pt>
                <c:pt idx="2504">
                  <c:v>45337</c:v>
                </c:pt>
                <c:pt idx="2505">
                  <c:v>45338</c:v>
                </c:pt>
                <c:pt idx="2506">
                  <c:v>45341</c:v>
                </c:pt>
                <c:pt idx="2507">
                  <c:v>45342</c:v>
                </c:pt>
                <c:pt idx="2508">
                  <c:v>45343</c:v>
                </c:pt>
                <c:pt idx="2509">
                  <c:v>45344</c:v>
                </c:pt>
                <c:pt idx="2510">
                  <c:v>45345</c:v>
                </c:pt>
                <c:pt idx="2511">
                  <c:v>45348</c:v>
                </c:pt>
                <c:pt idx="2512">
                  <c:v>45349</c:v>
                </c:pt>
                <c:pt idx="2513">
                  <c:v>45350</c:v>
                </c:pt>
                <c:pt idx="2514">
                  <c:v>45351</c:v>
                </c:pt>
                <c:pt idx="2515">
                  <c:v>45352</c:v>
                </c:pt>
                <c:pt idx="2516">
                  <c:v>45355</c:v>
                </c:pt>
                <c:pt idx="2517">
                  <c:v>45356</c:v>
                </c:pt>
                <c:pt idx="2518">
                  <c:v>45357</c:v>
                </c:pt>
                <c:pt idx="2519">
                  <c:v>45358</c:v>
                </c:pt>
                <c:pt idx="2520">
                  <c:v>45359</c:v>
                </c:pt>
                <c:pt idx="2521">
                  <c:v>45362</c:v>
                </c:pt>
                <c:pt idx="2522">
                  <c:v>45363</c:v>
                </c:pt>
                <c:pt idx="2523">
                  <c:v>45364</c:v>
                </c:pt>
                <c:pt idx="2524">
                  <c:v>45365</c:v>
                </c:pt>
                <c:pt idx="2525">
                  <c:v>45366</c:v>
                </c:pt>
                <c:pt idx="2526">
                  <c:v>45369</c:v>
                </c:pt>
                <c:pt idx="2527">
                  <c:v>45370</c:v>
                </c:pt>
                <c:pt idx="2528">
                  <c:v>45371</c:v>
                </c:pt>
                <c:pt idx="2529">
                  <c:v>45372</c:v>
                </c:pt>
                <c:pt idx="2530">
                  <c:v>45373</c:v>
                </c:pt>
                <c:pt idx="2531">
                  <c:v>45376</c:v>
                </c:pt>
                <c:pt idx="2532">
                  <c:v>45377</c:v>
                </c:pt>
                <c:pt idx="2533">
                  <c:v>45378</c:v>
                </c:pt>
                <c:pt idx="2534">
                  <c:v>45379</c:v>
                </c:pt>
                <c:pt idx="2535">
                  <c:v>45380</c:v>
                </c:pt>
                <c:pt idx="2536">
                  <c:v>45383</c:v>
                </c:pt>
                <c:pt idx="2537">
                  <c:v>45384</c:v>
                </c:pt>
                <c:pt idx="2538">
                  <c:v>45385</c:v>
                </c:pt>
                <c:pt idx="2539">
                  <c:v>45386</c:v>
                </c:pt>
                <c:pt idx="2540">
                  <c:v>45387</c:v>
                </c:pt>
                <c:pt idx="2541">
                  <c:v>45390</c:v>
                </c:pt>
                <c:pt idx="2542">
                  <c:v>45391</c:v>
                </c:pt>
                <c:pt idx="2543">
                  <c:v>45392</c:v>
                </c:pt>
                <c:pt idx="2544">
                  <c:v>45393</c:v>
                </c:pt>
                <c:pt idx="2545">
                  <c:v>45394</c:v>
                </c:pt>
                <c:pt idx="2546">
                  <c:v>45397</c:v>
                </c:pt>
                <c:pt idx="2547">
                  <c:v>45398</c:v>
                </c:pt>
                <c:pt idx="2548">
                  <c:v>45399</c:v>
                </c:pt>
                <c:pt idx="2549">
                  <c:v>45401</c:v>
                </c:pt>
                <c:pt idx="2550">
                  <c:v>45404</c:v>
                </c:pt>
                <c:pt idx="2551">
                  <c:v>45405</c:v>
                </c:pt>
                <c:pt idx="2552">
                  <c:v>45406</c:v>
                </c:pt>
                <c:pt idx="2553">
                  <c:v>45407</c:v>
                </c:pt>
                <c:pt idx="2554">
                  <c:v>45408</c:v>
                </c:pt>
                <c:pt idx="2555">
                  <c:v>45414</c:v>
                </c:pt>
                <c:pt idx="2556">
                  <c:v>45415</c:v>
                </c:pt>
                <c:pt idx="2557">
                  <c:v>45418</c:v>
                </c:pt>
                <c:pt idx="2558">
                  <c:v>45419</c:v>
                </c:pt>
                <c:pt idx="2559">
                  <c:v>45420</c:v>
                </c:pt>
                <c:pt idx="2560">
                  <c:v>45421</c:v>
                </c:pt>
                <c:pt idx="2561">
                  <c:v>45422</c:v>
                </c:pt>
                <c:pt idx="2562">
                  <c:v>45425</c:v>
                </c:pt>
                <c:pt idx="2563">
                  <c:v>45426</c:v>
                </c:pt>
                <c:pt idx="2564">
                  <c:v>45427</c:v>
                </c:pt>
                <c:pt idx="2565">
                  <c:v>45428</c:v>
                </c:pt>
                <c:pt idx="2566">
                  <c:v>45429</c:v>
                </c:pt>
                <c:pt idx="2567">
                  <c:v>45432</c:v>
                </c:pt>
                <c:pt idx="2568">
                  <c:v>45433</c:v>
                </c:pt>
                <c:pt idx="2569">
                  <c:v>45434</c:v>
                </c:pt>
                <c:pt idx="2570">
                  <c:v>45435</c:v>
                </c:pt>
                <c:pt idx="2571">
                  <c:v>45436</c:v>
                </c:pt>
                <c:pt idx="2572">
                  <c:v>45439</c:v>
                </c:pt>
                <c:pt idx="2573">
                  <c:v>45440</c:v>
                </c:pt>
                <c:pt idx="2574">
                  <c:v>45441</c:v>
                </c:pt>
                <c:pt idx="2575">
                  <c:v>45442</c:v>
                </c:pt>
                <c:pt idx="2576">
                  <c:v>45443</c:v>
                </c:pt>
                <c:pt idx="2577">
                  <c:v>45446</c:v>
                </c:pt>
                <c:pt idx="2578">
                  <c:v>45447</c:v>
                </c:pt>
                <c:pt idx="2579">
                  <c:v>45448</c:v>
                </c:pt>
                <c:pt idx="2580">
                  <c:v>45449</c:v>
                </c:pt>
                <c:pt idx="2581">
                  <c:v>45450</c:v>
                </c:pt>
                <c:pt idx="2582">
                  <c:v>45453</c:v>
                </c:pt>
                <c:pt idx="2583">
                  <c:v>45454</c:v>
                </c:pt>
                <c:pt idx="2584">
                  <c:v>45455</c:v>
                </c:pt>
                <c:pt idx="2585">
                  <c:v>45456</c:v>
                </c:pt>
                <c:pt idx="2586">
                  <c:v>45457</c:v>
                </c:pt>
                <c:pt idx="2587">
                  <c:v>45460</c:v>
                </c:pt>
                <c:pt idx="2588">
                  <c:v>45461</c:v>
                </c:pt>
                <c:pt idx="2589">
                  <c:v>45462</c:v>
                </c:pt>
                <c:pt idx="2590">
                  <c:v>45463</c:v>
                </c:pt>
                <c:pt idx="2591">
                  <c:v>45464</c:v>
                </c:pt>
                <c:pt idx="2592">
                  <c:v>45467</c:v>
                </c:pt>
                <c:pt idx="2593">
                  <c:v>45468</c:v>
                </c:pt>
                <c:pt idx="2594">
                  <c:v>45469</c:v>
                </c:pt>
                <c:pt idx="2595">
                  <c:v>45470</c:v>
                </c:pt>
                <c:pt idx="2596">
                  <c:v>45471</c:v>
                </c:pt>
                <c:pt idx="2597">
                  <c:v>45474</c:v>
                </c:pt>
                <c:pt idx="2598">
                  <c:v>45475</c:v>
                </c:pt>
                <c:pt idx="2599">
                  <c:v>45476</c:v>
                </c:pt>
                <c:pt idx="2600">
                  <c:v>45477</c:v>
                </c:pt>
                <c:pt idx="2601">
                  <c:v>45478</c:v>
                </c:pt>
                <c:pt idx="2602">
                  <c:v>45481</c:v>
                </c:pt>
                <c:pt idx="2603">
                  <c:v>45482</c:v>
                </c:pt>
                <c:pt idx="2604">
                  <c:v>45483</c:v>
                </c:pt>
                <c:pt idx="2605">
                  <c:v>45484</c:v>
                </c:pt>
                <c:pt idx="2606">
                  <c:v>45485</c:v>
                </c:pt>
                <c:pt idx="2607">
                  <c:v>45488</c:v>
                </c:pt>
                <c:pt idx="2608">
                  <c:v>45489</c:v>
                </c:pt>
                <c:pt idx="2609">
                  <c:v>45490</c:v>
                </c:pt>
                <c:pt idx="2610">
                  <c:v>45491</c:v>
                </c:pt>
                <c:pt idx="2611">
                  <c:v>45492</c:v>
                </c:pt>
                <c:pt idx="2612">
                  <c:v>45495</c:v>
                </c:pt>
                <c:pt idx="2613">
                  <c:v>45496</c:v>
                </c:pt>
                <c:pt idx="2614">
                  <c:v>45497</c:v>
                </c:pt>
                <c:pt idx="2615">
                  <c:v>45498</c:v>
                </c:pt>
                <c:pt idx="2616">
                  <c:v>45499</c:v>
                </c:pt>
                <c:pt idx="2617">
                  <c:v>45502</c:v>
                </c:pt>
                <c:pt idx="2618">
                  <c:v>45503</c:v>
                </c:pt>
                <c:pt idx="2619">
                  <c:v>45504</c:v>
                </c:pt>
                <c:pt idx="2620">
                  <c:v>45505</c:v>
                </c:pt>
                <c:pt idx="2621">
                  <c:v>45506</c:v>
                </c:pt>
                <c:pt idx="2622">
                  <c:v>45509</c:v>
                </c:pt>
                <c:pt idx="2623">
                  <c:v>45510</c:v>
                </c:pt>
                <c:pt idx="2624">
                  <c:v>45511</c:v>
                </c:pt>
                <c:pt idx="2625">
                  <c:v>45512</c:v>
                </c:pt>
                <c:pt idx="2626">
                  <c:v>45513</c:v>
                </c:pt>
                <c:pt idx="2627">
                  <c:v>45516</c:v>
                </c:pt>
                <c:pt idx="2628">
                  <c:v>45517</c:v>
                </c:pt>
                <c:pt idx="2629">
                  <c:v>45518</c:v>
                </c:pt>
                <c:pt idx="2630">
                  <c:v>45519</c:v>
                </c:pt>
                <c:pt idx="2631">
                  <c:v>45520</c:v>
                </c:pt>
                <c:pt idx="2632">
                  <c:v>45523</c:v>
                </c:pt>
                <c:pt idx="2633">
                  <c:v>45524</c:v>
                </c:pt>
                <c:pt idx="2634">
                  <c:v>45525</c:v>
                </c:pt>
                <c:pt idx="2635">
                  <c:v>45526</c:v>
                </c:pt>
                <c:pt idx="2636">
                  <c:v>45527</c:v>
                </c:pt>
                <c:pt idx="2637">
                  <c:v>45530</c:v>
                </c:pt>
                <c:pt idx="2638">
                  <c:v>45531</c:v>
                </c:pt>
                <c:pt idx="2639">
                  <c:v>45532</c:v>
                </c:pt>
                <c:pt idx="2640">
                  <c:v>45533</c:v>
                </c:pt>
                <c:pt idx="2641">
                  <c:v>45534</c:v>
                </c:pt>
                <c:pt idx="2642">
                  <c:v>45539</c:v>
                </c:pt>
                <c:pt idx="2643">
                  <c:v>45540</c:v>
                </c:pt>
                <c:pt idx="2644">
                  <c:v>45541</c:v>
                </c:pt>
                <c:pt idx="2645">
                  <c:v>45544</c:v>
                </c:pt>
                <c:pt idx="2646">
                  <c:v>45545</c:v>
                </c:pt>
                <c:pt idx="2647">
                  <c:v>45546</c:v>
                </c:pt>
                <c:pt idx="2648">
                  <c:v>45547</c:v>
                </c:pt>
                <c:pt idx="2649">
                  <c:v>45548</c:v>
                </c:pt>
                <c:pt idx="2650">
                  <c:v>45551</c:v>
                </c:pt>
                <c:pt idx="2651">
                  <c:v>45552</c:v>
                </c:pt>
                <c:pt idx="2652">
                  <c:v>45553</c:v>
                </c:pt>
                <c:pt idx="2653">
                  <c:v>45554</c:v>
                </c:pt>
                <c:pt idx="2654">
                  <c:v>45555</c:v>
                </c:pt>
                <c:pt idx="2655">
                  <c:v>45558</c:v>
                </c:pt>
                <c:pt idx="2656">
                  <c:v>45559</c:v>
                </c:pt>
                <c:pt idx="2657">
                  <c:v>45560</c:v>
                </c:pt>
                <c:pt idx="2658">
                  <c:v>45561</c:v>
                </c:pt>
                <c:pt idx="2659">
                  <c:v>45562</c:v>
                </c:pt>
                <c:pt idx="2660">
                  <c:v>45565</c:v>
                </c:pt>
                <c:pt idx="2661">
                  <c:v>45566</c:v>
                </c:pt>
                <c:pt idx="2662">
                  <c:v>45567</c:v>
                </c:pt>
                <c:pt idx="2663">
                  <c:v>45568</c:v>
                </c:pt>
                <c:pt idx="2664">
                  <c:v>45569</c:v>
                </c:pt>
                <c:pt idx="2665">
                  <c:v>45572</c:v>
                </c:pt>
                <c:pt idx="2666">
                  <c:v>45573</c:v>
                </c:pt>
                <c:pt idx="2667">
                  <c:v>45574</c:v>
                </c:pt>
                <c:pt idx="2668">
                  <c:v>45575</c:v>
                </c:pt>
                <c:pt idx="2669">
                  <c:v>45576</c:v>
                </c:pt>
                <c:pt idx="2670">
                  <c:v>45579</c:v>
                </c:pt>
                <c:pt idx="2671">
                  <c:v>45580</c:v>
                </c:pt>
                <c:pt idx="2672">
                  <c:v>45581</c:v>
                </c:pt>
                <c:pt idx="2673">
                  <c:v>45582</c:v>
                </c:pt>
                <c:pt idx="2674">
                  <c:v>45583</c:v>
                </c:pt>
                <c:pt idx="2675">
                  <c:v>45586</c:v>
                </c:pt>
                <c:pt idx="2676">
                  <c:v>45587</c:v>
                </c:pt>
                <c:pt idx="2677">
                  <c:v>45588</c:v>
                </c:pt>
                <c:pt idx="2678">
                  <c:v>45589</c:v>
                </c:pt>
                <c:pt idx="2679">
                  <c:v>45590</c:v>
                </c:pt>
                <c:pt idx="2680">
                  <c:v>45593</c:v>
                </c:pt>
                <c:pt idx="2681">
                  <c:v>45594</c:v>
                </c:pt>
                <c:pt idx="2682">
                  <c:v>45595</c:v>
                </c:pt>
                <c:pt idx="2683">
                  <c:v>45596</c:v>
                </c:pt>
                <c:pt idx="2684">
                  <c:v>45597</c:v>
                </c:pt>
                <c:pt idx="2685">
                  <c:v>45600</c:v>
                </c:pt>
                <c:pt idx="2686">
                  <c:v>45601</c:v>
                </c:pt>
                <c:pt idx="2687">
                  <c:v>45602</c:v>
                </c:pt>
                <c:pt idx="2688">
                  <c:v>45603</c:v>
                </c:pt>
                <c:pt idx="2689">
                  <c:v>45604</c:v>
                </c:pt>
                <c:pt idx="2690">
                  <c:v>45607</c:v>
                </c:pt>
                <c:pt idx="2691">
                  <c:v>45608</c:v>
                </c:pt>
                <c:pt idx="2692">
                  <c:v>45609</c:v>
                </c:pt>
                <c:pt idx="2693">
                  <c:v>45610</c:v>
                </c:pt>
                <c:pt idx="2694">
                  <c:v>45611</c:v>
                </c:pt>
                <c:pt idx="2695">
                  <c:v>45614</c:v>
                </c:pt>
                <c:pt idx="2696">
                  <c:v>45615</c:v>
                </c:pt>
                <c:pt idx="2697">
                  <c:v>45616</c:v>
                </c:pt>
                <c:pt idx="2698">
                  <c:v>45617</c:v>
                </c:pt>
                <c:pt idx="2699">
                  <c:v>45618</c:v>
                </c:pt>
                <c:pt idx="2700">
                  <c:v>45621</c:v>
                </c:pt>
                <c:pt idx="2701">
                  <c:v>45622</c:v>
                </c:pt>
                <c:pt idx="2702">
                  <c:v>45623</c:v>
                </c:pt>
                <c:pt idx="2703">
                  <c:v>45624</c:v>
                </c:pt>
                <c:pt idx="2704">
                  <c:v>45625</c:v>
                </c:pt>
                <c:pt idx="2705">
                  <c:v>45628</c:v>
                </c:pt>
                <c:pt idx="2706">
                  <c:v>45629</c:v>
                </c:pt>
                <c:pt idx="2707">
                  <c:v>45630</c:v>
                </c:pt>
                <c:pt idx="2708">
                  <c:v>45631</c:v>
                </c:pt>
                <c:pt idx="2709">
                  <c:v>45632</c:v>
                </c:pt>
                <c:pt idx="2710">
                  <c:v>45635</c:v>
                </c:pt>
                <c:pt idx="2711">
                  <c:v>45636</c:v>
                </c:pt>
                <c:pt idx="2712">
                  <c:v>45637</c:v>
                </c:pt>
                <c:pt idx="2713">
                  <c:v>45638</c:v>
                </c:pt>
                <c:pt idx="2714">
                  <c:v>45639</c:v>
                </c:pt>
                <c:pt idx="2715">
                  <c:v>45642</c:v>
                </c:pt>
                <c:pt idx="2716">
                  <c:v>45643</c:v>
                </c:pt>
                <c:pt idx="2717">
                  <c:v>45644</c:v>
                </c:pt>
                <c:pt idx="2718">
                  <c:v>45645</c:v>
                </c:pt>
                <c:pt idx="2719">
                  <c:v>45646</c:v>
                </c:pt>
                <c:pt idx="2720">
                  <c:v>45649</c:v>
                </c:pt>
                <c:pt idx="2721">
                  <c:v>45650</c:v>
                </c:pt>
                <c:pt idx="2722">
                  <c:v>45651</c:v>
                </c:pt>
                <c:pt idx="2723">
                  <c:v>45652</c:v>
                </c:pt>
                <c:pt idx="2724">
                  <c:v>45653</c:v>
                </c:pt>
                <c:pt idx="2725">
                  <c:v>45656</c:v>
                </c:pt>
                <c:pt idx="2726">
                  <c:v>45657</c:v>
                </c:pt>
                <c:pt idx="2727">
                  <c:v>45659</c:v>
                </c:pt>
                <c:pt idx="2728">
                  <c:v>45660</c:v>
                </c:pt>
                <c:pt idx="2729">
                  <c:v>45663</c:v>
                </c:pt>
                <c:pt idx="2730">
                  <c:v>45664</c:v>
                </c:pt>
                <c:pt idx="2731">
                  <c:v>45665</c:v>
                </c:pt>
                <c:pt idx="2732">
                  <c:v>45666</c:v>
                </c:pt>
                <c:pt idx="2733">
                  <c:v>45667</c:v>
                </c:pt>
                <c:pt idx="2734">
                  <c:v>45670</c:v>
                </c:pt>
                <c:pt idx="2735">
                  <c:v>45671</c:v>
                </c:pt>
                <c:pt idx="2736">
                  <c:v>45672</c:v>
                </c:pt>
                <c:pt idx="2737">
                  <c:v>45673</c:v>
                </c:pt>
                <c:pt idx="2738">
                  <c:v>45674</c:v>
                </c:pt>
                <c:pt idx="2739">
                  <c:v>45677</c:v>
                </c:pt>
                <c:pt idx="2740">
                  <c:v>45678</c:v>
                </c:pt>
                <c:pt idx="2741">
                  <c:v>45679</c:v>
                </c:pt>
                <c:pt idx="2742">
                  <c:v>45680</c:v>
                </c:pt>
                <c:pt idx="2743">
                  <c:v>45681</c:v>
                </c:pt>
                <c:pt idx="2744">
                  <c:v>45691</c:v>
                </c:pt>
                <c:pt idx="2745">
                  <c:v>45692</c:v>
                </c:pt>
                <c:pt idx="2746">
                  <c:v>45693</c:v>
                </c:pt>
                <c:pt idx="2747">
                  <c:v>45694</c:v>
                </c:pt>
                <c:pt idx="2748">
                  <c:v>45695</c:v>
                </c:pt>
                <c:pt idx="2749">
                  <c:v>45698</c:v>
                </c:pt>
                <c:pt idx="2750">
                  <c:v>45699</c:v>
                </c:pt>
                <c:pt idx="2751">
                  <c:v>45700</c:v>
                </c:pt>
                <c:pt idx="2752">
                  <c:v>45701</c:v>
                </c:pt>
                <c:pt idx="2753">
                  <c:v>45702</c:v>
                </c:pt>
                <c:pt idx="2754">
                  <c:v>45705</c:v>
                </c:pt>
                <c:pt idx="2755">
                  <c:v>45706</c:v>
                </c:pt>
                <c:pt idx="2756">
                  <c:v>45707</c:v>
                </c:pt>
                <c:pt idx="2757">
                  <c:v>45708</c:v>
                </c:pt>
                <c:pt idx="2758">
                  <c:v>45709</c:v>
                </c:pt>
                <c:pt idx="2759">
                  <c:v>45712</c:v>
                </c:pt>
                <c:pt idx="2760">
                  <c:v>45713</c:v>
                </c:pt>
                <c:pt idx="2761">
                  <c:v>45714</c:v>
                </c:pt>
                <c:pt idx="2762">
                  <c:v>45715</c:v>
                </c:pt>
                <c:pt idx="2763">
                  <c:v>45716</c:v>
                </c:pt>
                <c:pt idx="2764">
                  <c:v>45719</c:v>
                </c:pt>
                <c:pt idx="2765">
                  <c:v>45720</c:v>
                </c:pt>
                <c:pt idx="2766">
                  <c:v>45721</c:v>
                </c:pt>
                <c:pt idx="2767">
                  <c:v>45722</c:v>
                </c:pt>
                <c:pt idx="2768">
                  <c:v>45723</c:v>
                </c:pt>
                <c:pt idx="2769">
                  <c:v>45726</c:v>
                </c:pt>
                <c:pt idx="2770">
                  <c:v>45727</c:v>
                </c:pt>
                <c:pt idx="2771">
                  <c:v>45728</c:v>
                </c:pt>
                <c:pt idx="2772">
                  <c:v>45729</c:v>
                </c:pt>
                <c:pt idx="2773">
                  <c:v>45730</c:v>
                </c:pt>
                <c:pt idx="2774">
                  <c:v>45733</c:v>
                </c:pt>
                <c:pt idx="2775">
                  <c:v>45734</c:v>
                </c:pt>
                <c:pt idx="2776">
                  <c:v>45735</c:v>
                </c:pt>
                <c:pt idx="2777">
                  <c:v>45736</c:v>
                </c:pt>
                <c:pt idx="2778">
                  <c:v>45737</c:v>
                </c:pt>
                <c:pt idx="2779">
                  <c:v>45740</c:v>
                </c:pt>
                <c:pt idx="2780">
                  <c:v>45741</c:v>
                </c:pt>
                <c:pt idx="2781">
                  <c:v>45742</c:v>
                </c:pt>
                <c:pt idx="2782">
                  <c:v>45743</c:v>
                </c:pt>
                <c:pt idx="2783">
                  <c:v>45744</c:v>
                </c:pt>
                <c:pt idx="2784">
                  <c:v>45747</c:v>
                </c:pt>
                <c:pt idx="2785">
                  <c:v>45748</c:v>
                </c:pt>
                <c:pt idx="2786">
                  <c:v>45749</c:v>
                </c:pt>
                <c:pt idx="2787">
                  <c:v>45750</c:v>
                </c:pt>
                <c:pt idx="2788">
                  <c:v>45751</c:v>
                </c:pt>
                <c:pt idx="2789">
                  <c:v>45755</c:v>
                </c:pt>
                <c:pt idx="2790">
                  <c:v>45756</c:v>
                </c:pt>
                <c:pt idx="2791">
                  <c:v>45757</c:v>
                </c:pt>
                <c:pt idx="2792">
                  <c:v>45758</c:v>
                </c:pt>
                <c:pt idx="2793">
                  <c:v>45761</c:v>
                </c:pt>
                <c:pt idx="2794">
                  <c:v>45762</c:v>
                </c:pt>
                <c:pt idx="2795">
                  <c:v>45763</c:v>
                </c:pt>
                <c:pt idx="2796">
                  <c:v>45764</c:v>
                </c:pt>
                <c:pt idx="2797">
                  <c:v>45765</c:v>
                </c:pt>
                <c:pt idx="2798">
                  <c:v>45768</c:v>
                </c:pt>
                <c:pt idx="2799">
                  <c:v>45769</c:v>
                </c:pt>
                <c:pt idx="2800">
                  <c:v>45770</c:v>
                </c:pt>
                <c:pt idx="2801">
                  <c:v>45771</c:v>
                </c:pt>
                <c:pt idx="2802">
                  <c:v>45772</c:v>
                </c:pt>
                <c:pt idx="2803">
                  <c:v>45775</c:v>
                </c:pt>
                <c:pt idx="2804">
                  <c:v>45776</c:v>
                </c:pt>
                <c:pt idx="2805">
                  <c:v>45782</c:v>
                </c:pt>
                <c:pt idx="2806">
                  <c:v>45783</c:v>
                </c:pt>
                <c:pt idx="2807">
                  <c:v>45784</c:v>
                </c:pt>
                <c:pt idx="2808">
                  <c:v>45785</c:v>
                </c:pt>
                <c:pt idx="2809">
                  <c:v>45786</c:v>
                </c:pt>
                <c:pt idx="2810">
                  <c:v>45789</c:v>
                </c:pt>
                <c:pt idx="2811">
                  <c:v>45790</c:v>
                </c:pt>
                <c:pt idx="2812">
                  <c:v>45791</c:v>
                </c:pt>
                <c:pt idx="2813">
                  <c:v>45792</c:v>
                </c:pt>
                <c:pt idx="2814">
                  <c:v>45793</c:v>
                </c:pt>
                <c:pt idx="2815">
                  <c:v>45796</c:v>
                </c:pt>
                <c:pt idx="2816">
                  <c:v>45797</c:v>
                </c:pt>
                <c:pt idx="2817">
                  <c:v>45798</c:v>
                </c:pt>
                <c:pt idx="2818">
                  <c:v>45799</c:v>
                </c:pt>
                <c:pt idx="2819">
                  <c:v>45800</c:v>
                </c:pt>
                <c:pt idx="2820">
                  <c:v>45803</c:v>
                </c:pt>
                <c:pt idx="2821">
                  <c:v>45804</c:v>
                </c:pt>
                <c:pt idx="2822">
                  <c:v>45805</c:v>
                </c:pt>
                <c:pt idx="2823">
                  <c:v>45806</c:v>
                </c:pt>
                <c:pt idx="2824">
                  <c:v>45807</c:v>
                </c:pt>
                <c:pt idx="2825">
                  <c:v>45810</c:v>
                </c:pt>
                <c:pt idx="2826">
                  <c:v>45811</c:v>
                </c:pt>
                <c:pt idx="2827">
                  <c:v>45812</c:v>
                </c:pt>
                <c:pt idx="2828">
                  <c:v>45813</c:v>
                </c:pt>
                <c:pt idx="2829">
                  <c:v>45814</c:v>
                </c:pt>
                <c:pt idx="2830">
                  <c:v>45817</c:v>
                </c:pt>
                <c:pt idx="2831">
                  <c:v>45818</c:v>
                </c:pt>
                <c:pt idx="2832">
                  <c:v>45819</c:v>
                </c:pt>
                <c:pt idx="2833">
                  <c:v>45820</c:v>
                </c:pt>
                <c:pt idx="2834">
                  <c:v>45821</c:v>
                </c:pt>
                <c:pt idx="2835">
                  <c:v>45824</c:v>
                </c:pt>
                <c:pt idx="2836">
                  <c:v>45825</c:v>
                </c:pt>
                <c:pt idx="2837">
                  <c:v>45826</c:v>
                </c:pt>
                <c:pt idx="2838">
                  <c:v>45827</c:v>
                </c:pt>
                <c:pt idx="2839">
                  <c:v>45828</c:v>
                </c:pt>
                <c:pt idx="2840">
                  <c:v>45831</c:v>
                </c:pt>
                <c:pt idx="2841">
                  <c:v>45832</c:v>
                </c:pt>
                <c:pt idx="2842">
                  <c:v>45833</c:v>
                </c:pt>
                <c:pt idx="2843">
                  <c:v>45834</c:v>
                </c:pt>
                <c:pt idx="2844">
                  <c:v>45835</c:v>
                </c:pt>
                <c:pt idx="2845">
                  <c:v>45838</c:v>
                </c:pt>
                <c:pt idx="2846">
                  <c:v>45839</c:v>
                </c:pt>
                <c:pt idx="2847">
                  <c:v>45840</c:v>
                </c:pt>
                <c:pt idx="2848">
                  <c:v>45841</c:v>
                </c:pt>
                <c:pt idx="2849">
                  <c:v>45842</c:v>
                </c:pt>
                <c:pt idx="2850">
                  <c:v>45845</c:v>
                </c:pt>
                <c:pt idx="2851">
                  <c:v>45846</c:v>
                </c:pt>
                <c:pt idx="2852">
                  <c:v>45847</c:v>
                </c:pt>
                <c:pt idx="2853">
                  <c:v>45848</c:v>
                </c:pt>
                <c:pt idx="2854">
                  <c:v>45849</c:v>
                </c:pt>
                <c:pt idx="2855">
                  <c:v>45852</c:v>
                </c:pt>
                <c:pt idx="2856">
                  <c:v>45853</c:v>
                </c:pt>
                <c:pt idx="2857">
                  <c:v>45854</c:v>
                </c:pt>
                <c:pt idx="2858">
                  <c:v>45855</c:v>
                </c:pt>
                <c:pt idx="2859">
                  <c:v>45856</c:v>
                </c:pt>
                <c:pt idx="2860">
                  <c:v>45859</c:v>
                </c:pt>
                <c:pt idx="2861">
                  <c:v>45860</c:v>
                </c:pt>
                <c:pt idx="2862">
                  <c:v>45861</c:v>
                </c:pt>
                <c:pt idx="2863">
                  <c:v>45862</c:v>
                </c:pt>
                <c:pt idx="2864">
                  <c:v>45863</c:v>
                </c:pt>
                <c:pt idx="2865">
                  <c:v>45866</c:v>
                </c:pt>
                <c:pt idx="2866">
                  <c:v>45867</c:v>
                </c:pt>
                <c:pt idx="2867">
                  <c:v>45868</c:v>
                </c:pt>
                <c:pt idx="2868">
                  <c:v>45869</c:v>
                </c:pt>
                <c:pt idx="2869">
                  <c:v>45870</c:v>
                </c:pt>
                <c:pt idx="2870">
                  <c:v>45873</c:v>
                </c:pt>
                <c:pt idx="2871">
                  <c:v>45874</c:v>
                </c:pt>
                <c:pt idx="2872">
                  <c:v>45875</c:v>
                </c:pt>
                <c:pt idx="2873">
                  <c:v>45876</c:v>
                </c:pt>
                <c:pt idx="2874">
                  <c:v>45877</c:v>
                </c:pt>
                <c:pt idx="2875">
                  <c:v>45880</c:v>
                </c:pt>
                <c:pt idx="2876">
                  <c:v>45881</c:v>
                </c:pt>
                <c:pt idx="2877">
                  <c:v>45882</c:v>
                </c:pt>
                <c:pt idx="2878">
                  <c:v>45883</c:v>
                </c:pt>
                <c:pt idx="2879">
                  <c:v>45884</c:v>
                </c:pt>
                <c:pt idx="2880">
                  <c:v>45887</c:v>
                </c:pt>
                <c:pt idx="2881">
                  <c:v>45888</c:v>
                </c:pt>
                <c:pt idx="2882">
                  <c:v>45889</c:v>
                </c:pt>
                <c:pt idx="2883">
                  <c:v>45890</c:v>
                </c:pt>
                <c:pt idx="2884">
                  <c:v>45891</c:v>
                </c:pt>
                <c:pt idx="2885">
                  <c:v>45894</c:v>
                </c:pt>
                <c:pt idx="2886">
                  <c:v>45895</c:v>
                </c:pt>
                <c:pt idx="2887">
                  <c:v>45896</c:v>
                </c:pt>
                <c:pt idx="2888">
                  <c:v>45897</c:v>
                </c:pt>
                <c:pt idx="2889">
                  <c:v>45898</c:v>
                </c:pt>
                <c:pt idx="2890">
                  <c:v>45903</c:v>
                </c:pt>
                <c:pt idx="2891">
                  <c:v>45904</c:v>
                </c:pt>
                <c:pt idx="2892">
                  <c:v>45905</c:v>
                </c:pt>
                <c:pt idx="2893">
                  <c:v>45908</c:v>
                </c:pt>
                <c:pt idx="2894">
                  <c:v>45909</c:v>
                </c:pt>
                <c:pt idx="2895">
                  <c:v>45910</c:v>
                </c:pt>
                <c:pt idx="2896">
                  <c:v>45911</c:v>
                </c:pt>
                <c:pt idx="2897">
                  <c:v>45912</c:v>
                </c:pt>
                <c:pt idx="2898">
                  <c:v>45915</c:v>
                </c:pt>
                <c:pt idx="2899">
                  <c:v>45916</c:v>
                </c:pt>
                <c:pt idx="2900">
                  <c:v>45917</c:v>
                </c:pt>
                <c:pt idx="2901">
                  <c:v>45918</c:v>
                </c:pt>
                <c:pt idx="2902">
                  <c:v>45919</c:v>
                </c:pt>
                <c:pt idx="2903">
                  <c:v>45922</c:v>
                </c:pt>
                <c:pt idx="2904">
                  <c:v>45923</c:v>
                </c:pt>
                <c:pt idx="2905">
                  <c:v>45924</c:v>
                </c:pt>
                <c:pt idx="2906">
                  <c:v>45925</c:v>
                </c:pt>
                <c:pt idx="2907">
                  <c:v>45926</c:v>
                </c:pt>
                <c:pt idx="2908">
                  <c:v>45929</c:v>
                </c:pt>
                <c:pt idx="2909">
                  <c:v>45930</c:v>
                </c:pt>
                <c:pt idx="2910">
                  <c:v>45931</c:v>
                </c:pt>
                <c:pt idx="2911">
                  <c:v>45932</c:v>
                </c:pt>
                <c:pt idx="2912">
                  <c:v>45933</c:v>
                </c:pt>
                <c:pt idx="2913">
                  <c:v>45936</c:v>
                </c:pt>
                <c:pt idx="2914">
                  <c:v>45937</c:v>
                </c:pt>
                <c:pt idx="2915">
                  <c:v>45938</c:v>
                </c:pt>
                <c:pt idx="2916">
                  <c:v>45939</c:v>
                </c:pt>
                <c:pt idx="2917">
                  <c:v>45940</c:v>
                </c:pt>
                <c:pt idx="2918">
                  <c:v>45943</c:v>
                </c:pt>
                <c:pt idx="2919">
                  <c:v>45944</c:v>
                </c:pt>
                <c:pt idx="2920">
                  <c:v>45945</c:v>
                </c:pt>
                <c:pt idx="2921">
                  <c:v>45946</c:v>
                </c:pt>
                <c:pt idx="2922">
                  <c:v>45947</c:v>
                </c:pt>
                <c:pt idx="2923">
                  <c:v>45950</c:v>
                </c:pt>
                <c:pt idx="2924">
                  <c:v>45951</c:v>
                </c:pt>
                <c:pt idx="2925">
                  <c:v>45952</c:v>
                </c:pt>
                <c:pt idx="2926">
                  <c:v>45953</c:v>
                </c:pt>
                <c:pt idx="2927">
                  <c:v>45954</c:v>
                </c:pt>
                <c:pt idx="2928">
                  <c:v>45957</c:v>
                </c:pt>
                <c:pt idx="2929">
                  <c:v>45958</c:v>
                </c:pt>
                <c:pt idx="2930">
                  <c:v>45959</c:v>
                </c:pt>
                <c:pt idx="2931">
                  <c:v>45960</c:v>
                </c:pt>
                <c:pt idx="2932">
                  <c:v>45961</c:v>
                </c:pt>
                <c:pt idx="2933">
                  <c:v>45964</c:v>
                </c:pt>
                <c:pt idx="2934">
                  <c:v>45965</c:v>
                </c:pt>
                <c:pt idx="2935">
                  <c:v>45966</c:v>
                </c:pt>
                <c:pt idx="2936">
                  <c:v>45967</c:v>
                </c:pt>
                <c:pt idx="2937">
                  <c:v>45968</c:v>
                </c:pt>
                <c:pt idx="2938">
                  <c:v>45971</c:v>
                </c:pt>
                <c:pt idx="2939">
                  <c:v>45972</c:v>
                </c:pt>
                <c:pt idx="2940">
                  <c:v>45973</c:v>
                </c:pt>
                <c:pt idx="2941">
                  <c:v>45974</c:v>
                </c:pt>
                <c:pt idx="2942">
                  <c:v>45975</c:v>
                </c:pt>
                <c:pt idx="2943">
                  <c:v>45978</c:v>
                </c:pt>
                <c:pt idx="2944">
                  <c:v>45979</c:v>
                </c:pt>
                <c:pt idx="2945">
                  <c:v>45980</c:v>
                </c:pt>
                <c:pt idx="2946">
                  <c:v>45981</c:v>
                </c:pt>
                <c:pt idx="2947">
                  <c:v>45982</c:v>
                </c:pt>
                <c:pt idx="2948">
                  <c:v>45985</c:v>
                </c:pt>
                <c:pt idx="2949">
                  <c:v>45986</c:v>
                </c:pt>
                <c:pt idx="2950">
                  <c:v>45987</c:v>
                </c:pt>
                <c:pt idx="2951">
                  <c:v>45988</c:v>
                </c:pt>
                <c:pt idx="2952">
                  <c:v>45989</c:v>
                </c:pt>
                <c:pt idx="2953">
                  <c:v>45992</c:v>
                </c:pt>
                <c:pt idx="2954">
                  <c:v>45993</c:v>
                </c:pt>
                <c:pt idx="2955">
                  <c:v>45994</c:v>
                </c:pt>
                <c:pt idx="2956">
                  <c:v>45995</c:v>
                </c:pt>
                <c:pt idx="2957">
                  <c:v>45996</c:v>
                </c:pt>
                <c:pt idx="2958">
                  <c:v>45999</c:v>
                </c:pt>
                <c:pt idx="2959">
                  <c:v>46000</c:v>
                </c:pt>
                <c:pt idx="2960">
                  <c:v>46001</c:v>
                </c:pt>
                <c:pt idx="2961">
                  <c:v>46002</c:v>
                </c:pt>
                <c:pt idx="2962">
                  <c:v>46003</c:v>
                </c:pt>
              </c:numCache>
            </c:numRef>
          </c:cat>
          <c:val>
            <c:numRef>
              <c:f>'Chart Data'!$B$2:$B$2964</c:f>
              <c:numCache>
                <c:formatCode>General</c:formatCode>
                <c:ptCount val="2963"/>
                <c:pt idx="9" formatCode="0.00">
                  <c:v>13.490500000000001</c:v>
                </c:pt>
                <c:pt idx="10" formatCode="0.00">
                  <c:v>14.9307</c:v>
                </c:pt>
                <c:pt idx="11" formatCode="0.00">
                  <c:v>14.308999999999999</c:v>
                </c:pt>
                <c:pt idx="12" formatCode="0.00">
                  <c:v>14.186400000000001</c:v>
                </c:pt>
                <c:pt idx="13" formatCode="0.00">
                  <c:v>14.828799999999999</c:v>
                </c:pt>
                <c:pt idx="14" formatCode="0.00">
                  <c:v>14.3238</c:v>
                </c:pt>
                <c:pt idx="15" formatCode="0.00">
                  <c:v>14.683299999999999</c:v>
                </c:pt>
                <c:pt idx="16" formatCode="0.00">
                  <c:v>14.2172</c:v>
                </c:pt>
                <c:pt idx="17" formatCode="0.00">
                  <c:v>16.7866</c:v>
                </c:pt>
                <c:pt idx="18" formatCode="0.00">
                  <c:v>16.546399999999998</c:v>
                </c:pt>
                <c:pt idx="19" formatCode="0.00">
                  <c:v>16.317599999999999</c:v>
                </c:pt>
                <c:pt idx="20" formatCode="0.00">
                  <c:v>16.287800000000001</c:v>
                </c:pt>
                <c:pt idx="21" formatCode="0.00">
                  <c:v>15.764900000000001</c:v>
                </c:pt>
                <c:pt idx="22" formatCode="0.00">
                  <c:v>15.5319</c:v>
                </c:pt>
                <c:pt idx="23" formatCode="0.00">
                  <c:v>15.4885</c:v>
                </c:pt>
                <c:pt idx="24" formatCode="0.00">
                  <c:v>14.3773</c:v>
                </c:pt>
                <c:pt idx="25" formatCode="0.00">
                  <c:v>14.262700000000001</c:v>
                </c:pt>
                <c:pt idx="26" formatCode="0.00">
                  <c:v>14.2546</c:v>
                </c:pt>
                <c:pt idx="27" formatCode="0.00">
                  <c:v>14.1531</c:v>
                </c:pt>
                <c:pt idx="28" formatCode="0.00">
                  <c:v>14.072699999999999</c:v>
                </c:pt>
                <c:pt idx="29" formatCode="0.00">
                  <c:v>14.247299999999999</c:v>
                </c:pt>
                <c:pt idx="30" formatCode="0.00">
                  <c:v>13.8233</c:v>
                </c:pt>
                <c:pt idx="31" formatCode="0.00">
                  <c:v>13.7682</c:v>
                </c:pt>
                <c:pt idx="32" formatCode="0.00">
                  <c:v>13.705399999999999</c:v>
                </c:pt>
                <c:pt idx="33" formatCode="0.00">
                  <c:v>13.302099999999999</c:v>
                </c:pt>
                <c:pt idx="34" formatCode="0.00">
                  <c:v>15.722300000000001</c:v>
                </c:pt>
                <c:pt idx="35" formatCode="0.00">
                  <c:v>15.450799999999999</c:v>
                </c:pt>
                <c:pt idx="36" formatCode="0.00">
                  <c:v>15.604100000000001</c:v>
                </c:pt>
                <c:pt idx="37" formatCode="0.00">
                  <c:v>13.1851</c:v>
                </c:pt>
                <c:pt idx="38" formatCode="0.00">
                  <c:v>13.945499999999999</c:v>
                </c:pt>
                <c:pt idx="39" formatCode="0.00">
                  <c:v>13.7593</c:v>
                </c:pt>
                <c:pt idx="40" formatCode="0.00">
                  <c:v>14.349600000000001</c:v>
                </c:pt>
                <c:pt idx="41" formatCode="0.00">
                  <c:v>14.461600000000001</c:v>
                </c:pt>
                <c:pt idx="42" formatCode="0.00">
                  <c:v>14.9024</c:v>
                </c:pt>
                <c:pt idx="43" formatCode="0.00">
                  <c:v>14.735799999999999</c:v>
                </c:pt>
                <c:pt idx="44" formatCode="0.00">
                  <c:v>14.807600000000001</c:v>
                </c:pt>
                <c:pt idx="45" formatCode="0.00">
                  <c:v>14.532400000000001</c:v>
                </c:pt>
                <c:pt idx="46" formatCode="0.00">
                  <c:v>14.7668</c:v>
                </c:pt>
                <c:pt idx="47" formatCode="0.00">
                  <c:v>15.731999999999999</c:v>
                </c:pt>
                <c:pt idx="48" formatCode="0.00">
                  <c:v>17.122</c:v>
                </c:pt>
                <c:pt idx="49" formatCode="0.00">
                  <c:v>17.206099999999999</c:v>
                </c:pt>
                <c:pt idx="50" formatCode="0.00">
                  <c:v>19.0808</c:v>
                </c:pt>
                <c:pt idx="51" formatCode="0.00">
                  <c:v>19.267499999999998</c:v>
                </c:pt>
                <c:pt idx="52" formatCode="0.00">
                  <c:v>20.647400000000001</c:v>
                </c:pt>
                <c:pt idx="53" formatCode="0.00">
                  <c:v>20.5289</c:v>
                </c:pt>
                <c:pt idx="54" formatCode="0.00">
                  <c:v>19.1159</c:v>
                </c:pt>
                <c:pt idx="55" formatCode="0.00">
                  <c:v>19.898299999999999</c:v>
                </c:pt>
                <c:pt idx="56" formatCode="0.00">
                  <c:v>19.916499999999999</c:v>
                </c:pt>
                <c:pt idx="57" formatCode="0.00">
                  <c:v>20.213000000000001</c:v>
                </c:pt>
                <c:pt idx="58" formatCode="0.00">
                  <c:v>21.2577</c:v>
                </c:pt>
                <c:pt idx="59" formatCode="0.00">
                  <c:v>21.970199999999998</c:v>
                </c:pt>
                <c:pt idx="60" formatCode="0.00">
                  <c:v>21.6005</c:v>
                </c:pt>
                <c:pt idx="61" formatCode="0.00">
                  <c:v>29.485199999999999</c:v>
                </c:pt>
                <c:pt idx="62" formatCode="0.00">
                  <c:v>31.311900000000001</c:v>
                </c:pt>
                <c:pt idx="63" formatCode="0.00">
                  <c:v>34.530900000000003</c:v>
                </c:pt>
                <c:pt idx="64" formatCode="0.00">
                  <c:v>34.496099999999998</c:v>
                </c:pt>
                <c:pt idx="65" formatCode="0.00">
                  <c:v>36.9572</c:v>
                </c:pt>
                <c:pt idx="66" formatCode="0.00">
                  <c:v>36.984000000000002</c:v>
                </c:pt>
                <c:pt idx="67" formatCode="0.00">
                  <c:v>37.220799999999997</c:v>
                </c:pt>
                <c:pt idx="68" formatCode="0.00">
                  <c:v>36.988399999999999</c:v>
                </c:pt>
                <c:pt idx="69" formatCode="0.00">
                  <c:v>36.891800000000003</c:v>
                </c:pt>
                <c:pt idx="70" formatCode="0.00">
                  <c:v>36.303800000000003</c:v>
                </c:pt>
                <c:pt idx="71" formatCode="0.00">
                  <c:v>36.089599999999997</c:v>
                </c:pt>
                <c:pt idx="72" formatCode="0.00">
                  <c:v>35.131999999999998</c:v>
                </c:pt>
                <c:pt idx="73" formatCode="0.00">
                  <c:v>35.223300000000002</c:v>
                </c:pt>
                <c:pt idx="74" formatCode="0.00">
                  <c:v>35.780900000000003</c:v>
                </c:pt>
                <c:pt idx="75" formatCode="0.00">
                  <c:v>35.465600000000002</c:v>
                </c:pt>
                <c:pt idx="76" formatCode="0.00">
                  <c:v>35.354999999999997</c:v>
                </c:pt>
                <c:pt idx="77" formatCode="0.00">
                  <c:v>35.2849</c:v>
                </c:pt>
                <c:pt idx="78" formatCode="0.00">
                  <c:v>34.505200000000002</c:v>
                </c:pt>
                <c:pt idx="79" formatCode="0.00">
                  <c:v>33.963200000000001</c:v>
                </c:pt>
                <c:pt idx="80" formatCode="0.00">
                  <c:v>33.982900000000001</c:v>
                </c:pt>
                <c:pt idx="81" formatCode="0.00">
                  <c:v>25.754300000000001</c:v>
                </c:pt>
                <c:pt idx="82" formatCode="0.00">
                  <c:v>24.260999999999999</c:v>
                </c:pt>
                <c:pt idx="83" formatCode="0.00">
                  <c:v>16.020800000000001</c:v>
                </c:pt>
                <c:pt idx="84" formatCode="0.00">
                  <c:v>15.560600000000001</c:v>
                </c:pt>
                <c:pt idx="85" formatCode="0.00">
                  <c:v>12.494400000000001</c:v>
                </c:pt>
                <c:pt idx="86" formatCode="0.00">
                  <c:v>11.348599999999999</c:v>
                </c:pt>
                <c:pt idx="87" formatCode="0.00">
                  <c:v>11.1919</c:v>
                </c:pt>
                <c:pt idx="88" formatCode="0.00">
                  <c:v>11.470700000000001</c:v>
                </c:pt>
                <c:pt idx="89" formatCode="0.00">
                  <c:v>11.398099999999999</c:v>
                </c:pt>
                <c:pt idx="90" formatCode="0.00">
                  <c:v>11.179500000000001</c:v>
                </c:pt>
                <c:pt idx="91" formatCode="0.00">
                  <c:v>11.238300000000001</c:v>
                </c:pt>
                <c:pt idx="92" formatCode="0.00">
                  <c:v>12.252000000000001</c:v>
                </c:pt>
                <c:pt idx="93" formatCode="0.00">
                  <c:v>12.4887</c:v>
                </c:pt>
                <c:pt idx="94" formatCode="0.00">
                  <c:v>11.5352</c:v>
                </c:pt>
                <c:pt idx="95" formatCode="0.00">
                  <c:v>11.3172</c:v>
                </c:pt>
                <c:pt idx="96" formatCode="0.00">
                  <c:v>11.5054</c:v>
                </c:pt>
                <c:pt idx="97" formatCode="0.00">
                  <c:v>11.411300000000001</c:v>
                </c:pt>
                <c:pt idx="98" formatCode="0.00">
                  <c:v>10.740500000000001</c:v>
                </c:pt>
                <c:pt idx="99" formatCode="0.00">
                  <c:v>10.744199999999999</c:v>
                </c:pt>
                <c:pt idx="100" formatCode="0.00">
                  <c:v>9.9047999999999998</c:v>
                </c:pt>
                <c:pt idx="101" formatCode="0.00">
                  <c:v>10.022500000000001</c:v>
                </c:pt>
                <c:pt idx="102" formatCode="0.00">
                  <c:v>9.2634000000000007</c:v>
                </c:pt>
                <c:pt idx="103" formatCode="0.00">
                  <c:v>8.6303999999999998</c:v>
                </c:pt>
                <c:pt idx="104" formatCode="0.00">
                  <c:v>8.6355000000000004</c:v>
                </c:pt>
                <c:pt idx="105" formatCode="0.00">
                  <c:v>8.5286000000000008</c:v>
                </c:pt>
                <c:pt idx="106" formatCode="0.00">
                  <c:v>9.5711999999999993</c:v>
                </c:pt>
                <c:pt idx="107" formatCode="0.00">
                  <c:v>9.7053999999999991</c:v>
                </c:pt>
                <c:pt idx="108" formatCode="0.00">
                  <c:v>9.7266999999999992</c:v>
                </c:pt>
                <c:pt idx="109" formatCode="0.00">
                  <c:v>9.8134999999999994</c:v>
                </c:pt>
                <c:pt idx="110" formatCode="0.00">
                  <c:v>9.6171000000000006</c:v>
                </c:pt>
                <c:pt idx="111" formatCode="0.00">
                  <c:v>9.3217999999999996</c:v>
                </c:pt>
                <c:pt idx="112" formatCode="0.00">
                  <c:v>8.2255000000000003</c:v>
                </c:pt>
                <c:pt idx="113" formatCode="0.00">
                  <c:v>8.1243999999999996</c:v>
                </c:pt>
                <c:pt idx="114" formatCode="0.00">
                  <c:v>8.4811999999999994</c:v>
                </c:pt>
                <c:pt idx="115" formatCode="0.00">
                  <c:v>8.5196000000000005</c:v>
                </c:pt>
                <c:pt idx="116" formatCode="0.00">
                  <c:v>8.5527999999999995</c:v>
                </c:pt>
                <c:pt idx="117" formatCode="0.00">
                  <c:v>8.7210000000000001</c:v>
                </c:pt>
                <c:pt idx="118" formatCode="0.00">
                  <c:v>11.158300000000001</c:v>
                </c:pt>
                <c:pt idx="119" formatCode="0.00">
                  <c:v>11.227399999999999</c:v>
                </c:pt>
                <c:pt idx="120" formatCode="0.00">
                  <c:v>11.434900000000001</c:v>
                </c:pt>
                <c:pt idx="121" formatCode="0.00">
                  <c:v>11.514099999999999</c:v>
                </c:pt>
                <c:pt idx="122" formatCode="0.00">
                  <c:v>11.361499999999999</c:v>
                </c:pt>
                <c:pt idx="123" formatCode="0.00">
                  <c:v>11.716200000000001</c:v>
                </c:pt>
                <c:pt idx="124" formatCode="0.00">
                  <c:v>12.680300000000001</c:v>
                </c:pt>
                <c:pt idx="125" formatCode="0.00">
                  <c:v>12.721</c:v>
                </c:pt>
                <c:pt idx="126" formatCode="0.00">
                  <c:v>11.813599999999999</c:v>
                </c:pt>
                <c:pt idx="127" formatCode="0.00">
                  <c:v>11.8134</c:v>
                </c:pt>
                <c:pt idx="128" formatCode="0.00">
                  <c:v>11.989000000000001</c:v>
                </c:pt>
                <c:pt idx="129" formatCode="0.00">
                  <c:v>11.9162</c:v>
                </c:pt>
                <c:pt idx="130" formatCode="0.00">
                  <c:v>11.9168</c:v>
                </c:pt>
                <c:pt idx="131" formatCode="0.00">
                  <c:v>11.9648</c:v>
                </c:pt>
                <c:pt idx="132" formatCode="0.00">
                  <c:v>11.552899999999999</c:v>
                </c:pt>
                <c:pt idx="133" formatCode="0.00">
                  <c:v>11.234</c:v>
                </c:pt>
                <c:pt idx="134" formatCode="0.00">
                  <c:v>11.0604</c:v>
                </c:pt>
                <c:pt idx="135" formatCode="0.00">
                  <c:v>11.0924</c:v>
                </c:pt>
                <c:pt idx="136" formatCode="0.00">
                  <c:v>11.341900000000001</c:v>
                </c:pt>
                <c:pt idx="137" formatCode="0.00">
                  <c:v>11.843999999999999</c:v>
                </c:pt>
                <c:pt idx="138" formatCode="0.00">
                  <c:v>9.6102000000000007</c:v>
                </c:pt>
                <c:pt idx="139" formatCode="0.00">
                  <c:v>9.6190999999999995</c:v>
                </c:pt>
                <c:pt idx="140" formatCode="0.00">
                  <c:v>9.2568000000000001</c:v>
                </c:pt>
                <c:pt idx="141" formatCode="0.00">
                  <c:v>8.7878000000000007</c:v>
                </c:pt>
                <c:pt idx="142" formatCode="0.00">
                  <c:v>8.5581999999999994</c:v>
                </c:pt>
                <c:pt idx="143" formatCode="0.00">
                  <c:v>8.4185999999999996</c:v>
                </c:pt>
                <c:pt idx="144" formatCode="0.00">
                  <c:v>7.4587000000000003</c:v>
                </c:pt>
                <c:pt idx="145" formatCode="0.00">
                  <c:v>7.5209000000000001</c:v>
                </c:pt>
                <c:pt idx="146" formatCode="0.00">
                  <c:v>7.5152999999999999</c:v>
                </c:pt>
                <c:pt idx="147" formatCode="0.00">
                  <c:v>10.916600000000001</c:v>
                </c:pt>
                <c:pt idx="148" formatCode="0.00">
                  <c:v>10.5862</c:v>
                </c:pt>
                <c:pt idx="149" formatCode="0.00">
                  <c:v>10.560600000000001</c:v>
                </c:pt>
                <c:pt idx="150" formatCode="0.00">
                  <c:v>10.6235</c:v>
                </c:pt>
                <c:pt idx="151" formatCode="0.00">
                  <c:v>10.7967</c:v>
                </c:pt>
                <c:pt idx="152" formatCode="0.00">
                  <c:v>10.9513</c:v>
                </c:pt>
                <c:pt idx="153" formatCode="0.00">
                  <c:v>11.0982</c:v>
                </c:pt>
                <c:pt idx="154" formatCode="0.00">
                  <c:v>12.7067</c:v>
                </c:pt>
                <c:pt idx="155" formatCode="0.00">
                  <c:v>12.789300000000001</c:v>
                </c:pt>
                <c:pt idx="156" formatCode="0.00">
                  <c:v>12.2959</c:v>
                </c:pt>
                <c:pt idx="157" formatCode="0.00">
                  <c:v>11.5085</c:v>
                </c:pt>
                <c:pt idx="158" formatCode="0.00">
                  <c:v>11.436299999999999</c:v>
                </c:pt>
                <c:pt idx="159" formatCode="0.00">
                  <c:v>11.2677</c:v>
                </c:pt>
                <c:pt idx="160" formatCode="0.00">
                  <c:v>11.2727</c:v>
                </c:pt>
                <c:pt idx="161" formatCode="0.00">
                  <c:v>11.184799999999999</c:v>
                </c:pt>
                <c:pt idx="162" formatCode="0.00">
                  <c:v>10.573700000000001</c:v>
                </c:pt>
                <c:pt idx="163" formatCode="0.00">
                  <c:v>12.407</c:v>
                </c:pt>
                <c:pt idx="164" formatCode="0.00">
                  <c:v>12.722200000000001</c:v>
                </c:pt>
                <c:pt idx="165" formatCode="0.00">
                  <c:v>12.7225</c:v>
                </c:pt>
                <c:pt idx="166" formatCode="0.00">
                  <c:v>12.877599999999999</c:v>
                </c:pt>
                <c:pt idx="167" formatCode="0.00">
                  <c:v>10.910500000000001</c:v>
                </c:pt>
                <c:pt idx="168" formatCode="0.00">
                  <c:v>11.0421</c:v>
                </c:pt>
                <c:pt idx="169" formatCode="0.00">
                  <c:v>11.8712</c:v>
                </c:pt>
                <c:pt idx="170" formatCode="0.00">
                  <c:v>12.185499999999999</c:v>
                </c:pt>
                <c:pt idx="171" formatCode="0.00">
                  <c:v>12.2662</c:v>
                </c:pt>
                <c:pt idx="172" formatCode="0.00">
                  <c:v>13.0131</c:v>
                </c:pt>
                <c:pt idx="173" formatCode="0.00">
                  <c:v>13.0053</c:v>
                </c:pt>
                <c:pt idx="174" formatCode="0.00">
                  <c:v>15.416</c:v>
                </c:pt>
                <c:pt idx="175" formatCode="0.00">
                  <c:v>15.406499999999999</c:v>
                </c:pt>
                <c:pt idx="176" formatCode="0.00">
                  <c:v>15.7378</c:v>
                </c:pt>
                <c:pt idx="177" formatCode="0.00">
                  <c:v>17.379799999999999</c:v>
                </c:pt>
                <c:pt idx="178" formatCode="0.00">
                  <c:v>16.9589</c:v>
                </c:pt>
                <c:pt idx="179" formatCode="0.00">
                  <c:v>17.559699999999999</c:v>
                </c:pt>
                <c:pt idx="180" formatCode="0.00">
                  <c:v>17.5779</c:v>
                </c:pt>
                <c:pt idx="181" formatCode="0.00">
                  <c:v>18.429400000000001</c:v>
                </c:pt>
                <c:pt idx="182" formatCode="0.00">
                  <c:v>18.535799999999998</c:v>
                </c:pt>
                <c:pt idx="183" formatCode="0.00">
                  <c:v>18.098600000000001</c:v>
                </c:pt>
                <c:pt idx="184" formatCode="0.00">
                  <c:v>17.9163</c:v>
                </c:pt>
                <c:pt idx="185" formatCode="0.00">
                  <c:v>19.48</c:v>
                </c:pt>
                <c:pt idx="186" formatCode="0.00">
                  <c:v>19.450500000000002</c:v>
                </c:pt>
                <c:pt idx="187" formatCode="0.00">
                  <c:v>19.605899999999998</c:v>
                </c:pt>
                <c:pt idx="188" formatCode="0.00">
                  <c:v>19.459399999999999</c:v>
                </c:pt>
                <c:pt idx="189" formatCode="0.00">
                  <c:v>18.888300000000001</c:v>
                </c:pt>
                <c:pt idx="190" formatCode="0.00">
                  <c:v>18.9299</c:v>
                </c:pt>
                <c:pt idx="191" formatCode="0.00">
                  <c:v>18.857800000000001</c:v>
                </c:pt>
                <c:pt idx="192" formatCode="0.00">
                  <c:v>18.293600000000001</c:v>
                </c:pt>
                <c:pt idx="193" formatCode="0.00">
                  <c:v>18.273199999999999</c:v>
                </c:pt>
                <c:pt idx="194" formatCode="0.00">
                  <c:v>14.8573</c:v>
                </c:pt>
                <c:pt idx="195" formatCode="0.00">
                  <c:v>14.9236</c:v>
                </c:pt>
                <c:pt idx="196" formatCode="0.00">
                  <c:v>14.784000000000001</c:v>
                </c:pt>
                <c:pt idx="197" formatCode="0.00">
                  <c:v>13.757</c:v>
                </c:pt>
                <c:pt idx="198" formatCode="0.00">
                  <c:v>14.1221</c:v>
                </c:pt>
                <c:pt idx="199" formatCode="0.00">
                  <c:v>13.7136</c:v>
                </c:pt>
                <c:pt idx="200" formatCode="0.00">
                  <c:v>14.0307</c:v>
                </c:pt>
                <c:pt idx="201" formatCode="0.00">
                  <c:v>12.834300000000001</c:v>
                </c:pt>
                <c:pt idx="202" formatCode="0.00">
                  <c:v>12.9199</c:v>
                </c:pt>
                <c:pt idx="203" formatCode="0.00">
                  <c:v>13.257199999999999</c:v>
                </c:pt>
                <c:pt idx="204" formatCode="0.00">
                  <c:v>13.3192</c:v>
                </c:pt>
                <c:pt idx="205" formatCode="0.00">
                  <c:v>11.186</c:v>
                </c:pt>
                <c:pt idx="206" formatCode="0.00">
                  <c:v>11.090400000000001</c:v>
                </c:pt>
                <c:pt idx="207" formatCode="0.00">
                  <c:v>11.0939</c:v>
                </c:pt>
                <c:pt idx="208" formatCode="0.00">
                  <c:v>11.879200000000001</c:v>
                </c:pt>
                <c:pt idx="209" formatCode="0.00">
                  <c:v>12.160500000000001</c:v>
                </c:pt>
                <c:pt idx="210" formatCode="0.00">
                  <c:v>11.6717</c:v>
                </c:pt>
                <c:pt idx="211" formatCode="0.00">
                  <c:v>12.210100000000001</c:v>
                </c:pt>
                <c:pt idx="212" formatCode="0.00">
                  <c:v>15.144299999999999</c:v>
                </c:pt>
                <c:pt idx="213" formatCode="0.00">
                  <c:v>15.326499999999999</c:v>
                </c:pt>
                <c:pt idx="214" formatCode="0.00">
                  <c:v>15.595700000000001</c:v>
                </c:pt>
                <c:pt idx="215" formatCode="0.00">
                  <c:v>16.1188</c:v>
                </c:pt>
                <c:pt idx="216" formatCode="0.00">
                  <c:v>16.1815</c:v>
                </c:pt>
                <c:pt idx="217" formatCode="0.00">
                  <c:v>17.397400000000001</c:v>
                </c:pt>
                <c:pt idx="218" formatCode="0.00">
                  <c:v>19.7896</c:v>
                </c:pt>
                <c:pt idx="219" formatCode="0.00">
                  <c:v>21.222200000000001</c:v>
                </c:pt>
                <c:pt idx="220" formatCode="0.00">
                  <c:v>21.251000000000001</c:v>
                </c:pt>
                <c:pt idx="221" formatCode="0.00">
                  <c:v>24.192599999999999</c:v>
                </c:pt>
                <c:pt idx="222" formatCode="0.00">
                  <c:v>23.985499999999998</c:v>
                </c:pt>
                <c:pt idx="223" formatCode="0.00">
                  <c:v>23.6265</c:v>
                </c:pt>
                <c:pt idx="224" formatCode="0.00">
                  <c:v>23.913499999999999</c:v>
                </c:pt>
                <c:pt idx="225" formatCode="0.00">
                  <c:v>23.8459</c:v>
                </c:pt>
                <c:pt idx="226" formatCode="0.00">
                  <c:v>23.767299999999999</c:v>
                </c:pt>
                <c:pt idx="227" formatCode="0.00">
                  <c:v>24.090900000000001</c:v>
                </c:pt>
                <c:pt idx="228" formatCode="0.00">
                  <c:v>24.5244</c:v>
                </c:pt>
                <c:pt idx="229" formatCode="0.00">
                  <c:v>24.312799999999999</c:v>
                </c:pt>
                <c:pt idx="230" formatCode="0.00">
                  <c:v>24.688500000000001</c:v>
                </c:pt>
                <c:pt idx="231" formatCode="0.00">
                  <c:v>24.526399999999999</c:v>
                </c:pt>
                <c:pt idx="232" formatCode="0.00">
                  <c:v>22.345199999999998</c:v>
                </c:pt>
                <c:pt idx="233" formatCode="0.00">
                  <c:v>24.595400000000001</c:v>
                </c:pt>
                <c:pt idx="234" formatCode="0.00">
                  <c:v>24.144300000000001</c:v>
                </c:pt>
                <c:pt idx="235" formatCode="0.00">
                  <c:v>24.287099999999999</c:v>
                </c:pt>
                <c:pt idx="236" formatCode="0.00">
                  <c:v>24.005700000000001</c:v>
                </c:pt>
                <c:pt idx="237" formatCode="0.00">
                  <c:v>21.956199999999999</c:v>
                </c:pt>
                <c:pt idx="238" formatCode="0.00">
                  <c:v>17.820900000000002</c:v>
                </c:pt>
                <c:pt idx="239" formatCode="0.00">
                  <c:v>17.377099999999999</c:v>
                </c:pt>
                <c:pt idx="240" formatCode="0.00">
                  <c:v>16.608499999999999</c:v>
                </c:pt>
                <c:pt idx="241" formatCode="0.00">
                  <c:v>14.615</c:v>
                </c:pt>
                <c:pt idx="242" formatCode="0.00">
                  <c:v>14.7719</c:v>
                </c:pt>
                <c:pt idx="243" formatCode="0.00">
                  <c:v>15.2079</c:v>
                </c:pt>
                <c:pt idx="244" formatCode="0.00">
                  <c:v>13.978899999999999</c:v>
                </c:pt>
                <c:pt idx="245" formatCode="0.00">
                  <c:v>14.166700000000001</c:v>
                </c:pt>
                <c:pt idx="246" formatCode="0.00">
                  <c:v>14.0692</c:v>
                </c:pt>
                <c:pt idx="247" formatCode="0.00">
                  <c:v>14.0852</c:v>
                </c:pt>
                <c:pt idx="248" formatCode="0.00">
                  <c:v>14.629899999999999</c:v>
                </c:pt>
                <c:pt idx="249" formatCode="0.00">
                  <c:v>15.218</c:v>
                </c:pt>
                <c:pt idx="250" formatCode="0.00">
                  <c:v>17.361899999999999</c:v>
                </c:pt>
                <c:pt idx="251" formatCode="0.00">
                  <c:v>17.465699999999998</c:v>
                </c:pt>
                <c:pt idx="252" formatCode="0.00">
                  <c:v>17.766400000000001</c:v>
                </c:pt>
                <c:pt idx="253" formatCode="0.00">
                  <c:v>15.1144</c:v>
                </c:pt>
                <c:pt idx="254" formatCode="0.00">
                  <c:v>14.848800000000001</c:v>
                </c:pt>
                <c:pt idx="255" formatCode="0.00">
                  <c:v>14.3032</c:v>
                </c:pt>
                <c:pt idx="256" formatCode="0.00">
                  <c:v>14.847300000000001</c:v>
                </c:pt>
                <c:pt idx="257" formatCode="0.00">
                  <c:v>14.9337</c:v>
                </c:pt>
                <c:pt idx="258" formatCode="0.00">
                  <c:v>14.8347</c:v>
                </c:pt>
                <c:pt idx="259" formatCode="0.00">
                  <c:v>15.5444</c:v>
                </c:pt>
                <c:pt idx="260" formatCode="0.00">
                  <c:v>15.8948</c:v>
                </c:pt>
                <c:pt idx="261" formatCode="0.00">
                  <c:v>15.755800000000001</c:v>
                </c:pt>
                <c:pt idx="262" formatCode="0.00">
                  <c:v>15.852600000000001</c:v>
                </c:pt>
                <c:pt idx="263" formatCode="0.00">
                  <c:v>15.276</c:v>
                </c:pt>
                <c:pt idx="264" formatCode="0.00">
                  <c:v>15.5562</c:v>
                </c:pt>
                <c:pt idx="265" formatCode="0.00">
                  <c:v>15.58</c:v>
                </c:pt>
                <c:pt idx="266" formatCode="0.00">
                  <c:v>15.6394</c:v>
                </c:pt>
                <c:pt idx="267" formatCode="0.00">
                  <c:v>15.7735</c:v>
                </c:pt>
                <c:pt idx="268" formatCode="0.00">
                  <c:v>15.4648</c:v>
                </c:pt>
                <c:pt idx="269" formatCode="0.00">
                  <c:v>14.9133</c:v>
                </c:pt>
                <c:pt idx="270" formatCode="0.00">
                  <c:v>12.146100000000001</c:v>
                </c:pt>
                <c:pt idx="271" formatCode="0.00">
                  <c:v>12.032400000000001</c:v>
                </c:pt>
                <c:pt idx="272" formatCode="0.00">
                  <c:v>11.8751</c:v>
                </c:pt>
                <c:pt idx="273" formatCode="0.00">
                  <c:v>11.769299999999999</c:v>
                </c:pt>
                <c:pt idx="274" formatCode="0.00">
                  <c:v>11.759600000000001</c:v>
                </c:pt>
                <c:pt idx="275" formatCode="0.00">
                  <c:v>11.941800000000001</c:v>
                </c:pt>
                <c:pt idx="276" formatCode="0.00">
                  <c:v>11.433199999999999</c:v>
                </c:pt>
                <c:pt idx="277" formatCode="0.00">
                  <c:v>11.3224</c:v>
                </c:pt>
                <c:pt idx="278" formatCode="0.00">
                  <c:v>11.4183</c:v>
                </c:pt>
                <c:pt idx="279" formatCode="0.00">
                  <c:v>9.3902000000000001</c:v>
                </c:pt>
                <c:pt idx="280" formatCode="0.00">
                  <c:v>9.7876999999999992</c:v>
                </c:pt>
                <c:pt idx="281" formatCode="0.00">
                  <c:v>9.3049999999999997</c:v>
                </c:pt>
                <c:pt idx="282" formatCode="0.00">
                  <c:v>9.3986000000000001</c:v>
                </c:pt>
                <c:pt idx="283" formatCode="0.00">
                  <c:v>9.7870000000000008</c:v>
                </c:pt>
                <c:pt idx="284" formatCode="0.00">
                  <c:v>9.9312000000000005</c:v>
                </c:pt>
                <c:pt idx="285" formatCode="0.00">
                  <c:v>11.1629</c:v>
                </c:pt>
                <c:pt idx="286" formatCode="0.00">
                  <c:v>13.2142</c:v>
                </c:pt>
                <c:pt idx="287" formatCode="0.00">
                  <c:v>13.3919</c:v>
                </c:pt>
                <c:pt idx="288" formatCode="0.00">
                  <c:v>13.3714</c:v>
                </c:pt>
                <c:pt idx="289" formatCode="0.00">
                  <c:v>14.047599999999999</c:v>
                </c:pt>
                <c:pt idx="290" formatCode="0.00">
                  <c:v>14.0703</c:v>
                </c:pt>
                <c:pt idx="291" formatCode="0.00">
                  <c:v>14.1919</c:v>
                </c:pt>
                <c:pt idx="292" formatCode="0.00">
                  <c:v>14.593299999999999</c:v>
                </c:pt>
                <c:pt idx="293" formatCode="0.00">
                  <c:v>15.0558</c:v>
                </c:pt>
                <c:pt idx="294" formatCode="0.00">
                  <c:v>14.9998</c:v>
                </c:pt>
                <c:pt idx="295" formatCode="0.00">
                  <c:v>15.5631</c:v>
                </c:pt>
                <c:pt idx="296" formatCode="0.00">
                  <c:v>15.551399999999999</c:v>
                </c:pt>
                <c:pt idx="297" formatCode="0.00">
                  <c:v>15.5009</c:v>
                </c:pt>
                <c:pt idx="298" formatCode="0.00">
                  <c:v>15.3856</c:v>
                </c:pt>
                <c:pt idx="299" formatCode="0.00">
                  <c:v>15.3376</c:v>
                </c:pt>
                <c:pt idx="300" formatCode="0.00">
                  <c:v>14.7753</c:v>
                </c:pt>
                <c:pt idx="301" formatCode="0.00">
                  <c:v>14.4527</c:v>
                </c:pt>
                <c:pt idx="302" formatCode="0.00">
                  <c:v>14.2798</c:v>
                </c:pt>
                <c:pt idx="303" formatCode="0.00">
                  <c:v>13.7698</c:v>
                </c:pt>
                <c:pt idx="304" formatCode="0.00">
                  <c:v>17.562999999999999</c:v>
                </c:pt>
                <c:pt idx="305" formatCode="0.00">
                  <c:v>16.2471</c:v>
                </c:pt>
                <c:pt idx="306" formatCode="0.00">
                  <c:v>15.643700000000001</c:v>
                </c:pt>
                <c:pt idx="307" formatCode="0.00">
                  <c:v>15.802199999999999</c:v>
                </c:pt>
                <c:pt idx="308" formatCode="0.00">
                  <c:v>15.4222</c:v>
                </c:pt>
                <c:pt idx="309" formatCode="0.00">
                  <c:v>15.2403</c:v>
                </c:pt>
                <c:pt idx="310" formatCode="0.00">
                  <c:v>15.978899999999999</c:v>
                </c:pt>
                <c:pt idx="311" formatCode="0.00">
                  <c:v>15.8734</c:v>
                </c:pt>
                <c:pt idx="312" formatCode="0.00">
                  <c:v>15.6831</c:v>
                </c:pt>
                <c:pt idx="313" formatCode="0.00">
                  <c:v>15.5664</c:v>
                </c:pt>
                <c:pt idx="314" formatCode="0.00">
                  <c:v>16.321200000000001</c:v>
                </c:pt>
                <c:pt idx="315" formatCode="0.00">
                  <c:v>16.850200000000001</c:v>
                </c:pt>
                <c:pt idx="316" formatCode="0.00">
                  <c:v>19.139500000000002</c:v>
                </c:pt>
                <c:pt idx="317" formatCode="0.00">
                  <c:v>19.253299999999999</c:v>
                </c:pt>
                <c:pt idx="318" formatCode="0.00">
                  <c:v>20.189399999999999</c:v>
                </c:pt>
                <c:pt idx="319" formatCode="0.00">
                  <c:v>20.128299999999999</c:v>
                </c:pt>
                <c:pt idx="320" formatCode="0.00">
                  <c:v>20.296399999999998</c:v>
                </c:pt>
                <c:pt idx="321" formatCode="0.00">
                  <c:v>20.282599999999999</c:v>
                </c:pt>
                <c:pt idx="322" formatCode="0.00">
                  <c:v>20.4819</c:v>
                </c:pt>
                <c:pt idx="323" formatCode="0.00">
                  <c:v>20.4816</c:v>
                </c:pt>
                <c:pt idx="324" formatCode="0.00">
                  <c:v>16.877300000000002</c:v>
                </c:pt>
                <c:pt idx="325" formatCode="0.00">
                  <c:v>16.7576</c:v>
                </c:pt>
                <c:pt idx="326" formatCode="0.00">
                  <c:v>16.659099999999999</c:v>
                </c:pt>
                <c:pt idx="327" formatCode="0.00">
                  <c:v>16.555299999999999</c:v>
                </c:pt>
                <c:pt idx="328" formatCode="0.00">
                  <c:v>17.321200000000001</c:v>
                </c:pt>
                <c:pt idx="329" formatCode="0.00">
                  <c:v>17.113</c:v>
                </c:pt>
                <c:pt idx="330" formatCode="0.00">
                  <c:v>16.6858</c:v>
                </c:pt>
                <c:pt idx="331" formatCode="0.00">
                  <c:v>16.604099999999999</c:v>
                </c:pt>
                <c:pt idx="332" formatCode="0.00">
                  <c:v>16.9117</c:v>
                </c:pt>
                <c:pt idx="333" formatCode="0.00">
                  <c:v>15.984500000000001</c:v>
                </c:pt>
                <c:pt idx="334" formatCode="0.00">
                  <c:v>14.159599999999999</c:v>
                </c:pt>
                <c:pt idx="335" formatCode="0.00">
                  <c:v>14.712400000000001</c:v>
                </c:pt>
                <c:pt idx="336" formatCode="0.00">
                  <c:v>12.7135</c:v>
                </c:pt>
                <c:pt idx="337" formatCode="0.00">
                  <c:v>12.6936</c:v>
                </c:pt>
                <c:pt idx="338" formatCode="0.00">
                  <c:v>11.725199999999999</c:v>
                </c:pt>
                <c:pt idx="339" formatCode="0.00">
                  <c:v>12.716799999999999</c:v>
                </c:pt>
                <c:pt idx="340" formatCode="0.00">
                  <c:v>12.6782</c:v>
                </c:pt>
                <c:pt idx="341" formatCode="0.00">
                  <c:v>12.891999999999999</c:v>
                </c:pt>
                <c:pt idx="342" formatCode="0.00">
                  <c:v>12.537699999999999</c:v>
                </c:pt>
                <c:pt idx="343" formatCode="0.00">
                  <c:v>12.9976</c:v>
                </c:pt>
                <c:pt idx="344" formatCode="0.00">
                  <c:v>13.887700000000001</c:v>
                </c:pt>
                <c:pt idx="345" formatCode="0.00">
                  <c:v>13.4213</c:v>
                </c:pt>
                <c:pt idx="346" formatCode="0.00">
                  <c:v>13.335100000000001</c:v>
                </c:pt>
                <c:pt idx="347" formatCode="0.00">
                  <c:v>15.3812</c:v>
                </c:pt>
                <c:pt idx="348" formatCode="0.00">
                  <c:v>15.579800000000001</c:v>
                </c:pt>
                <c:pt idx="349" formatCode="0.00">
                  <c:v>16.052399999999999</c:v>
                </c:pt>
                <c:pt idx="350" formatCode="0.00">
                  <c:v>15.351900000000001</c:v>
                </c:pt>
                <c:pt idx="351" formatCode="0.00">
                  <c:v>16.272600000000001</c:v>
                </c:pt>
                <c:pt idx="352" formatCode="0.00">
                  <c:v>16.116099999999999</c:v>
                </c:pt>
                <c:pt idx="353" formatCode="0.00">
                  <c:v>16.2059</c:v>
                </c:pt>
                <c:pt idx="354" formatCode="0.00">
                  <c:v>16.373699999999999</c:v>
                </c:pt>
                <c:pt idx="355" formatCode="0.00">
                  <c:v>15.4986</c:v>
                </c:pt>
                <c:pt idx="356" formatCode="0.00">
                  <c:v>16.457799999999999</c:v>
                </c:pt>
                <c:pt idx="357" formatCode="0.00">
                  <c:v>16.877600000000001</c:v>
                </c:pt>
                <c:pt idx="358" formatCode="0.00">
                  <c:v>16.827100000000002</c:v>
                </c:pt>
                <c:pt idx="359" formatCode="0.00">
                  <c:v>17.144500000000001</c:v>
                </c:pt>
                <c:pt idx="360" formatCode="0.00">
                  <c:v>17.360499999999998</c:v>
                </c:pt>
                <c:pt idx="361" formatCode="0.00">
                  <c:v>18.416599999999999</c:v>
                </c:pt>
                <c:pt idx="362" formatCode="0.00">
                  <c:v>18.246500000000001</c:v>
                </c:pt>
                <c:pt idx="363" formatCode="0.00">
                  <c:v>17.5654</c:v>
                </c:pt>
                <c:pt idx="364" formatCode="0.00">
                  <c:v>16.928899999999999</c:v>
                </c:pt>
                <c:pt idx="365" formatCode="0.00">
                  <c:v>17.2819</c:v>
                </c:pt>
                <c:pt idx="366" formatCode="0.00">
                  <c:v>17.8704</c:v>
                </c:pt>
                <c:pt idx="367" formatCode="0.00">
                  <c:v>16.0794</c:v>
                </c:pt>
                <c:pt idx="368" formatCode="0.00">
                  <c:v>15.343400000000001</c:v>
                </c:pt>
                <c:pt idx="369" formatCode="0.00">
                  <c:v>15.8689</c:v>
                </c:pt>
                <c:pt idx="370" formatCode="0.00">
                  <c:v>16.1159</c:v>
                </c:pt>
                <c:pt idx="371" formatCode="0.00">
                  <c:v>16.366800000000001</c:v>
                </c:pt>
                <c:pt idx="372" formatCode="0.00">
                  <c:v>16.653500000000001</c:v>
                </c:pt>
                <c:pt idx="373" formatCode="0.00">
                  <c:v>16.406300000000002</c:v>
                </c:pt>
                <c:pt idx="374" formatCode="0.00">
                  <c:v>17.270299999999999</c:v>
                </c:pt>
                <c:pt idx="375" formatCode="0.00">
                  <c:v>16.954599999999999</c:v>
                </c:pt>
                <c:pt idx="376" formatCode="0.00">
                  <c:v>17.145</c:v>
                </c:pt>
                <c:pt idx="377" formatCode="0.00">
                  <c:v>17.849299999999999</c:v>
                </c:pt>
                <c:pt idx="378" formatCode="0.00">
                  <c:v>17.856000000000002</c:v>
                </c:pt>
                <c:pt idx="379" formatCode="0.00">
                  <c:v>19.528700000000001</c:v>
                </c:pt>
                <c:pt idx="380" formatCode="0.00">
                  <c:v>20.322700000000001</c:v>
                </c:pt>
                <c:pt idx="381" formatCode="0.00">
                  <c:v>18.202200000000001</c:v>
                </c:pt>
                <c:pt idx="382" formatCode="0.00">
                  <c:v>18.712700000000002</c:v>
                </c:pt>
                <c:pt idx="383" formatCode="0.00">
                  <c:v>19.188700000000001</c:v>
                </c:pt>
                <c:pt idx="384" formatCode="0.00">
                  <c:v>24.977900000000002</c:v>
                </c:pt>
                <c:pt idx="385" formatCode="0.00">
                  <c:v>25.531300000000002</c:v>
                </c:pt>
                <c:pt idx="386" formatCode="0.00">
                  <c:v>28.879000000000001</c:v>
                </c:pt>
                <c:pt idx="387" formatCode="0.00">
                  <c:v>30.011099999999999</c:v>
                </c:pt>
                <c:pt idx="388" formatCode="0.00">
                  <c:v>32.127899999999997</c:v>
                </c:pt>
                <c:pt idx="389" formatCode="0.00">
                  <c:v>31.769600000000001</c:v>
                </c:pt>
                <c:pt idx="390" formatCode="0.00">
                  <c:v>31.526700000000002</c:v>
                </c:pt>
                <c:pt idx="391" formatCode="0.00">
                  <c:v>31.320399999999999</c:v>
                </c:pt>
                <c:pt idx="392" formatCode="0.00">
                  <c:v>31.408300000000001</c:v>
                </c:pt>
                <c:pt idx="393" formatCode="0.00">
                  <c:v>31.2562</c:v>
                </c:pt>
                <c:pt idx="394" formatCode="0.00">
                  <c:v>31.584900000000001</c:v>
                </c:pt>
                <c:pt idx="395" formatCode="0.00">
                  <c:v>31.9648</c:v>
                </c:pt>
                <c:pt idx="396" formatCode="0.00">
                  <c:v>31.710899999999999</c:v>
                </c:pt>
                <c:pt idx="397" formatCode="0.00">
                  <c:v>31.392900000000001</c:v>
                </c:pt>
                <c:pt idx="398" formatCode="0.00">
                  <c:v>31.373799999999999</c:v>
                </c:pt>
                <c:pt idx="399" formatCode="0.00">
                  <c:v>29.981400000000001</c:v>
                </c:pt>
                <c:pt idx="400" formatCode="0.00">
                  <c:v>29.6007</c:v>
                </c:pt>
                <c:pt idx="401" formatCode="0.00">
                  <c:v>29.588999999999999</c:v>
                </c:pt>
                <c:pt idx="402" formatCode="0.00">
                  <c:v>28.92</c:v>
                </c:pt>
                <c:pt idx="403" formatCode="0.00">
                  <c:v>28.2866</c:v>
                </c:pt>
                <c:pt idx="404" formatCode="0.00">
                  <c:v>19.289000000000001</c:v>
                </c:pt>
                <c:pt idx="405" formatCode="0.00">
                  <c:v>19.36</c:v>
                </c:pt>
                <c:pt idx="406" formatCode="0.00">
                  <c:v>17.005400000000002</c:v>
                </c:pt>
                <c:pt idx="407" formatCode="0.00">
                  <c:v>15.957800000000001</c:v>
                </c:pt>
                <c:pt idx="408" formatCode="0.00">
                  <c:v>13.2903</c:v>
                </c:pt>
                <c:pt idx="409" formatCode="0.00">
                  <c:v>12.940899999999999</c:v>
                </c:pt>
                <c:pt idx="410" formatCode="0.00">
                  <c:v>12.8894</c:v>
                </c:pt>
                <c:pt idx="411" formatCode="0.00">
                  <c:v>11.729900000000001</c:v>
                </c:pt>
                <c:pt idx="412" formatCode="0.00">
                  <c:v>11.691700000000001</c:v>
                </c:pt>
                <c:pt idx="413" formatCode="0.00">
                  <c:v>12.4651</c:v>
                </c:pt>
                <c:pt idx="414" formatCode="0.00">
                  <c:v>12.178900000000001</c:v>
                </c:pt>
                <c:pt idx="415" formatCode="0.00">
                  <c:v>11.826700000000001</c:v>
                </c:pt>
                <c:pt idx="416" formatCode="0.00">
                  <c:v>12.52</c:v>
                </c:pt>
                <c:pt idx="417" formatCode="0.00">
                  <c:v>11.8789</c:v>
                </c:pt>
                <c:pt idx="418" formatCode="0.00">
                  <c:v>11.4023</c:v>
                </c:pt>
                <c:pt idx="419" formatCode="0.00">
                  <c:v>11.523199999999999</c:v>
                </c:pt>
                <c:pt idx="420" formatCode="0.00">
                  <c:v>11.6006</c:v>
                </c:pt>
                <c:pt idx="421" formatCode="0.00">
                  <c:v>11.4536</c:v>
                </c:pt>
                <c:pt idx="422" formatCode="0.00">
                  <c:v>11.361800000000001</c:v>
                </c:pt>
                <c:pt idx="423" formatCode="0.00">
                  <c:v>10.968</c:v>
                </c:pt>
                <c:pt idx="424" formatCode="0.00">
                  <c:v>11.4154</c:v>
                </c:pt>
                <c:pt idx="425" formatCode="0.00">
                  <c:v>11.4038</c:v>
                </c:pt>
                <c:pt idx="426" formatCode="0.00">
                  <c:v>11.418699999999999</c:v>
                </c:pt>
                <c:pt idx="427" formatCode="0.00">
                  <c:v>11.822900000000001</c:v>
                </c:pt>
                <c:pt idx="428" formatCode="0.00">
                  <c:v>11.301500000000001</c:v>
                </c:pt>
                <c:pt idx="429" formatCode="0.00">
                  <c:v>10.8185</c:v>
                </c:pt>
                <c:pt idx="430" formatCode="0.00">
                  <c:v>11.0899</c:v>
                </c:pt>
                <c:pt idx="431" formatCode="0.00">
                  <c:v>11.857200000000001</c:v>
                </c:pt>
                <c:pt idx="432" formatCode="0.00">
                  <c:v>11.6629</c:v>
                </c:pt>
                <c:pt idx="433" formatCode="0.00">
                  <c:v>11.7445</c:v>
                </c:pt>
                <c:pt idx="434" formatCode="0.00">
                  <c:v>10.9238</c:v>
                </c:pt>
                <c:pt idx="435" formatCode="0.00">
                  <c:v>10.854900000000001</c:v>
                </c:pt>
                <c:pt idx="436" formatCode="0.00">
                  <c:v>10.4049</c:v>
                </c:pt>
                <c:pt idx="437" formatCode="0.00">
                  <c:v>10.692399999999999</c:v>
                </c:pt>
                <c:pt idx="438" formatCode="0.00">
                  <c:v>10.658799999999999</c:v>
                </c:pt>
                <c:pt idx="439" formatCode="0.00">
                  <c:v>11.2157</c:v>
                </c:pt>
                <c:pt idx="440" formatCode="0.00">
                  <c:v>11.2713</c:v>
                </c:pt>
                <c:pt idx="441" formatCode="0.00">
                  <c:v>11.249700000000001</c:v>
                </c:pt>
                <c:pt idx="442" formatCode="0.00">
                  <c:v>11.621600000000001</c:v>
                </c:pt>
                <c:pt idx="443" formatCode="0.00">
                  <c:v>11.7384</c:v>
                </c:pt>
                <c:pt idx="444" formatCode="0.00">
                  <c:v>11.723000000000001</c:v>
                </c:pt>
                <c:pt idx="445" formatCode="0.00">
                  <c:v>11.799200000000001</c:v>
                </c:pt>
                <c:pt idx="446" formatCode="0.00">
                  <c:v>11.5548</c:v>
                </c:pt>
                <c:pt idx="447" formatCode="0.00">
                  <c:v>10.968400000000001</c:v>
                </c:pt>
                <c:pt idx="448" formatCode="0.00">
                  <c:v>11.1389</c:v>
                </c:pt>
                <c:pt idx="449" formatCode="0.00">
                  <c:v>11.735300000000001</c:v>
                </c:pt>
                <c:pt idx="450" formatCode="0.00">
                  <c:v>11.731199999999999</c:v>
                </c:pt>
                <c:pt idx="451" formatCode="0.00">
                  <c:v>10.7159</c:v>
                </c:pt>
                <c:pt idx="452" formatCode="0.00">
                  <c:v>11.3028</c:v>
                </c:pt>
                <c:pt idx="453" formatCode="0.00">
                  <c:v>12.3042</c:v>
                </c:pt>
                <c:pt idx="454" formatCode="0.00">
                  <c:v>10.5084</c:v>
                </c:pt>
                <c:pt idx="455" formatCode="0.00">
                  <c:v>11.1379</c:v>
                </c:pt>
                <c:pt idx="456" formatCode="0.00">
                  <c:v>10.5009</c:v>
                </c:pt>
                <c:pt idx="457" formatCode="0.00">
                  <c:v>10.5045</c:v>
                </c:pt>
                <c:pt idx="458" formatCode="0.00">
                  <c:v>11.1523</c:v>
                </c:pt>
                <c:pt idx="459" formatCode="0.00">
                  <c:v>13.5299</c:v>
                </c:pt>
                <c:pt idx="460" formatCode="0.00">
                  <c:v>14.2987</c:v>
                </c:pt>
                <c:pt idx="461" formatCode="0.00">
                  <c:v>14.1439</c:v>
                </c:pt>
                <c:pt idx="462" formatCode="0.00">
                  <c:v>13.6242</c:v>
                </c:pt>
                <c:pt idx="463" formatCode="0.00">
                  <c:v>13.6394</c:v>
                </c:pt>
                <c:pt idx="464" formatCode="0.00">
                  <c:v>14.4825</c:v>
                </c:pt>
                <c:pt idx="465" formatCode="0.00">
                  <c:v>15.009399999999999</c:v>
                </c:pt>
                <c:pt idx="466" formatCode="0.00">
                  <c:v>15.466900000000001</c:v>
                </c:pt>
                <c:pt idx="467" formatCode="0.00">
                  <c:v>15.977600000000001</c:v>
                </c:pt>
                <c:pt idx="468" formatCode="0.00">
                  <c:v>15.8977</c:v>
                </c:pt>
                <c:pt idx="469" formatCode="0.00">
                  <c:v>15.660500000000001</c:v>
                </c:pt>
                <c:pt idx="470" formatCode="0.00">
                  <c:v>15.5297</c:v>
                </c:pt>
                <c:pt idx="471" formatCode="0.00">
                  <c:v>15.489599999999999</c:v>
                </c:pt>
                <c:pt idx="472" formatCode="0.00">
                  <c:v>15.0358</c:v>
                </c:pt>
                <c:pt idx="473" formatCode="0.00">
                  <c:v>13.9899</c:v>
                </c:pt>
                <c:pt idx="474" formatCode="0.00">
                  <c:v>14.438499999999999</c:v>
                </c:pt>
                <c:pt idx="475" formatCode="0.00">
                  <c:v>14.3575</c:v>
                </c:pt>
                <c:pt idx="476" formatCode="0.00">
                  <c:v>14.362399999999999</c:v>
                </c:pt>
                <c:pt idx="477" formatCode="0.00">
                  <c:v>14.558299999999999</c:v>
                </c:pt>
                <c:pt idx="478" formatCode="0.00">
                  <c:v>13.8987</c:v>
                </c:pt>
                <c:pt idx="479" formatCode="0.00">
                  <c:v>12.550599999999999</c:v>
                </c:pt>
                <c:pt idx="480" formatCode="0.00">
                  <c:v>12.625400000000001</c:v>
                </c:pt>
                <c:pt idx="481" formatCode="0.00">
                  <c:v>12.803000000000001</c:v>
                </c:pt>
                <c:pt idx="482" formatCode="0.00">
                  <c:v>12.7638</c:v>
                </c:pt>
                <c:pt idx="483" formatCode="0.00">
                  <c:v>13.4139</c:v>
                </c:pt>
                <c:pt idx="484" formatCode="0.00">
                  <c:v>13.09</c:v>
                </c:pt>
                <c:pt idx="485" formatCode="0.00">
                  <c:v>13.3841</c:v>
                </c:pt>
                <c:pt idx="486" formatCode="0.00">
                  <c:v>14.076000000000001</c:v>
                </c:pt>
                <c:pt idx="487" formatCode="0.00">
                  <c:v>16.732299999999999</c:v>
                </c:pt>
                <c:pt idx="488" formatCode="0.00">
                  <c:v>18.3841</c:v>
                </c:pt>
                <c:pt idx="489" formatCode="0.00">
                  <c:v>18.642499999999998</c:v>
                </c:pt>
                <c:pt idx="490" formatCode="0.00">
                  <c:v>19.0456</c:v>
                </c:pt>
                <c:pt idx="491" formatCode="0.00">
                  <c:v>18.9345</c:v>
                </c:pt>
                <c:pt idx="492" formatCode="0.00">
                  <c:v>23.972200000000001</c:v>
                </c:pt>
                <c:pt idx="493" formatCode="0.00">
                  <c:v>23.953199999999999</c:v>
                </c:pt>
                <c:pt idx="494" formatCode="0.00">
                  <c:v>23.8109</c:v>
                </c:pt>
                <c:pt idx="495" formatCode="0.00">
                  <c:v>23.617799999999999</c:v>
                </c:pt>
                <c:pt idx="496" formatCode="0.00">
                  <c:v>24.1357</c:v>
                </c:pt>
                <c:pt idx="497" formatCode="0.00">
                  <c:v>24.1539</c:v>
                </c:pt>
                <c:pt idx="498" formatCode="0.00">
                  <c:v>24.1493</c:v>
                </c:pt>
                <c:pt idx="499" formatCode="0.00">
                  <c:v>23.980499999999999</c:v>
                </c:pt>
                <c:pt idx="500" formatCode="0.00">
                  <c:v>23.667999999999999</c:v>
                </c:pt>
                <c:pt idx="501" formatCode="0.00">
                  <c:v>23.621700000000001</c:v>
                </c:pt>
                <c:pt idx="502" formatCode="0.00">
                  <c:v>23.6038</c:v>
                </c:pt>
                <c:pt idx="503" formatCode="0.00">
                  <c:v>23.383600000000001</c:v>
                </c:pt>
                <c:pt idx="504" formatCode="0.00">
                  <c:v>23.296299999999999</c:v>
                </c:pt>
                <c:pt idx="505" formatCode="0.00">
                  <c:v>23.1631</c:v>
                </c:pt>
                <c:pt idx="506" formatCode="0.00">
                  <c:v>22.162700000000001</c:v>
                </c:pt>
                <c:pt idx="507" formatCode="0.00">
                  <c:v>18.935199999999998</c:v>
                </c:pt>
                <c:pt idx="508" formatCode="0.00">
                  <c:v>18.152000000000001</c:v>
                </c:pt>
                <c:pt idx="509" formatCode="0.00">
                  <c:v>17.647200000000002</c:v>
                </c:pt>
                <c:pt idx="510" formatCode="0.00">
                  <c:v>17.043399999999998</c:v>
                </c:pt>
                <c:pt idx="511" formatCode="0.00">
                  <c:v>17.017800000000001</c:v>
                </c:pt>
                <c:pt idx="512" formatCode="0.00">
                  <c:v>12.536099999999999</c:v>
                </c:pt>
                <c:pt idx="513" formatCode="0.00">
                  <c:v>11.976800000000001</c:v>
                </c:pt>
                <c:pt idx="514" formatCode="0.00">
                  <c:v>12.617100000000001</c:v>
                </c:pt>
                <c:pt idx="515" formatCode="0.00">
                  <c:v>12.2547</c:v>
                </c:pt>
                <c:pt idx="516" formatCode="0.00">
                  <c:v>11.9575</c:v>
                </c:pt>
                <c:pt idx="517" formatCode="0.00">
                  <c:v>11.2201</c:v>
                </c:pt>
                <c:pt idx="518" formatCode="0.00">
                  <c:v>10.71</c:v>
                </c:pt>
                <c:pt idx="519" formatCode="0.00">
                  <c:v>11.120900000000001</c:v>
                </c:pt>
                <c:pt idx="520" formatCode="0.00">
                  <c:v>11.1884</c:v>
                </c:pt>
                <c:pt idx="521" formatCode="0.00">
                  <c:v>11.170999999999999</c:v>
                </c:pt>
                <c:pt idx="522" formatCode="0.00">
                  <c:v>11.0558</c:v>
                </c:pt>
                <c:pt idx="523" formatCode="0.00">
                  <c:v>11.433</c:v>
                </c:pt>
                <c:pt idx="524" formatCode="0.00">
                  <c:v>11.3696</c:v>
                </c:pt>
                <c:pt idx="525" formatCode="0.00">
                  <c:v>11.059799999999999</c:v>
                </c:pt>
                <c:pt idx="526" formatCode="0.00">
                  <c:v>11.4415</c:v>
                </c:pt>
                <c:pt idx="527" formatCode="0.00">
                  <c:v>11.1396</c:v>
                </c:pt>
                <c:pt idx="528" formatCode="0.00">
                  <c:v>11.2042</c:v>
                </c:pt>
                <c:pt idx="529" formatCode="0.00">
                  <c:v>10.6524</c:v>
                </c:pt>
                <c:pt idx="530" formatCode="0.00">
                  <c:v>10.4153</c:v>
                </c:pt>
                <c:pt idx="531" formatCode="0.00">
                  <c:v>10.2643</c:v>
                </c:pt>
                <c:pt idx="532" formatCode="0.00">
                  <c:v>9.3293999999999997</c:v>
                </c:pt>
                <c:pt idx="533" formatCode="0.00">
                  <c:v>10.5745</c:v>
                </c:pt>
                <c:pt idx="534" formatCode="0.00">
                  <c:v>9.1265999999999998</c:v>
                </c:pt>
                <c:pt idx="535" formatCode="0.00">
                  <c:v>10.612</c:v>
                </c:pt>
                <c:pt idx="536" formatCode="0.00">
                  <c:v>10.420199999999999</c:v>
                </c:pt>
                <c:pt idx="537" formatCode="0.00">
                  <c:v>10.2521</c:v>
                </c:pt>
                <c:pt idx="538" formatCode="0.00">
                  <c:v>10.8203</c:v>
                </c:pt>
                <c:pt idx="539" formatCode="0.00">
                  <c:v>11.8521</c:v>
                </c:pt>
                <c:pt idx="540" formatCode="0.00">
                  <c:v>11.8003</c:v>
                </c:pt>
                <c:pt idx="541" formatCode="0.00">
                  <c:v>11.7744</c:v>
                </c:pt>
                <c:pt idx="542" formatCode="0.00">
                  <c:v>12.567399999999999</c:v>
                </c:pt>
                <c:pt idx="543" formatCode="0.00">
                  <c:v>12.2996</c:v>
                </c:pt>
                <c:pt idx="544" formatCode="0.00">
                  <c:v>12.2303</c:v>
                </c:pt>
                <c:pt idx="545" formatCode="0.00">
                  <c:v>12.1884</c:v>
                </c:pt>
                <c:pt idx="546" formatCode="0.00">
                  <c:v>11.984299999999999</c:v>
                </c:pt>
                <c:pt idx="547" formatCode="0.00">
                  <c:v>13.8612</c:v>
                </c:pt>
                <c:pt idx="548" formatCode="0.00">
                  <c:v>13.8408</c:v>
                </c:pt>
                <c:pt idx="549" formatCode="0.00">
                  <c:v>14.483700000000001</c:v>
                </c:pt>
                <c:pt idx="550" formatCode="0.00">
                  <c:v>17.383099999999999</c:v>
                </c:pt>
                <c:pt idx="551" formatCode="0.00">
                  <c:v>17.4222</c:v>
                </c:pt>
                <c:pt idx="552" formatCode="0.00">
                  <c:v>17.7041</c:v>
                </c:pt>
                <c:pt idx="553" formatCode="0.00">
                  <c:v>17.1981</c:v>
                </c:pt>
                <c:pt idx="554" formatCode="0.00">
                  <c:v>17.328399999999998</c:v>
                </c:pt>
                <c:pt idx="555" formatCode="0.00">
                  <c:v>16.373799999999999</c:v>
                </c:pt>
                <c:pt idx="556" formatCode="0.00">
                  <c:v>16.1113</c:v>
                </c:pt>
                <c:pt idx="557" formatCode="0.00">
                  <c:v>15.819900000000001</c:v>
                </c:pt>
                <c:pt idx="558" formatCode="0.00">
                  <c:v>15.827999999999999</c:v>
                </c:pt>
                <c:pt idx="559" formatCode="0.00">
                  <c:v>15.696</c:v>
                </c:pt>
                <c:pt idx="560" formatCode="0.00">
                  <c:v>15.6417</c:v>
                </c:pt>
                <c:pt idx="561" formatCode="0.00">
                  <c:v>16.183399999999999</c:v>
                </c:pt>
                <c:pt idx="562" formatCode="0.00">
                  <c:v>16.022200000000002</c:v>
                </c:pt>
                <c:pt idx="563" formatCode="0.00">
                  <c:v>16.105</c:v>
                </c:pt>
                <c:pt idx="564" formatCode="0.00">
                  <c:v>16.0672</c:v>
                </c:pt>
                <c:pt idx="565" formatCode="0.00">
                  <c:v>16.5519</c:v>
                </c:pt>
                <c:pt idx="566" formatCode="0.00">
                  <c:v>16.728999999999999</c:v>
                </c:pt>
                <c:pt idx="567" formatCode="0.00">
                  <c:v>14.646599999999999</c:v>
                </c:pt>
                <c:pt idx="568" formatCode="0.00">
                  <c:v>15.113</c:v>
                </c:pt>
                <c:pt idx="569" formatCode="0.00">
                  <c:v>15.081799999999999</c:v>
                </c:pt>
                <c:pt idx="570" formatCode="0.00">
                  <c:v>11.6624</c:v>
                </c:pt>
                <c:pt idx="571" formatCode="0.00">
                  <c:v>11.614100000000001</c:v>
                </c:pt>
                <c:pt idx="572" formatCode="0.00">
                  <c:v>12.0145</c:v>
                </c:pt>
                <c:pt idx="573" formatCode="0.00">
                  <c:v>11.7836</c:v>
                </c:pt>
                <c:pt idx="574" formatCode="0.00">
                  <c:v>12.0617</c:v>
                </c:pt>
                <c:pt idx="575" formatCode="0.00">
                  <c:v>11.680999999999999</c:v>
                </c:pt>
                <c:pt idx="576" formatCode="0.00">
                  <c:v>11.6816</c:v>
                </c:pt>
                <c:pt idx="577" formatCode="0.00">
                  <c:v>11.7369</c:v>
                </c:pt>
                <c:pt idx="578" formatCode="0.00">
                  <c:v>11.564</c:v>
                </c:pt>
                <c:pt idx="579" formatCode="0.00">
                  <c:v>11.4809</c:v>
                </c:pt>
                <c:pt idx="580" formatCode="0.00">
                  <c:v>11.6792</c:v>
                </c:pt>
                <c:pt idx="581" formatCode="0.00">
                  <c:v>10.7036</c:v>
                </c:pt>
                <c:pt idx="582" formatCode="0.00">
                  <c:v>10.680899999999999</c:v>
                </c:pt>
                <c:pt idx="583" formatCode="0.00">
                  <c:v>10.6867</c:v>
                </c:pt>
                <c:pt idx="584" formatCode="0.00">
                  <c:v>11.1297</c:v>
                </c:pt>
                <c:pt idx="585" formatCode="0.00">
                  <c:v>9.9268000000000001</c:v>
                </c:pt>
                <c:pt idx="586" formatCode="0.00">
                  <c:v>9.8618000000000006</c:v>
                </c:pt>
                <c:pt idx="587" formatCode="0.00">
                  <c:v>9.7279</c:v>
                </c:pt>
                <c:pt idx="588" formatCode="0.00">
                  <c:v>9.9947999999999997</c:v>
                </c:pt>
                <c:pt idx="589" formatCode="0.00">
                  <c:v>10.429399999999999</c:v>
                </c:pt>
                <c:pt idx="590" formatCode="0.00">
                  <c:v>10.4374</c:v>
                </c:pt>
                <c:pt idx="591" formatCode="0.00">
                  <c:v>10.523099999999999</c:v>
                </c:pt>
                <c:pt idx="592" formatCode="0.00">
                  <c:v>9.5944000000000003</c:v>
                </c:pt>
                <c:pt idx="593" formatCode="0.00">
                  <c:v>11.913600000000001</c:v>
                </c:pt>
                <c:pt idx="594" formatCode="0.00">
                  <c:v>11.386200000000001</c:v>
                </c:pt>
                <c:pt idx="595" formatCode="0.00">
                  <c:v>11.1854</c:v>
                </c:pt>
                <c:pt idx="596" formatCode="0.00">
                  <c:v>11.9975</c:v>
                </c:pt>
                <c:pt idx="597" formatCode="0.00">
                  <c:v>11.904199999999999</c:v>
                </c:pt>
                <c:pt idx="598" formatCode="0.00">
                  <c:v>12.5571</c:v>
                </c:pt>
                <c:pt idx="599" formatCode="0.00">
                  <c:v>12.961399999999999</c:v>
                </c:pt>
                <c:pt idx="600" formatCode="0.00">
                  <c:v>12.848800000000001</c:v>
                </c:pt>
                <c:pt idx="601" formatCode="0.00">
                  <c:v>12.878399999999999</c:v>
                </c:pt>
                <c:pt idx="602" formatCode="0.00">
                  <c:v>14.041600000000001</c:v>
                </c:pt>
                <c:pt idx="603" formatCode="0.00">
                  <c:v>14.112500000000001</c:v>
                </c:pt>
                <c:pt idx="604" formatCode="0.00">
                  <c:v>14.0905</c:v>
                </c:pt>
                <c:pt idx="605" formatCode="0.00">
                  <c:v>14.3634</c:v>
                </c:pt>
                <c:pt idx="606" formatCode="0.00">
                  <c:v>16.285399999999999</c:v>
                </c:pt>
                <c:pt idx="607" formatCode="0.00">
                  <c:v>17.1296</c:v>
                </c:pt>
                <c:pt idx="608" formatCode="0.00">
                  <c:v>16.660499999999999</c:v>
                </c:pt>
                <c:pt idx="609" formatCode="0.00">
                  <c:v>16.785599999999999</c:v>
                </c:pt>
                <c:pt idx="610" formatCode="0.00">
                  <c:v>17.3291</c:v>
                </c:pt>
                <c:pt idx="611" formatCode="0.00">
                  <c:v>17.966899999999999</c:v>
                </c:pt>
                <c:pt idx="612" formatCode="0.00">
                  <c:v>17.832899999999999</c:v>
                </c:pt>
                <c:pt idx="613" formatCode="0.00">
                  <c:v>17.3352</c:v>
                </c:pt>
                <c:pt idx="614" formatCode="0.00">
                  <c:v>17.3643</c:v>
                </c:pt>
                <c:pt idx="615" formatCode="0.00">
                  <c:v>17.4024</c:v>
                </c:pt>
                <c:pt idx="616" formatCode="0.00">
                  <c:v>17.3171</c:v>
                </c:pt>
                <c:pt idx="617" formatCode="0.00">
                  <c:v>17.310099999999998</c:v>
                </c:pt>
                <c:pt idx="618" formatCode="0.00">
                  <c:v>17.134499999999999</c:v>
                </c:pt>
                <c:pt idx="619" formatCode="0.00">
                  <c:v>16.7879</c:v>
                </c:pt>
                <c:pt idx="620" formatCode="0.00">
                  <c:v>18.005099999999999</c:v>
                </c:pt>
                <c:pt idx="621" formatCode="0.00">
                  <c:v>18.1218</c:v>
                </c:pt>
                <c:pt idx="622" formatCode="0.00">
                  <c:v>16.6876</c:v>
                </c:pt>
                <c:pt idx="623" formatCode="0.00">
                  <c:v>16.774100000000001</c:v>
                </c:pt>
                <c:pt idx="624" formatCode="0.00">
                  <c:v>16.656199999999998</c:v>
                </c:pt>
                <c:pt idx="625" formatCode="0.00">
                  <c:v>16.892099999999999</c:v>
                </c:pt>
                <c:pt idx="626" formatCode="0.00">
                  <c:v>15.571899999999999</c:v>
                </c:pt>
                <c:pt idx="627" formatCode="0.00">
                  <c:v>16.5974</c:v>
                </c:pt>
                <c:pt idx="628" formatCode="0.00">
                  <c:v>16.7273</c:v>
                </c:pt>
                <c:pt idx="629" formatCode="0.00">
                  <c:v>16.089700000000001</c:v>
                </c:pt>
                <c:pt idx="630" formatCode="0.00">
                  <c:v>15.8531</c:v>
                </c:pt>
                <c:pt idx="631" formatCode="0.00">
                  <c:v>15.416499999999999</c:v>
                </c:pt>
                <c:pt idx="632" formatCode="0.00">
                  <c:v>15.4115</c:v>
                </c:pt>
                <c:pt idx="633" formatCode="0.00">
                  <c:v>14.3908</c:v>
                </c:pt>
                <c:pt idx="634" formatCode="0.00">
                  <c:v>14.651199999999999</c:v>
                </c:pt>
                <c:pt idx="635" formatCode="0.00">
                  <c:v>14.646800000000001</c:v>
                </c:pt>
                <c:pt idx="636" formatCode="0.00">
                  <c:v>14.1144</c:v>
                </c:pt>
                <c:pt idx="637" formatCode="0.00">
                  <c:v>14.168699999999999</c:v>
                </c:pt>
                <c:pt idx="638" formatCode="0.00">
                  <c:v>14.6746</c:v>
                </c:pt>
                <c:pt idx="639" formatCode="0.00">
                  <c:v>14.4392</c:v>
                </c:pt>
                <c:pt idx="640" formatCode="0.00">
                  <c:v>12.212300000000001</c:v>
                </c:pt>
                <c:pt idx="641" formatCode="0.00">
                  <c:v>11.6554</c:v>
                </c:pt>
                <c:pt idx="642" formatCode="0.00">
                  <c:v>12.305300000000001</c:v>
                </c:pt>
                <c:pt idx="643" formatCode="0.00">
                  <c:v>12.2767</c:v>
                </c:pt>
                <c:pt idx="644" formatCode="0.00">
                  <c:v>12.350300000000001</c:v>
                </c:pt>
                <c:pt idx="645" formatCode="0.00">
                  <c:v>11.9978</c:v>
                </c:pt>
                <c:pt idx="646" formatCode="0.00">
                  <c:v>10.793100000000001</c:v>
                </c:pt>
                <c:pt idx="647" formatCode="0.00">
                  <c:v>8.7874999999999996</c:v>
                </c:pt>
                <c:pt idx="648" formatCode="0.00">
                  <c:v>9.3033999999999999</c:v>
                </c:pt>
                <c:pt idx="649" formatCode="0.00">
                  <c:v>9.0830000000000002</c:v>
                </c:pt>
                <c:pt idx="650" formatCode="0.00">
                  <c:v>9.2081</c:v>
                </c:pt>
                <c:pt idx="651" formatCode="0.00">
                  <c:v>9.1027000000000005</c:v>
                </c:pt>
                <c:pt idx="652" formatCode="0.00">
                  <c:v>9.4396000000000004</c:v>
                </c:pt>
                <c:pt idx="653" formatCode="0.00">
                  <c:v>10.1313</c:v>
                </c:pt>
                <c:pt idx="654" formatCode="0.00">
                  <c:v>10.2522</c:v>
                </c:pt>
                <c:pt idx="655" formatCode="0.00">
                  <c:v>10.553800000000001</c:v>
                </c:pt>
                <c:pt idx="656" formatCode="0.00">
                  <c:v>10.6157</c:v>
                </c:pt>
                <c:pt idx="657" formatCode="0.00">
                  <c:v>10.551600000000001</c:v>
                </c:pt>
                <c:pt idx="658" formatCode="0.00">
                  <c:v>9.5177999999999994</c:v>
                </c:pt>
                <c:pt idx="659" formatCode="0.00">
                  <c:v>10.2501</c:v>
                </c:pt>
                <c:pt idx="660" formatCode="0.00">
                  <c:v>10.1768</c:v>
                </c:pt>
                <c:pt idx="661" formatCode="0.00">
                  <c:v>10.171200000000001</c:v>
                </c:pt>
                <c:pt idx="662" formatCode="0.00">
                  <c:v>9.7911000000000001</c:v>
                </c:pt>
                <c:pt idx="663" formatCode="0.00">
                  <c:v>9.5119000000000007</c:v>
                </c:pt>
                <c:pt idx="664" formatCode="0.00">
                  <c:v>9.4717000000000002</c:v>
                </c:pt>
                <c:pt idx="665" formatCode="0.00">
                  <c:v>9.2883999999999993</c:v>
                </c:pt>
                <c:pt idx="666" formatCode="0.00">
                  <c:v>9.0862999999999996</c:v>
                </c:pt>
                <c:pt idx="667" formatCode="0.00">
                  <c:v>9.3719000000000001</c:v>
                </c:pt>
                <c:pt idx="668" formatCode="0.00">
                  <c:v>10.0487</c:v>
                </c:pt>
                <c:pt idx="669" formatCode="0.00">
                  <c:v>10.754300000000001</c:v>
                </c:pt>
                <c:pt idx="670" formatCode="0.00">
                  <c:v>10.5113</c:v>
                </c:pt>
                <c:pt idx="671" formatCode="0.00">
                  <c:v>10.489599999999999</c:v>
                </c:pt>
                <c:pt idx="672" formatCode="0.00">
                  <c:v>9.8604000000000003</c:v>
                </c:pt>
                <c:pt idx="673" formatCode="0.00">
                  <c:v>10.2539</c:v>
                </c:pt>
                <c:pt idx="674" formatCode="0.00">
                  <c:v>9.9581</c:v>
                </c:pt>
                <c:pt idx="675" formatCode="0.00">
                  <c:v>10.1853</c:v>
                </c:pt>
                <c:pt idx="676" formatCode="0.00">
                  <c:v>10.2834</c:v>
                </c:pt>
                <c:pt idx="677" formatCode="0.00">
                  <c:v>10.289099999999999</c:v>
                </c:pt>
                <c:pt idx="678" formatCode="0.00">
                  <c:v>10.8687</c:v>
                </c:pt>
                <c:pt idx="679" formatCode="0.00">
                  <c:v>10.0275</c:v>
                </c:pt>
                <c:pt idx="680" formatCode="0.00">
                  <c:v>10.0078</c:v>
                </c:pt>
                <c:pt idx="681" formatCode="0.00">
                  <c:v>10.142799999999999</c:v>
                </c:pt>
                <c:pt idx="682" formatCode="0.00">
                  <c:v>10.514699999999999</c:v>
                </c:pt>
                <c:pt idx="683" formatCode="0.00">
                  <c:v>10.946999999999999</c:v>
                </c:pt>
                <c:pt idx="684" formatCode="0.00">
                  <c:v>10.9351</c:v>
                </c:pt>
                <c:pt idx="685" formatCode="0.00">
                  <c:v>11.0672</c:v>
                </c:pt>
                <c:pt idx="686" formatCode="0.00">
                  <c:v>11.1608</c:v>
                </c:pt>
                <c:pt idx="687" formatCode="0.00">
                  <c:v>11.0862</c:v>
                </c:pt>
                <c:pt idx="688" formatCode="0.00">
                  <c:v>10.7738</c:v>
                </c:pt>
                <c:pt idx="689" formatCode="0.00">
                  <c:v>9.9015000000000004</c:v>
                </c:pt>
                <c:pt idx="690" formatCode="0.00">
                  <c:v>10.370799999999999</c:v>
                </c:pt>
                <c:pt idx="691" formatCode="0.00">
                  <c:v>11.1768</c:v>
                </c:pt>
                <c:pt idx="692" formatCode="0.00">
                  <c:v>11.144299999999999</c:v>
                </c:pt>
                <c:pt idx="693" formatCode="0.00">
                  <c:v>11.1691</c:v>
                </c:pt>
                <c:pt idx="694" formatCode="0.00">
                  <c:v>11.1752</c:v>
                </c:pt>
                <c:pt idx="695" formatCode="0.00">
                  <c:v>10.4724</c:v>
                </c:pt>
                <c:pt idx="696" formatCode="0.00">
                  <c:v>10.432499999999999</c:v>
                </c:pt>
                <c:pt idx="697" formatCode="0.00">
                  <c:v>10.4275</c:v>
                </c:pt>
                <c:pt idx="698" formatCode="0.00">
                  <c:v>9.8802000000000003</c:v>
                </c:pt>
                <c:pt idx="699" formatCode="0.00">
                  <c:v>10.629799999999999</c:v>
                </c:pt>
                <c:pt idx="700" formatCode="0.00">
                  <c:v>10.521000000000001</c:v>
                </c:pt>
                <c:pt idx="701" formatCode="0.00">
                  <c:v>10.7653</c:v>
                </c:pt>
                <c:pt idx="702" formatCode="0.00">
                  <c:v>10.426500000000001</c:v>
                </c:pt>
                <c:pt idx="703" formatCode="0.00">
                  <c:v>11.3383</c:v>
                </c:pt>
                <c:pt idx="704" formatCode="0.00">
                  <c:v>11.826700000000001</c:v>
                </c:pt>
                <c:pt idx="705" formatCode="0.00">
                  <c:v>12.261900000000001</c:v>
                </c:pt>
                <c:pt idx="706" formatCode="0.00">
                  <c:v>12.140700000000001</c:v>
                </c:pt>
                <c:pt idx="707" formatCode="0.00">
                  <c:v>12.154</c:v>
                </c:pt>
                <c:pt idx="708" formatCode="0.00">
                  <c:v>11.6661</c:v>
                </c:pt>
                <c:pt idx="709" formatCode="0.00">
                  <c:v>12.303100000000001</c:v>
                </c:pt>
                <c:pt idx="710" formatCode="0.00">
                  <c:v>12.107900000000001</c:v>
                </c:pt>
                <c:pt idx="711" formatCode="0.00">
                  <c:v>11.661799999999999</c:v>
                </c:pt>
                <c:pt idx="712" formatCode="0.00">
                  <c:v>11.9428</c:v>
                </c:pt>
                <c:pt idx="713" formatCode="0.00">
                  <c:v>11.675599999999999</c:v>
                </c:pt>
                <c:pt idx="714" formatCode="0.00">
                  <c:v>11.8553</c:v>
                </c:pt>
                <c:pt idx="715" formatCode="0.00">
                  <c:v>13.346</c:v>
                </c:pt>
                <c:pt idx="716" formatCode="0.00">
                  <c:v>13.360900000000001</c:v>
                </c:pt>
                <c:pt idx="717" formatCode="0.00">
                  <c:v>14.2842</c:v>
                </c:pt>
                <c:pt idx="718" formatCode="0.00">
                  <c:v>14.282</c:v>
                </c:pt>
                <c:pt idx="719" formatCode="0.00">
                  <c:v>14.901899999999999</c:v>
                </c:pt>
                <c:pt idx="720" formatCode="0.00">
                  <c:v>15.122</c:v>
                </c:pt>
                <c:pt idx="721" formatCode="0.00">
                  <c:v>14.9956</c:v>
                </c:pt>
                <c:pt idx="722" formatCode="0.00">
                  <c:v>14.9762</c:v>
                </c:pt>
                <c:pt idx="723" formatCode="0.00">
                  <c:v>13.944599999999999</c:v>
                </c:pt>
                <c:pt idx="724" formatCode="0.00">
                  <c:v>13.4107</c:v>
                </c:pt>
                <c:pt idx="725" formatCode="0.00">
                  <c:v>12.898899999999999</c:v>
                </c:pt>
                <c:pt idx="726" formatCode="0.00">
                  <c:v>12.8908</c:v>
                </c:pt>
                <c:pt idx="727" formatCode="0.00">
                  <c:v>12.8703</c:v>
                </c:pt>
                <c:pt idx="728" formatCode="0.00">
                  <c:v>13.0886</c:v>
                </c:pt>
                <c:pt idx="729" formatCode="0.00">
                  <c:v>12.006399999999999</c:v>
                </c:pt>
                <c:pt idx="730" formatCode="0.00">
                  <c:v>11.9955</c:v>
                </c:pt>
                <c:pt idx="731" formatCode="0.00">
                  <c:v>11.859400000000001</c:v>
                </c:pt>
                <c:pt idx="732" formatCode="0.00">
                  <c:v>11.7666</c:v>
                </c:pt>
                <c:pt idx="733" formatCode="0.00">
                  <c:v>11.598000000000001</c:v>
                </c:pt>
                <c:pt idx="734" formatCode="0.00">
                  <c:v>11.333299999999999</c:v>
                </c:pt>
                <c:pt idx="735" formatCode="0.00">
                  <c:v>10.1911</c:v>
                </c:pt>
                <c:pt idx="736" formatCode="0.00">
                  <c:v>10.308199999999999</c:v>
                </c:pt>
                <c:pt idx="737" formatCode="0.00">
                  <c:v>10.0402</c:v>
                </c:pt>
                <c:pt idx="738" formatCode="0.00">
                  <c:v>10.5913</c:v>
                </c:pt>
                <c:pt idx="739" formatCode="0.00">
                  <c:v>8.2466000000000008</c:v>
                </c:pt>
                <c:pt idx="740" formatCode="0.00">
                  <c:v>8.0982000000000003</c:v>
                </c:pt>
                <c:pt idx="741" formatCode="0.00">
                  <c:v>8.0007999999999999</c:v>
                </c:pt>
                <c:pt idx="742" formatCode="0.00">
                  <c:v>7.9873000000000003</c:v>
                </c:pt>
                <c:pt idx="743" formatCode="0.00">
                  <c:v>7.9420999999999999</c:v>
                </c:pt>
                <c:pt idx="744" formatCode="0.00">
                  <c:v>8.2571999999999992</c:v>
                </c:pt>
                <c:pt idx="745" formatCode="0.00">
                  <c:v>8.4356000000000009</c:v>
                </c:pt>
                <c:pt idx="746" formatCode="0.00">
                  <c:v>8.7814999999999994</c:v>
                </c:pt>
                <c:pt idx="747" formatCode="0.00">
                  <c:v>8.8085000000000004</c:v>
                </c:pt>
                <c:pt idx="748" formatCode="0.00">
                  <c:v>8.2781000000000002</c:v>
                </c:pt>
                <c:pt idx="749" formatCode="0.00">
                  <c:v>8.2774999999999999</c:v>
                </c:pt>
                <c:pt idx="750" formatCode="0.00">
                  <c:v>8.3956999999999997</c:v>
                </c:pt>
                <c:pt idx="751" formatCode="0.00">
                  <c:v>8.3191000000000006</c:v>
                </c:pt>
                <c:pt idx="752" formatCode="0.00">
                  <c:v>8.2883999999999993</c:v>
                </c:pt>
                <c:pt idx="753" formatCode="0.00">
                  <c:v>8.1760999999999999</c:v>
                </c:pt>
                <c:pt idx="754" formatCode="0.00">
                  <c:v>8.0289999999999999</c:v>
                </c:pt>
                <c:pt idx="755" formatCode="0.00">
                  <c:v>8.1845999999999997</c:v>
                </c:pt>
                <c:pt idx="756" formatCode="0.00">
                  <c:v>8.1434999999999995</c:v>
                </c:pt>
                <c:pt idx="757" formatCode="0.00">
                  <c:v>6.8136000000000001</c:v>
                </c:pt>
                <c:pt idx="758" formatCode="0.00">
                  <c:v>6.6013000000000002</c:v>
                </c:pt>
                <c:pt idx="759" formatCode="0.00">
                  <c:v>6.4215999999999998</c:v>
                </c:pt>
                <c:pt idx="760" formatCode="0.00">
                  <c:v>6.3578999999999999</c:v>
                </c:pt>
                <c:pt idx="761" formatCode="0.00">
                  <c:v>6.5500999999999996</c:v>
                </c:pt>
                <c:pt idx="762" formatCode="0.00">
                  <c:v>6.5865</c:v>
                </c:pt>
                <c:pt idx="763" formatCode="0.00">
                  <c:v>7.5545999999999998</c:v>
                </c:pt>
                <c:pt idx="764" formatCode="0.00">
                  <c:v>7.1406000000000001</c:v>
                </c:pt>
                <c:pt idx="765" formatCode="0.00">
                  <c:v>6.6670999999999996</c:v>
                </c:pt>
                <c:pt idx="766" formatCode="0.00">
                  <c:v>6.8838999999999997</c:v>
                </c:pt>
                <c:pt idx="767" formatCode="0.00">
                  <c:v>7.0251999999999999</c:v>
                </c:pt>
                <c:pt idx="768" formatCode="0.00">
                  <c:v>7.0069999999999997</c:v>
                </c:pt>
                <c:pt idx="769" formatCode="0.00">
                  <c:v>7.0087000000000002</c:v>
                </c:pt>
                <c:pt idx="770" formatCode="0.00">
                  <c:v>6.9664000000000001</c:v>
                </c:pt>
                <c:pt idx="771" formatCode="0.00">
                  <c:v>7.1638999999999999</c:v>
                </c:pt>
                <c:pt idx="772" formatCode="0.00">
                  <c:v>7.2046999999999999</c:v>
                </c:pt>
                <c:pt idx="773" formatCode="0.00">
                  <c:v>7.5183</c:v>
                </c:pt>
                <c:pt idx="774" formatCode="0.00">
                  <c:v>7.1188000000000002</c:v>
                </c:pt>
                <c:pt idx="775" formatCode="0.00">
                  <c:v>7.0597000000000003</c:v>
                </c:pt>
                <c:pt idx="776" formatCode="0.00">
                  <c:v>7.3830999999999998</c:v>
                </c:pt>
                <c:pt idx="777" formatCode="0.00">
                  <c:v>7.5938999999999997</c:v>
                </c:pt>
                <c:pt idx="778" formatCode="0.00">
                  <c:v>7.0045000000000002</c:v>
                </c:pt>
                <c:pt idx="779" formatCode="0.00">
                  <c:v>7.1700999999999997</c:v>
                </c:pt>
                <c:pt idx="780" formatCode="0.00">
                  <c:v>7.9222000000000001</c:v>
                </c:pt>
                <c:pt idx="781" formatCode="0.00">
                  <c:v>7.8936000000000002</c:v>
                </c:pt>
                <c:pt idx="782" formatCode="0.00">
                  <c:v>7.7977999999999996</c:v>
                </c:pt>
                <c:pt idx="783" formatCode="0.00">
                  <c:v>7.3163999999999998</c:v>
                </c:pt>
                <c:pt idx="784" formatCode="0.00">
                  <c:v>7.2705000000000002</c:v>
                </c:pt>
                <c:pt idx="785" formatCode="0.00">
                  <c:v>7.2671000000000001</c:v>
                </c:pt>
                <c:pt idx="786" formatCode="0.00">
                  <c:v>6.9882</c:v>
                </c:pt>
                <c:pt idx="787" formatCode="0.00">
                  <c:v>6.7891000000000004</c:v>
                </c:pt>
                <c:pt idx="788" formatCode="0.00">
                  <c:v>6.8259999999999996</c:v>
                </c:pt>
                <c:pt idx="789" formatCode="0.00">
                  <c:v>6.8544</c:v>
                </c:pt>
                <c:pt idx="790" formatCode="0.00">
                  <c:v>7.1486000000000001</c:v>
                </c:pt>
                <c:pt idx="791" formatCode="0.00">
                  <c:v>6.8268000000000004</c:v>
                </c:pt>
                <c:pt idx="792" formatCode="0.00">
                  <c:v>6.6576000000000004</c:v>
                </c:pt>
                <c:pt idx="793" formatCode="0.00">
                  <c:v>7.1660000000000004</c:v>
                </c:pt>
                <c:pt idx="794" formatCode="0.00">
                  <c:v>7.1409000000000002</c:v>
                </c:pt>
                <c:pt idx="795" formatCode="0.00">
                  <c:v>7.7728000000000002</c:v>
                </c:pt>
                <c:pt idx="796" formatCode="0.00">
                  <c:v>8.4003999999999994</c:v>
                </c:pt>
                <c:pt idx="797" formatCode="0.00">
                  <c:v>8.3429000000000002</c:v>
                </c:pt>
                <c:pt idx="798" formatCode="0.00">
                  <c:v>8.3757999999999999</c:v>
                </c:pt>
                <c:pt idx="799" formatCode="0.00">
                  <c:v>8.4736999999999991</c:v>
                </c:pt>
                <c:pt idx="800" formatCode="0.00">
                  <c:v>7.7409999999999997</c:v>
                </c:pt>
                <c:pt idx="801" formatCode="0.00">
                  <c:v>7.6928999999999998</c:v>
                </c:pt>
                <c:pt idx="802" formatCode="0.00">
                  <c:v>7.6409000000000002</c:v>
                </c:pt>
                <c:pt idx="803" formatCode="0.00">
                  <c:v>7.5861000000000001</c:v>
                </c:pt>
                <c:pt idx="804" formatCode="0.00">
                  <c:v>8.3047000000000004</c:v>
                </c:pt>
                <c:pt idx="805" formatCode="0.00">
                  <c:v>8.1338000000000008</c:v>
                </c:pt>
                <c:pt idx="806" formatCode="0.00">
                  <c:v>8.1712000000000007</c:v>
                </c:pt>
                <c:pt idx="807" formatCode="0.00">
                  <c:v>8.2715999999999994</c:v>
                </c:pt>
                <c:pt idx="808" formatCode="0.00">
                  <c:v>8.2739999999999991</c:v>
                </c:pt>
                <c:pt idx="809" formatCode="0.00">
                  <c:v>8.2796000000000003</c:v>
                </c:pt>
                <c:pt idx="810" formatCode="0.00">
                  <c:v>8.0901999999999994</c:v>
                </c:pt>
                <c:pt idx="811" formatCode="0.00">
                  <c:v>8.1115999999999993</c:v>
                </c:pt>
                <c:pt idx="812" formatCode="0.00">
                  <c:v>8.0792999999999999</c:v>
                </c:pt>
                <c:pt idx="813" formatCode="0.00">
                  <c:v>7.5902000000000003</c:v>
                </c:pt>
                <c:pt idx="814" formatCode="0.00">
                  <c:v>7.5644</c:v>
                </c:pt>
                <c:pt idx="815" formatCode="0.00">
                  <c:v>6.9217000000000004</c:v>
                </c:pt>
                <c:pt idx="816" formatCode="0.00">
                  <c:v>5.5911999999999997</c:v>
                </c:pt>
                <c:pt idx="817" formatCode="0.00">
                  <c:v>5.3376000000000001</c:v>
                </c:pt>
                <c:pt idx="818" formatCode="0.00">
                  <c:v>6.1098999999999997</c:v>
                </c:pt>
                <c:pt idx="819" formatCode="0.00">
                  <c:v>7.0583</c:v>
                </c:pt>
                <c:pt idx="820" formatCode="0.00">
                  <c:v>7.3705999999999996</c:v>
                </c:pt>
                <c:pt idx="821" formatCode="0.00">
                  <c:v>6.9991000000000003</c:v>
                </c:pt>
                <c:pt idx="822" formatCode="0.00">
                  <c:v>6.8855000000000004</c:v>
                </c:pt>
                <c:pt idx="823" formatCode="0.00">
                  <c:v>6.8741000000000003</c:v>
                </c:pt>
                <c:pt idx="824" formatCode="0.00">
                  <c:v>6.4252000000000002</c:v>
                </c:pt>
                <c:pt idx="825" formatCode="0.00">
                  <c:v>7.8747999999999996</c:v>
                </c:pt>
                <c:pt idx="826" formatCode="0.00">
                  <c:v>7.8918999999999997</c:v>
                </c:pt>
                <c:pt idx="827" formatCode="0.00">
                  <c:v>7.9916999999999998</c:v>
                </c:pt>
                <c:pt idx="828" formatCode="0.00">
                  <c:v>8.0876999999999999</c:v>
                </c:pt>
                <c:pt idx="829" formatCode="0.00">
                  <c:v>8.1997</c:v>
                </c:pt>
                <c:pt idx="830" formatCode="0.00">
                  <c:v>8.7230000000000008</c:v>
                </c:pt>
                <c:pt idx="831" formatCode="0.00">
                  <c:v>8.7202999999999999</c:v>
                </c:pt>
                <c:pt idx="832" formatCode="0.00">
                  <c:v>9.0059000000000005</c:v>
                </c:pt>
                <c:pt idx="833" formatCode="0.00">
                  <c:v>9.0322999999999993</c:v>
                </c:pt>
                <c:pt idx="834" formatCode="0.00">
                  <c:v>9.0107999999999997</c:v>
                </c:pt>
                <c:pt idx="835" formatCode="0.00">
                  <c:v>9.2080000000000002</c:v>
                </c:pt>
                <c:pt idx="836" formatCode="0.00">
                  <c:v>9.2638999999999996</c:v>
                </c:pt>
                <c:pt idx="837" formatCode="0.00">
                  <c:v>9.2629999999999999</c:v>
                </c:pt>
                <c:pt idx="838" formatCode="0.00">
                  <c:v>8.8858999999999995</c:v>
                </c:pt>
                <c:pt idx="839" formatCode="0.00">
                  <c:v>7.9645999999999999</c:v>
                </c:pt>
                <c:pt idx="840" formatCode="0.00">
                  <c:v>7.67</c:v>
                </c:pt>
                <c:pt idx="841" formatCode="0.00">
                  <c:v>7.7176999999999998</c:v>
                </c:pt>
                <c:pt idx="842" formatCode="0.00">
                  <c:v>7.734</c:v>
                </c:pt>
                <c:pt idx="843" formatCode="0.00">
                  <c:v>7.7626999999999997</c:v>
                </c:pt>
                <c:pt idx="844" formatCode="0.00">
                  <c:v>7.7937000000000003</c:v>
                </c:pt>
                <c:pt idx="845" formatCode="0.00">
                  <c:v>6.9843000000000002</c:v>
                </c:pt>
                <c:pt idx="846" formatCode="0.00">
                  <c:v>6.9233000000000002</c:v>
                </c:pt>
                <c:pt idx="847" formatCode="0.00">
                  <c:v>6.8371000000000004</c:v>
                </c:pt>
                <c:pt idx="848" formatCode="0.00">
                  <c:v>6.5982000000000003</c:v>
                </c:pt>
                <c:pt idx="849" formatCode="0.00">
                  <c:v>6.4489000000000001</c:v>
                </c:pt>
                <c:pt idx="850" formatCode="0.00">
                  <c:v>6.1002000000000001</c:v>
                </c:pt>
                <c:pt idx="851" formatCode="0.00">
                  <c:v>6.1252000000000004</c:v>
                </c:pt>
                <c:pt idx="852" formatCode="0.00">
                  <c:v>5.8369</c:v>
                </c:pt>
                <c:pt idx="853" formatCode="0.00">
                  <c:v>6.9718</c:v>
                </c:pt>
                <c:pt idx="854" formatCode="0.00">
                  <c:v>8.4670000000000005</c:v>
                </c:pt>
                <c:pt idx="855" formatCode="0.00">
                  <c:v>8.1628000000000007</c:v>
                </c:pt>
                <c:pt idx="856" formatCode="0.00">
                  <c:v>8.2494999999999994</c:v>
                </c:pt>
                <c:pt idx="857" formatCode="0.00">
                  <c:v>8.3834</c:v>
                </c:pt>
                <c:pt idx="858" formatCode="0.00">
                  <c:v>8.4146000000000001</c:v>
                </c:pt>
                <c:pt idx="859" formatCode="0.00">
                  <c:v>9.1272000000000002</c:v>
                </c:pt>
                <c:pt idx="860" formatCode="0.00">
                  <c:v>9.1379000000000001</c:v>
                </c:pt>
                <c:pt idx="861" formatCode="0.00">
                  <c:v>9.2997999999999994</c:v>
                </c:pt>
                <c:pt idx="862" formatCode="0.00">
                  <c:v>9.3905999999999992</c:v>
                </c:pt>
                <c:pt idx="863" formatCode="0.00">
                  <c:v>9.7806999999999995</c:v>
                </c:pt>
                <c:pt idx="864" formatCode="0.00">
                  <c:v>9.6280000000000001</c:v>
                </c:pt>
                <c:pt idx="865" formatCode="0.00">
                  <c:v>10.0875</c:v>
                </c:pt>
                <c:pt idx="866" formatCode="0.00">
                  <c:v>10.519500000000001</c:v>
                </c:pt>
                <c:pt idx="867" formatCode="0.00">
                  <c:v>10.5137</c:v>
                </c:pt>
                <c:pt idx="868" formatCode="0.00">
                  <c:v>10.6066</c:v>
                </c:pt>
                <c:pt idx="869" formatCode="0.00">
                  <c:v>10.955500000000001</c:v>
                </c:pt>
                <c:pt idx="870" formatCode="0.00">
                  <c:v>10.8962</c:v>
                </c:pt>
                <c:pt idx="871" formatCode="0.00">
                  <c:v>10.854100000000001</c:v>
                </c:pt>
                <c:pt idx="872" formatCode="0.00">
                  <c:v>10.731</c:v>
                </c:pt>
                <c:pt idx="873" formatCode="0.00">
                  <c:v>10.165800000000001</c:v>
                </c:pt>
                <c:pt idx="874" formatCode="0.00">
                  <c:v>9.1036999999999999</c:v>
                </c:pt>
                <c:pt idx="875" formatCode="0.00">
                  <c:v>9.1525999999999996</c:v>
                </c:pt>
                <c:pt idx="876" formatCode="0.00">
                  <c:v>12.3653</c:v>
                </c:pt>
                <c:pt idx="877" formatCode="0.00">
                  <c:v>12.2037</c:v>
                </c:pt>
                <c:pt idx="878" formatCode="0.00">
                  <c:v>12.2128</c:v>
                </c:pt>
                <c:pt idx="879" formatCode="0.00">
                  <c:v>11.6602</c:v>
                </c:pt>
                <c:pt idx="880" formatCode="0.00">
                  <c:v>11.9034</c:v>
                </c:pt>
                <c:pt idx="881" formatCode="0.00">
                  <c:v>11.829499999999999</c:v>
                </c:pt>
                <c:pt idx="882" formatCode="0.00">
                  <c:v>12.0854</c:v>
                </c:pt>
                <c:pt idx="883" formatCode="0.00">
                  <c:v>11.6738</c:v>
                </c:pt>
                <c:pt idx="884" formatCode="0.00">
                  <c:v>11.6151</c:v>
                </c:pt>
                <c:pt idx="885" formatCode="0.00">
                  <c:v>11.635</c:v>
                </c:pt>
                <c:pt idx="886" formatCode="0.00">
                  <c:v>11.4207</c:v>
                </c:pt>
                <c:pt idx="887" formatCode="0.00">
                  <c:v>11.534700000000001</c:v>
                </c:pt>
                <c:pt idx="888" formatCode="0.00">
                  <c:v>11.2545</c:v>
                </c:pt>
                <c:pt idx="889" formatCode="0.00">
                  <c:v>11.157999999999999</c:v>
                </c:pt>
                <c:pt idx="890" formatCode="0.00">
                  <c:v>11.0985</c:v>
                </c:pt>
                <c:pt idx="891" formatCode="0.00">
                  <c:v>11.353899999999999</c:v>
                </c:pt>
                <c:pt idx="892" formatCode="0.00">
                  <c:v>11.4779</c:v>
                </c:pt>
                <c:pt idx="893" formatCode="0.00">
                  <c:v>11.8186</c:v>
                </c:pt>
                <c:pt idx="894" formatCode="0.00">
                  <c:v>11.767899999999999</c:v>
                </c:pt>
                <c:pt idx="895" formatCode="0.00">
                  <c:v>11.7623</c:v>
                </c:pt>
                <c:pt idx="896" formatCode="0.00">
                  <c:v>8.1174999999999997</c:v>
                </c:pt>
                <c:pt idx="897" formatCode="0.00">
                  <c:v>8.2163000000000004</c:v>
                </c:pt>
                <c:pt idx="898" formatCode="0.00">
                  <c:v>8.4421999999999997</c:v>
                </c:pt>
                <c:pt idx="899" formatCode="0.00">
                  <c:v>8.3521000000000001</c:v>
                </c:pt>
                <c:pt idx="900" formatCode="0.00">
                  <c:v>7.8079000000000001</c:v>
                </c:pt>
                <c:pt idx="901" formatCode="0.00">
                  <c:v>7.8422999999999998</c:v>
                </c:pt>
                <c:pt idx="902" formatCode="0.00">
                  <c:v>7.0282999999999998</c:v>
                </c:pt>
                <c:pt idx="903" formatCode="0.00">
                  <c:v>7.0244</c:v>
                </c:pt>
                <c:pt idx="904" formatCode="0.00">
                  <c:v>7.1745000000000001</c:v>
                </c:pt>
                <c:pt idx="905" formatCode="0.00">
                  <c:v>5.6608000000000001</c:v>
                </c:pt>
                <c:pt idx="906" formatCode="0.00">
                  <c:v>5.8066000000000004</c:v>
                </c:pt>
                <c:pt idx="907" formatCode="0.00">
                  <c:v>5.7614000000000001</c:v>
                </c:pt>
                <c:pt idx="908" formatCode="0.00">
                  <c:v>5.9577</c:v>
                </c:pt>
                <c:pt idx="909" formatCode="0.00">
                  <c:v>5.6970000000000001</c:v>
                </c:pt>
                <c:pt idx="910" formatCode="0.00">
                  <c:v>5.4425999999999997</c:v>
                </c:pt>
                <c:pt idx="911" formatCode="0.00">
                  <c:v>5.2295999999999996</c:v>
                </c:pt>
                <c:pt idx="912" formatCode="0.00">
                  <c:v>5.1012000000000004</c:v>
                </c:pt>
                <c:pt idx="913" formatCode="0.00">
                  <c:v>4.734</c:v>
                </c:pt>
                <c:pt idx="914" formatCode="0.00">
                  <c:v>4.9947999999999997</c:v>
                </c:pt>
                <c:pt idx="915" formatCode="0.00">
                  <c:v>5.9550000000000001</c:v>
                </c:pt>
                <c:pt idx="916" formatCode="0.00">
                  <c:v>5.8459000000000003</c:v>
                </c:pt>
                <c:pt idx="917" formatCode="0.00">
                  <c:v>5.6280000000000001</c:v>
                </c:pt>
                <c:pt idx="918" formatCode="0.00">
                  <c:v>5.3080999999999996</c:v>
                </c:pt>
                <c:pt idx="919" formatCode="0.00">
                  <c:v>5.2605000000000004</c:v>
                </c:pt>
                <c:pt idx="920" formatCode="0.00">
                  <c:v>5.3009000000000004</c:v>
                </c:pt>
                <c:pt idx="921" formatCode="0.00">
                  <c:v>5.1600999999999999</c:v>
                </c:pt>
                <c:pt idx="922" formatCode="0.00">
                  <c:v>5.5029000000000003</c:v>
                </c:pt>
                <c:pt idx="923" formatCode="0.00">
                  <c:v>5.5526999999999997</c:v>
                </c:pt>
                <c:pt idx="924" formatCode="0.00">
                  <c:v>6.4568000000000003</c:v>
                </c:pt>
                <c:pt idx="925" formatCode="0.00">
                  <c:v>6.4781000000000004</c:v>
                </c:pt>
                <c:pt idx="926" formatCode="0.00">
                  <c:v>6.3272000000000004</c:v>
                </c:pt>
                <c:pt idx="927" formatCode="0.00">
                  <c:v>6.4137000000000004</c:v>
                </c:pt>
                <c:pt idx="928" formatCode="0.00">
                  <c:v>7.1673</c:v>
                </c:pt>
                <c:pt idx="929" formatCode="0.00">
                  <c:v>7.4016000000000002</c:v>
                </c:pt>
                <c:pt idx="930" formatCode="0.00">
                  <c:v>7.5335000000000001</c:v>
                </c:pt>
                <c:pt idx="931" formatCode="0.00">
                  <c:v>7.5785999999999998</c:v>
                </c:pt>
                <c:pt idx="932" formatCode="0.00">
                  <c:v>8.4250000000000007</c:v>
                </c:pt>
                <c:pt idx="933" formatCode="0.00">
                  <c:v>8.3058999999999994</c:v>
                </c:pt>
                <c:pt idx="934" formatCode="0.00">
                  <c:v>8.9271999999999991</c:v>
                </c:pt>
                <c:pt idx="935" formatCode="0.00">
                  <c:v>8.6646000000000001</c:v>
                </c:pt>
                <c:pt idx="936" formatCode="0.00">
                  <c:v>9.9030000000000005</c:v>
                </c:pt>
                <c:pt idx="937" formatCode="0.00">
                  <c:v>10.633800000000001</c:v>
                </c:pt>
                <c:pt idx="938" formatCode="0.00">
                  <c:v>10.7295</c:v>
                </c:pt>
                <c:pt idx="939" formatCode="0.00">
                  <c:v>10.734299999999999</c:v>
                </c:pt>
                <c:pt idx="940" formatCode="0.00">
                  <c:v>11.1448</c:v>
                </c:pt>
                <c:pt idx="941" formatCode="0.00">
                  <c:v>11.164999999999999</c:v>
                </c:pt>
                <c:pt idx="942" formatCode="0.00">
                  <c:v>11.327</c:v>
                </c:pt>
                <c:pt idx="943" formatCode="0.00">
                  <c:v>11.706899999999999</c:v>
                </c:pt>
                <c:pt idx="944" formatCode="0.00">
                  <c:v>11.404199999999999</c:v>
                </c:pt>
                <c:pt idx="945" formatCode="0.00">
                  <c:v>11.3279</c:v>
                </c:pt>
                <c:pt idx="946" formatCode="0.00">
                  <c:v>11.675000000000001</c:v>
                </c:pt>
                <c:pt idx="947" formatCode="0.00">
                  <c:v>11.664</c:v>
                </c:pt>
                <c:pt idx="948" formatCode="0.00">
                  <c:v>11.342000000000001</c:v>
                </c:pt>
                <c:pt idx="949" formatCode="0.00">
                  <c:v>12.026899999999999</c:v>
                </c:pt>
                <c:pt idx="950" formatCode="0.00">
                  <c:v>12.551500000000001</c:v>
                </c:pt>
                <c:pt idx="951" formatCode="0.00">
                  <c:v>12.444100000000001</c:v>
                </c:pt>
                <c:pt idx="952" formatCode="0.00">
                  <c:v>12.277699999999999</c:v>
                </c:pt>
                <c:pt idx="953" formatCode="0.00">
                  <c:v>12.2995</c:v>
                </c:pt>
                <c:pt idx="954" formatCode="0.00">
                  <c:v>11.083500000000001</c:v>
                </c:pt>
                <c:pt idx="955" formatCode="0.00">
                  <c:v>11.2646</c:v>
                </c:pt>
                <c:pt idx="956" formatCode="0.00">
                  <c:v>9.7466000000000008</c:v>
                </c:pt>
                <c:pt idx="957" formatCode="0.00">
                  <c:v>9.6174999999999997</c:v>
                </c:pt>
                <c:pt idx="958" formatCode="0.00">
                  <c:v>9.6992999999999991</c:v>
                </c:pt>
                <c:pt idx="959" formatCode="0.00">
                  <c:v>12.8163</c:v>
                </c:pt>
                <c:pt idx="960" formatCode="0.00">
                  <c:v>13.292</c:v>
                </c:pt>
                <c:pt idx="961" formatCode="0.00">
                  <c:v>14.180899999999999</c:v>
                </c:pt>
                <c:pt idx="962" formatCode="0.00">
                  <c:v>14.101100000000001</c:v>
                </c:pt>
                <c:pt idx="963" formatCode="0.00">
                  <c:v>16.912199999999999</c:v>
                </c:pt>
                <c:pt idx="964" formatCode="0.00">
                  <c:v>17.175699999999999</c:v>
                </c:pt>
                <c:pt idx="965" formatCode="0.00">
                  <c:v>17.290900000000001</c:v>
                </c:pt>
                <c:pt idx="966" formatCode="0.00">
                  <c:v>17.349699999999999</c:v>
                </c:pt>
                <c:pt idx="967" formatCode="0.00">
                  <c:v>17.300799999999999</c:v>
                </c:pt>
                <c:pt idx="968" formatCode="0.00">
                  <c:v>18.502300000000002</c:v>
                </c:pt>
                <c:pt idx="969" formatCode="0.00">
                  <c:v>18.125</c:v>
                </c:pt>
                <c:pt idx="970" formatCode="0.00">
                  <c:v>17.392900000000001</c:v>
                </c:pt>
                <c:pt idx="971" formatCode="0.00">
                  <c:v>17.6783</c:v>
                </c:pt>
                <c:pt idx="972" formatCode="0.00">
                  <c:v>17.798400000000001</c:v>
                </c:pt>
                <c:pt idx="973" formatCode="0.00">
                  <c:v>17.883099999999999</c:v>
                </c:pt>
                <c:pt idx="974" formatCode="0.00">
                  <c:v>18.040800000000001</c:v>
                </c:pt>
                <c:pt idx="975" formatCode="0.00">
                  <c:v>17.645199999999999</c:v>
                </c:pt>
                <c:pt idx="976" formatCode="0.00">
                  <c:v>17.802900000000001</c:v>
                </c:pt>
                <c:pt idx="977" formatCode="0.00">
                  <c:v>17.612300000000001</c:v>
                </c:pt>
                <c:pt idx="978" formatCode="0.00">
                  <c:v>17.726800000000001</c:v>
                </c:pt>
                <c:pt idx="979" formatCode="0.00">
                  <c:v>16.523900000000001</c:v>
                </c:pt>
                <c:pt idx="980" formatCode="0.00">
                  <c:v>16.650600000000001</c:v>
                </c:pt>
                <c:pt idx="981" formatCode="0.00">
                  <c:v>16.407599999999999</c:v>
                </c:pt>
                <c:pt idx="982" formatCode="0.00">
                  <c:v>16.531600000000001</c:v>
                </c:pt>
                <c:pt idx="983" formatCode="0.00">
                  <c:v>12.733599999999999</c:v>
                </c:pt>
                <c:pt idx="984" formatCode="0.00">
                  <c:v>12.6233</c:v>
                </c:pt>
                <c:pt idx="985" formatCode="0.00">
                  <c:v>12.262499999999999</c:v>
                </c:pt>
                <c:pt idx="986" formatCode="0.00">
                  <c:v>12.1431</c:v>
                </c:pt>
                <c:pt idx="987" formatCode="0.00">
                  <c:v>12.1225</c:v>
                </c:pt>
                <c:pt idx="988" formatCode="0.00">
                  <c:v>10.378299999999999</c:v>
                </c:pt>
                <c:pt idx="989" formatCode="0.00">
                  <c:v>14.888299999999999</c:v>
                </c:pt>
                <c:pt idx="990" formatCode="0.00">
                  <c:v>15.3369</c:v>
                </c:pt>
                <c:pt idx="991" formatCode="0.00">
                  <c:v>14.7316</c:v>
                </c:pt>
                <c:pt idx="992" formatCode="0.00">
                  <c:v>16.023199999999999</c:v>
                </c:pt>
                <c:pt idx="993" formatCode="0.00">
                  <c:v>16.194400000000002</c:v>
                </c:pt>
                <c:pt idx="994" formatCode="0.00">
                  <c:v>16.521999999999998</c:v>
                </c:pt>
                <c:pt idx="995" formatCode="0.00">
                  <c:v>16.487100000000002</c:v>
                </c:pt>
                <c:pt idx="996" formatCode="0.00">
                  <c:v>17.0381</c:v>
                </c:pt>
                <c:pt idx="997" formatCode="0.00">
                  <c:v>17.147500000000001</c:v>
                </c:pt>
                <c:pt idx="998" formatCode="0.00">
                  <c:v>17.148299999999999</c:v>
                </c:pt>
                <c:pt idx="999" formatCode="0.00">
                  <c:v>17.8613</c:v>
                </c:pt>
                <c:pt idx="1000" formatCode="0.00">
                  <c:v>17.515499999999999</c:v>
                </c:pt>
                <c:pt idx="1001" formatCode="0.00">
                  <c:v>26.361999999999998</c:v>
                </c:pt>
                <c:pt idx="1002" formatCode="0.00">
                  <c:v>29.319600000000001</c:v>
                </c:pt>
                <c:pt idx="1003" formatCode="0.00">
                  <c:v>30.834499999999998</c:v>
                </c:pt>
                <c:pt idx="1004" formatCode="0.00">
                  <c:v>31.371099999999998</c:v>
                </c:pt>
                <c:pt idx="1005" formatCode="0.00">
                  <c:v>31.761700000000001</c:v>
                </c:pt>
                <c:pt idx="1006" formatCode="0.00">
                  <c:v>34.646500000000003</c:v>
                </c:pt>
                <c:pt idx="1007" formatCode="0.00">
                  <c:v>34.900399999999998</c:v>
                </c:pt>
                <c:pt idx="1008" formatCode="0.00">
                  <c:v>36.0642</c:v>
                </c:pt>
                <c:pt idx="1009" formatCode="0.00">
                  <c:v>34.816099999999999</c:v>
                </c:pt>
                <c:pt idx="1010" formatCode="0.00">
                  <c:v>35.454000000000001</c:v>
                </c:pt>
                <c:pt idx="1011" formatCode="0.00">
                  <c:v>35.433399999999999</c:v>
                </c:pt>
                <c:pt idx="1012" formatCode="0.00">
                  <c:v>34.564900000000002</c:v>
                </c:pt>
                <c:pt idx="1013" formatCode="0.00">
                  <c:v>34.560699999999997</c:v>
                </c:pt>
                <c:pt idx="1014" formatCode="0.00">
                  <c:v>34.224299999999999</c:v>
                </c:pt>
                <c:pt idx="1015" formatCode="0.00">
                  <c:v>34.085500000000003</c:v>
                </c:pt>
                <c:pt idx="1016" formatCode="0.00">
                  <c:v>35.205599999999997</c:v>
                </c:pt>
                <c:pt idx="1017" formatCode="0.00">
                  <c:v>36.297600000000003</c:v>
                </c:pt>
                <c:pt idx="1018" formatCode="0.00">
                  <c:v>36.397799999999997</c:v>
                </c:pt>
                <c:pt idx="1019" formatCode="0.00">
                  <c:v>36.389499999999998</c:v>
                </c:pt>
                <c:pt idx="1020" formatCode="0.00">
                  <c:v>36.366599999999998</c:v>
                </c:pt>
                <c:pt idx="1021" formatCode="0.00">
                  <c:v>30.520199999999999</c:v>
                </c:pt>
                <c:pt idx="1022" formatCode="0.00">
                  <c:v>26.727599999999999</c:v>
                </c:pt>
                <c:pt idx="1023" formatCode="0.00">
                  <c:v>25.3779</c:v>
                </c:pt>
                <c:pt idx="1024" formatCode="0.00">
                  <c:v>24.179600000000001</c:v>
                </c:pt>
                <c:pt idx="1025" formatCode="0.00">
                  <c:v>22.441199999999998</c:v>
                </c:pt>
                <c:pt idx="1026" formatCode="0.00">
                  <c:v>19.443899999999999</c:v>
                </c:pt>
                <c:pt idx="1027" formatCode="0.00">
                  <c:v>19.016200000000001</c:v>
                </c:pt>
                <c:pt idx="1028" formatCode="0.00">
                  <c:v>17.4237</c:v>
                </c:pt>
                <c:pt idx="1029" formatCode="0.00">
                  <c:v>16.647400000000001</c:v>
                </c:pt>
                <c:pt idx="1030" formatCode="0.00">
                  <c:v>16.331399999999999</c:v>
                </c:pt>
                <c:pt idx="1031" formatCode="0.00">
                  <c:v>16.7182</c:v>
                </c:pt>
                <c:pt idx="1032" formatCode="0.00">
                  <c:v>16.714500000000001</c:v>
                </c:pt>
                <c:pt idx="1033" formatCode="0.00">
                  <c:v>16.726299999999998</c:v>
                </c:pt>
                <c:pt idx="1034" formatCode="0.00">
                  <c:v>16.688300000000002</c:v>
                </c:pt>
                <c:pt idx="1035" formatCode="0.00">
                  <c:v>16.727499999999999</c:v>
                </c:pt>
                <c:pt idx="1036" formatCode="0.00">
                  <c:v>14.280900000000001</c:v>
                </c:pt>
                <c:pt idx="1037" formatCode="0.00">
                  <c:v>12.7963</c:v>
                </c:pt>
                <c:pt idx="1038" formatCode="0.00">
                  <c:v>12.2301</c:v>
                </c:pt>
                <c:pt idx="1039" formatCode="0.00">
                  <c:v>11.9488</c:v>
                </c:pt>
                <c:pt idx="1040" formatCode="0.00">
                  <c:v>11.9048</c:v>
                </c:pt>
                <c:pt idx="1041" formatCode="0.00">
                  <c:v>11.902100000000001</c:v>
                </c:pt>
                <c:pt idx="1042" formatCode="0.00">
                  <c:v>12.218</c:v>
                </c:pt>
                <c:pt idx="1043" formatCode="0.00">
                  <c:v>15.924899999999999</c:v>
                </c:pt>
                <c:pt idx="1044" formatCode="0.00">
                  <c:v>15.978300000000001</c:v>
                </c:pt>
                <c:pt idx="1045" formatCode="0.00">
                  <c:v>16.497499999999999</c:v>
                </c:pt>
                <c:pt idx="1046" formatCode="0.00">
                  <c:v>16.4681</c:v>
                </c:pt>
                <c:pt idx="1047" formatCode="0.00">
                  <c:v>16.5487</c:v>
                </c:pt>
                <c:pt idx="1048" formatCode="0.00">
                  <c:v>16.777999999999999</c:v>
                </c:pt>
                <c:pt idx="1049" formatCode="0.00">
                  <c:v>21.396699999999999</c:v>
                </c:pt>
                <c:pt idx="1050" formatCode="0.00">
                  <c:v>22.738399999999999</c:v>
                </c:pt>
                <c:pt idx="1051" formatCode="0.00">
                  <c:v>25.4665</c:v>
                </c:pt>
                <c:pt idx="1052" formatCode="0.00">
                  <c:v>25.569500000000001</c:v>
                </c:pt>
                <c:pt idx="1053" formatCode="0.00">
                  <c:v>27.5627</c:v>
                </c:pt>
                <c:pt idx="1054" formatCode="0.00">
                  <c:v>27.830300000000001</c:v>
                </c:pt>
                <c:pt idx="1055" formatCode="0.00">
                  <c:v>27.965599999999998</c:v>
                </c:pt>
                <c:pt idx="1056" formatCode="0.00">
                  <c:v>26.402899999999999</c:v>
                </c:pt>
                <c:pt idx="1057" formatCode="0.00">
                  <c:v>26.554099999999998</c:v>
                </c:pt>
                <c:pt idx="1058" formatCode="0.00">
                  <c:v>30.156300000000002</c:v>
                </c:pt>
                <c:pt idx="1059" formatCode="0.00">
                  <c:v>30.080400000000001</c:v>
                </c:pt>
                <c:pt idx="1060" formatCode="0.00">
                  <c:v>29.792300000000001</c:v>
                </c:pt>
                <c:pt idx="1061" formatCode="0.00">
                  <c:v>30.400200000000002</c:v>
                </c:pt>
                <c:pt idx="1062" formatCode="0.00">
                  <c:v>31.4923</c:v>
                </c:pt>
                <c:pt idx="1063" formatCode="0.00">
                  <c:v>32.084499999999998</c:v>
                </c:pt>
                <c:pt idx="1064" formatCode="0.00">
                  <c:v>32.127299999999998</c:v>
                </c:pt>
                <c:pt idx="1065" formatCode="0.00">
                  <c:v>32.314599999999999</c:v>
                </c:pt>
                <c:pt idx="1066" formatCode="0.00">
                  <c:v>32.953600000000002</c:v>
                </c:pt>
                <c:pt idx="1067" formatCode="0.00">
                  <c:v>33.214199999999998</c:v>
                </c:pt>
                <c:pt idx="1068" formatCode="0.00">
                  <c:v>33.846499999999999</c:v>
                </c:pt>
                <c:pt idx="1069" formatCode="0.00">
                  <c:v>32.6813</c:v>
                </c:pt>
                <c:pt idx="1070" formatCode="0.00">
                  <c:v>31.165400000000002</c:v>
                </c:pt>
                <c:pt idx="1071" formatCode="0.00">
                  <c:v>28.646000000000001</c:v>
                </c:pt>
                <c:pt idx="1072" formatCode="0.00">
                  <c:v>29.171099999999999</c:v>
                </c:pt>
                <c:pt idx="1073" formatCode="0.00">
                  <c:v>29.191400000000002</c:v>
                </c:pt>
                <c:pt idx="1074" formatCode="0.00">
                  <c:v>30.556000000000001</c:v>
                </c:pt>
                <c:pt idx="1075" formatCode="0.00">
                  <c:v>30.008800000000001</c:v>
                </c:pt>
                <c:pt idx="1076" formatCode="0.00">
                  <c:v>31.578800000000001</c:v>
                </c:pt>
                <c:pt idx="1077" formatCode="0.00">
                  <c:v>32.766800000000003</c:v>
                </c:pt>
                <c:pt idx="1078" formatCode="0.00">
                  <c:v>31.180399999999999</c:v>
                </c:pt>
                <c:pt idx="1079" formatCode="0.00">
                  <c:v>31.428599999999999</c:v>
                </c:pt>
                <c:pt idx="1080" formatCode="0.00">
                  <c:v>31.7666</c:v>
                </c:pt>
                <c:pt idx="1081" formatCode="0.00">
                  <c:v>30.279299999999999</c:v>
                </c:pt>
                <c:pt idx="1082" formatCode="0.00">
                  <c:v>29.772600000000001</c:v>
                </c:pt>
                <c:pt idx="1083" formatCode="0.00">
                  <c:v>28.708500000000001</c:v>
                </c:pt>
                <c:pt idx="1084" formatCode="0.00">
                  <c:v>29.130800000000001</c:v>
                </c:pt>
                <c:pt idx="1085" formatCode="0.00">
                  <c:v>28.849599999999999</c:v>
                </c:pt>
                <c:pt idx="1086" formatCode="0.00">
                  <c:v>28.1492</c:v>
                </c:pt>
                <c:pt idx="1087" formatCode="0.00">
                  <c:v>27.896899999999999</c:v>
                </c:pt>
                <c:pt idx="1088" formatCode="0.00">
                  <c:v>28.4072</c:v>
                </c:pt>
                <c:pt idx="1089" formatCode="0.00">
                  <c:v>28.0138</c:v>
                </c:pt>
                <c:pt idx="1090" formatCode="0.00">
                  <c:v>28.9177</c:v>
                </c:pt>
                <c:pt idx="1091" formatCode="0.00">
                  <c:v>29.189299999999999</c:v>
                </c:pt>
                <c:pt idx="1092" formatCode="0.00">
                  <c:v>28.466899999999999</c:v>
                </c:pt>
                <c:pt idx="1093" formatCode="0.00">
                  <c:v>25.3813</c:v>
                </c:pt>
                <c:pt idx="1094" formatCode="0.00">
                  <c:v>24.654399999999999</c:v>
                </c:pt>
                <c:pt idx="1095" formatCode="0.00">
                  <c:v>25.240300000000001</c:v>
                </c:pt>
                <c:pt idx="1096" formatCode="0.00">
                  <c:v>24.160399999999999</c:v>
                </c:pt>
                <c:pt idx="1097" formatCode="0.00">
                  <c:v>22.7133</c:v>
                </c:pt>
                <c:pt idx="1098" formatCode="0.00">
                  <c:v>21.501100000000001</c:v>
                </c:pt>
                <c:pt idx="1099" formatCode="0.00">
                  <c:v>25.404</c:v>
                </c:pt>
                <c:pt idx="1100" formatCode="0.00">
                  <c:v>25.267499999999998</c:v>
                </c:pt>
                <c:pt idx="1101" formatCode="0.00">
                  <c:v>25.359200000000001</c:v>
                </c:pt>
                <c:pt idx="1102" formatCode="0.00">
                  <c:v>26.939800000000002</c:v>
                </c:pt>
                <c:pt idx="1103" formatCode="0.00">
                  <c:v>26.875900000000001</c:v>
                </c:pt>
                <c:pt idx="1104" formatCode="0.00">
                  <c:v>26.544499999999999</c:v>
                </c:pt>
                <c:pt idx="1105" formatCode="0.00">
                  <c:v>26.364999999999998</c:v>
                </c:pt>
                <c:pt idx="1106" formatCode="0.00">
                  <c:v>26.607800000000001</c:v>
                </c:pt>
                <c:pt idx="1107" formatCode="0.00">
                  <c:v>27.3127</c:v>
                </c:pt>
                <c:pt idx="1108" formatCode="0.00">
                  <c:v>25.948499999999999</c:v>
                </c:pt>
                <c:pt idx="1109" formatCode="0.00">
                  <c:v>25.134799999999998</c:v>
                </c:pt>
                <c:pt idx="1110" formatCode="0.00">
                  <c:v>25.5336</c:v>
                </c:pt>
                <c:pt idx="1111" formatCode="0.00">
                  <c:v>25.2944</c:v>
                </c:pt>
                <c:pt idx="1112" formatCode="0.00">
                  <c:v>24.844200000000001</c:v>
                </c:pt>
                <c:pt idx="1113" formatCode="0.00">
                  <c:v>24.6755</c:v>
                </c:pt>
                <c:pt idx="1114" formatCode="0.00">
                  <c:v>24.610800000000001</c:v>
                </c:pt>
                <c:pt idx="1115" formatCode="0.00">
                  <c:v>24.2746</c:v>
                </c:pt>
                <c:pt idx="1116" formatCode="0.00">
                  <c:v>24.049099999999999</c:v>
                </c:pt>
                <c:pt idx="1117" formatCode="0.00">
                  <c:v>24.120799999999999</c:v>
                </c:pt>
                <c:pt idx="1118" formatCode="0.00">
                  <c:v>24.2791</c:v>
                </c:pt>
                <c:pt idx="1119" formatCode="0.00">
                  <c:v>17.810300000000002</c:v>
                </c:pt>
                <c:pt idx="1120" formatCode="0.00">
                  <c:v>17.7425</c:v>
                </c:pt>
                <c:pt idx="1121" formatCode="0.00">
                  <c:v>16.2576</c:v>
                </c:pt>
                <c:pt idx="1122" formatCode="0.00">
                  <c:v>15.0509</c:v>
                </c:pt>
                <c:pt idx="1123" formatCode="0.00">
                  <c:v>14.9565</c:v>
                </c:pt>
                <c:pt idx="1124" formatCode="0.00">
                  <c:v>14.9117</c:v>
                </c:pt>
                <c:pt idx="1125" formatCode="0.00">
                  <c:v>12.5702</c:v>
                </c:pt>
                <c:pt idx="1126" formatCode="0.00">
                  <c:v>12.768800000000001</c:v>
                </c:pt>
                <c:pt idx="1127" formatCode="0.00">
                  <c:v>12.3538</c:v>
                </c:pt>
                <c:pt idx="1128" formatCode="0.00">
                  <c:v>12.5594</c:v>
                </c:pt>
                <c:pt idx="1129" formatCode="0.00">
                  <c:v>12.284700000000001</c:v>
                </c:pt>
                <c:pt idx="1130" formatCode="0.00">
                  <c:v>12.0152</c:v>
                </c:pt>
                <c:pt idx="1131" formatCode="0.00">
                  <c:v>12.034700000000001</c:v>
                </c:pt>
                <c:pt idx="1132" formatCode="0.00">
                  <c:v>11.176600000000001</c:v>
                </c:pt>
                <c:pt idx="1133" formatCode="0.00">
                  <c:v>11.164099999999999</c:v>
                </c:pt>
                <c:pt idx="1134" formatCode="0.00">
                  <c:v>11.379799999999999</c:v>
                </c:pt>
                <c:pt idx="1135" formatCode="0.00">
                  <c:v>10.835800000000001</c:v>
                </c:pt>
                <c:pt idx="1136" formatCode="0.00">
                  <c:v>10.8697</c:v>
                </c:pt>
                <c:pt idx="1137" formatCode="0.00">
                  <c:v>10.878299999999999</c:v>
                </c:pt>
                <c:pt idx="1138" formatCode="0.00">
                  <c:v>9.9048999999999996</c:v>
                </c:pt>
                <c:pt idx="1139" formatCode="0.00">
                  <c:v>9.7535000000000007</c:v>
                </c:pt>
                <c:pt idx="1140" formatCode="0.00">
                  <c:v>10.0738</c:v>
                </c:pt>
                <c:pt idx="1141" formatCode="0.00">
                  <c:v>10.465400000000001</c:v>
                </c:pt>
                <c:pt idx="1142" formatCode="0.00">
                  <c:v>11.020200000000001</c:v>
                </c:pt>
                <c:pt idx="1143" formatCode="0.00">
                  <c:v>12.290900000000001</c:v>
                </c:pt>
                <c:pt idx="1144" formatCode="0.00">
                  <c:v>12.5686</c:v>
                </c:pt>
                <c:pt idx="1145" formatCode="0.00">
                  <c:v>12.671900000000001</c:v>
                </c:pt>
                <c:pt idx="1146" formatCode="0.00">
                  <c:v>13.2668</c:v>
                </c:pt>
                <c:pt idx="1147" formatCode="0.00">
                  <c:v>13.152799999999999</c:v>
                </c:pt>
                <c:pt idx="1148" formatCode="0.00">
                  <c:v>13.776400000000001</c:v>
                </c:pt>
                <c:pt idx="1149" formatCode="0.00">
                  <c:v>13.7881</c:v>
                </c:pt>
                <c:pt idx="1150" formatCode="0.00">
                  <c:v>12.078900000000001</c:v>
                </c:pt>
                <c:pt idx="1151" formatCode="0.00">
                  <c:v>12.087</c:v>
                </c:pt>
                <c:pt idx="1152" formatCode="0.00">
                  <c:v>12.1496</c:v>
                </c:pt>
                <c:pt idx="1153" formatCode="0.00">
                  <c:v>12.275700000000001</c:v>
                </c:pt>
                <c:pt idx="1154" formatCode="0.00">
                  <c:v>11.8575</c:v>
                </c:pt>
                <c:pt idx="1155" formatCode="0.00">
                  <c:v>12.2044</c:v>
                </c:pt>
                <c:pt idx="1156" formatCode="0.00">
                  <c:v>12.1432</c:v>
                </c:pt>
                <c:pt idx="1157" formatCode="0.00">
                  <c:v>12.416600000000001</c:v>
                </c:pt>
                <c:pt idx="1158" formatCode="0.00">
                  <c:v>12.352</c:v>
                </c:pt>
                <c:pt idx="1159" formatCode="0.00">
                  <c:v>12.3399</c:v>
                </c:pt>
                <c:pt idx="1160" formatCode="0.00">
                  <c:v>12.101599999999999</c:v>
                </c:pt>
                <c:pt idx="1161" formatCode="0.00">
                  <c:v>11.6732</c:v>
                </c:pt>
                <c:pt idx="1162" formatCode="0.00">
                  <c:v>11.298500000000001</c:v>
                </c:pt>
                <c:pt idx="1163" formatCode="0.00">
                  <c:v>9.9164999999999992</c:v>
                </c:pt>
                <c:pt idx="1164" formatCode="0.00">
                  <c:v>9.2202000000000002</c:v>
                </c:pt>
                <c:pt idx="1165" formatCode="0.00">
                  <c:v>7.7900999999999998</c:v>
                </c:pt>
                <c:pt idx="1166" formatCode="0.00">
                  <c:v>9.6021999999999998</c:v>
                </c:pt>
                <c:pt idx="1167" formatCode="0.00">
                  <c:v>10.844799999999999</c:v>
                </c:pt>
                <c:pt idx="1168" formatCode="0.00">
                  <c:v>9.5642999999999994</c:v>
                </c:pt>
                <c:pt idx="1169" formatCode="0.00">
                  <c:v>9.5983999999999998</c:v>
                </c:pt>
                <c:pt idx="1170" formatCode="0.00">
                  <c:v>20.079899999999999</c:v>
                </c:pt>
                <c:pt idx="1171" formatCode="0.00">
                  <c:v>22.2469</c:v>
                </c:pt>
                <c:pt idx="1172" formatCode="0.00">
                  <c:v>23.142099999999999</c:v>
                </c:pt>
                <c:pt idx="1173" formatCode="0.00">
                  <c:v>23.526299999999999</c:v>
                </c:pt>
                <c:pt idx="1174" formatCode="0.00">
                  <c:v>23.7652</c:v>
                </c:pt>
                <c:pt idx="1175" formatCode="0.00">
                  <c:v>23.5641</c:v>
                </c:pt>
                <c:pt idx="1176" formatCode="0.00">
                  <c:v>23.591000000000001</c:v>
                </c:pt>
                <c:pt idx="1177" formatCode="0.00">
                  <c:v>23.276299999999999</c:v>
                </c:pt>
                <c:pt idx="1178" formatCode="0.00">
                  <c:v>23.6145</c:v>
                </c:pt>
                <c:pt idx="1179" formatCode="0.00">
                  <c:v>24.140699999999999</c:v>
                </c:pt>
                <c:pt idx="1180" formatCode="0.00">
                  <c:v>24.037299999999998</c:v>
                </c:pt>
                <c:pt idx="1181" formatCode="0.00">
                  <c:v>23.939900000000002</c:v>
                </c:pt>
                <c:pt idx="1182" formatCode="0.00">
                  <c:v>24.066099999999999</c:v>
                </c:pt>
                <c:pt idx="1183" formatCode="0.00">
                  <c:v>23.753699999999998</c:v>
                </c:pt>
                <c:pt idx="1184" formatCode="0.00">
                  <c:v>26.797899999999998</c:v>
                </c:pt>
                <c:pt idx="1185" formatCode="0.00">
                  <c:v>26.611000000000001</c:v>
                </c:pt>
                <c:pt idx="1186" formatCode="0.00">
                  <c:v>27.7258</c:v>
                </c:pt>
                <c:pt idx="1187" formatCode="0.00">
                  <c:v>27.6173</c:v>
                </c:pt>
                <c:pt idx="1188" formatCode="0.00">
                  <c:v>27.5822</c:v>
                </c:pt>
                <c:pt idx="1189" formatCode="0.00">
                  <c:v>27.613099999999999</c:v>
                </c:pt>
                <c:pt idx="1190" formatCode="0.00">
                  <c:v>21.814499999999999</c:v>
                </c:pt>
                <c:pt idx="1191" formatCode="0.00">
                  <c:v>19.8522</c:v>
                </c:pt>
                <c:pt idx="1192" formatCode="0.00">
                  <c:v>19.0412</c:v>
                </c:pt>
                <c:pt idx="1193" formatCode="0.00">
                  <c:v>18.751300000000001</c:v>
                </c:pt>
                <c:pt idx="1194" formatCode="0.00">
                  <c:v>18.2517</c:v>
                </c:pt>
                <c:pt idx="1195" formatCode="0.00">
                  <c:v>18.171800000000001</c:v>
                </c:pt>
                <c:pt idx="1196" formatCode="0.00">
                  <c:v>18.233799999999999</c:v>
                </c:pt>
                <c:pt idx="1197" formatCode="0.00">
                  <c:v>19.931100000000001</c:v>
                </c:pt>
                <c:pt idx="1198" formatCode="0.00">
                  <c:v>19.438199999999998</c:v>
                </c:pt>
                <c:pt idx="1199" formatCode="0.00">
                  <c:v>18.4239</c:v>
                </c:pt>
                <c:pt idx="1200" formatCode="0.00">
                  <c:v>17.710799999999999</c:v>
                </c:pt>
                <c:pt idx="1201" formatCode="0.00">
                  <c:v>17.474</c:v>
                </c:pt>
                <c:pt idx="1202" formatCode="0.00">
                  <c:v>16.647400000000001</c:v>
                </c:pt>
                <c:pt idx="1203" formatCode="0.00">
                  <c:v>16.6326</c:v>
                </c:pt>
                <c:pt idx="1204" formatCode="0.00">
                  <c:v>13.4903</c:v>
                </c:pt>
                <c:pt idx="1205" formatCode="0.00">
                  <c:v>13.247999999999999</c:v>
                </c:pt>
                <c:pt idx="1206" formatCode="0.00">
                  <c:v>11.555</c:v>
                </c:pt>
                <c:pt idx="1207" formatCode="0.00">
                  <c:v>14.9009</c:v>
                </c:pt>
                <c:pt idx="1208" formatCode="0.00">
                  <c:v>14.924899999999999</c:v>
                </c:pt>
                <c:pt idx="1209" formatCode="0.00">
                  <c:v>14.970499999999999</c:v>
                </c:pt>
                <c:pt idx="1210" formatCode="0.00">
                  <c:v>15.011200000000001</c:v>
                </c:pt>
                <c:pt idx="1211" formatCode="0.00">
                  <c:v>14.013400000000001</c:v>
                </c:pt>
                <c:pt idx="1212" formatCode="0.00">
                  <c:v>14.112299999999999</c:v>
                </c:pt>
                <c:pt idx="1213" formatCode="0.00">
                  <c:v>12.8835</c:v>
                </c:pt>
                <c:pt idx="1214" formatCode="0.00">
                  <c:v>12.6488</c:v>
                </c:pt>
                <c:pt idx="1215" formatCode="0.00">
                  <c:v>12.453099999999999</c:v>
                </c:pt>
                <c:pt idx="1216" formatCode="0.00">
                  <c:v>13.141400000000001</c:v>
                </c:pt>
                <c:pt idx="1217" formatCode="0.00">
                  <c:v>13.842499999999999</c:v>
                </c:pt>
                <c:pt idx="1218" formatCode="0.00">
                  <c:v>14.0829</c:v>
                </c:pt>
                <c:pt idx="1219" formatCode="0.00">
                  <c:v>14.3779</c:v>
                </c:pt>
                <c:pt idx="1220" formatCode="0.00">
                  <c:v>14.3574</c:v>
                </c:pt>
                <c:pt idx="1221" formatCode="0.00">
                  <c:v>14.329800000000001</c:v>
                </c:pt>
                <c:pt idx="1222" formatCode="0.00">
                  <c:v>14.321</c:v>
                </c:pt>
                <c:pt idx="1223" formatCode="0.00">
                  <c:v>14.7918</c:v>
                </c:pt>
                <c:pt idx="1224" formatCode="0.00">
                  <c:v>14.5162</c:v>
                </c:pt>
                <c:pt idx="1225" formatCode="0.00">
                  <c:v>15.125999999999999</c:v>
                </c:pt>
                <c:pt idx="1226" formatCode="0.00">
                  <c:v>15.365600000000001</c:v>
                </c:pt>
                <c:pt idx="1227" formatCode="0.00">
                  <c:v>11.135899999999999</c:v>
                </c:pt>
                <c:pt idx="1228" formatCode="0.00">
                  <c:v>11.144</c:v>
                </c:pt>
                <c:pt idx="1229" formatCode="0.00">
                  <c:v>11.4199</c:v>
                </c:pt>
                <c:pt idx="1230" formatCode="0.00">
                  <c:v>12.446</c:v>
                </c:pt>
                <c:pt idx="1231" formatCode="0.00">
                  <c:v>12.1419</c:v>
                </c:pt>
                <c:pt idx="1232" formatCode="0.00">
                  <c:v>13.1899</c:v>
                </c:pt>
                <c:pt idx="1233" formatCode="0.00">
                  <c:v>13.278700000000001</c:v>
                </c:pt>
                <c:pt idx="1234" formatCode="0.00">
                  <c:v>13.089600000000001</c:v>
                </c:pt>
                <c:pt idx="1235" formatCode="0.00">
                  <c:v>13.0909</c:v>
                </c:pt>
                <c:pt idx="1236" formatCode="0.00">
                  <c:v>13.562799999999999</c:v>
                </c:pt>
                <c:pt idx="1237" formatCode="0.00">
                  <c:v>11.951700000000001</c:v>
                </c:pt>
                <c:pt idx="1238" formatCode="0.00">
                  <c:v>11.992900000000001</c:v>
                </c:pt>
                <c:pt idx="1239" formatCode="0.00">
                  <c:v>11.6934</c:v>
                </c:pt>
                <c:pt idx="1240" formatCode="0.00">
                  <c:v>12.276199999999999</c:v>
                </c:pt>
                <c:pt idx="1241" formatCode="0.00">
                  <c:v>12.1845</c:v>
                </c:pt>
                <c:pt idx="1242" formatCode="0.00">
                  <c:v>12.123200000000001</c:v>
                </c:pt>
                <c:pt idx="1243" formatCode="0.00">
                  <c:v>11.308999999999999</c:v>
                </c:pt>
                <c:pt idx="1244" formatCode="0.00">
                  <c:v>10.962</c:v>
                </c:pt>
                <c:pt idx="1245" formatCode="0.00">
                  <c:v>10.478300000000001</c:v>
                </c:pt>
                <c:pt idx="1246" formatCode="0.00">
                  <c:v>9.8716000000000008</c:v>
                </c:pt>
                <c:pt idx="1247" formatCode="0.00">
                  <c:v>9.8527000000000005</c:v>
                </c:pt>
                <c:pt idx="1248" formatCode="0.00">
                  <c:v>8.1605000000000008</c:v>
                </c:pt>
                <c:pt idx="1249" formatCode="0.00">
                  <c:v>8.2647999999999993</c:v>
                </c:pt>
                <c:pt idx="1250" formatCode="0.00">
                  <c:v>9.9352</c:v>
                </c:pt>
                <c:pt idx="1251" formatCode="0.00">
                  <c:v>10.416600000000001</c:v>
                </c:pt>
                <c:pt idx="1252" formatCode="0.00">
                  <c:v>10.1995</c:v>
                </c:pt>
                <c:pt idx="1253" formatCode="0.00">
                  <c:v>10.3302</c:v>
                </c:pt>
                <c:pt idx="1254" formatCode="0.00">
                  <c:v>10.4177</c:v>
                </c:pt>
                <c:pt idx="1255" formatCode="0.00">
                  <c:v>10.7202</c:v>
                </c:pt>
                <c:pt idx="1256" formatCode="0.00">
                  <c:v>10.523</c:v>
                </c:pt>
                <c:pt idx="1257" formatCode="0.00">
                  <c:v>10.482900000000001</c:v>
                </c:pt>
                <c:pt idx="1258" formatCode="0.00">
                  <c:v>10.7906</c:v>
                </c:pt>
                <c:pt idx="1259" formatCode="0.00">
                  <c:v>10.750299999999999</c:v>
                </c:pt>
                <c:pt idx="1260" formatCode="0.00">
                  <c:v>10.5928</c:v>
                </c:pt>
                <c:pt idx="1261" formatCode="0.00">
                  <c:v>10.912699999999999</c:v>
                </c:pt>
                <c:pt idx="1262" formatCode="0.00">
                  <c:v>10.8818</c:v>
                </c:pt>
                <c:pt idx="1263" formatCode="0.00">
                  <c:v>15.105499999999999</c:v>
                </c:pt>
                <c:pt idx="1264" formatCode="0.00">
                  <c:v>15.5943</c:v>
                </c:pt>
                <c:pt idx="1265" formatCode="0.00">
                  <c:v>16.0547</c:v>
                </c:pt>
                <c:pt idx="1266" formatCode="0.00">
                  <c:v>16.1874</c:v>
                </c:pt>
                <c:pt idx="1267" formatCode="0.00">
                  <c:v>16.133299999999998</c:v>
                </c:pt>
                <c:pt idx="1268" formatCode="0.00">
                  <c:v>15.8185</c:v>
                </c:pt>
                <c:pt idx="1269" formatCode="0.00">
                  <c:v>16.351800000000001</c:v>
                </c:pt>
                <c:pt idx="1270" formatCode="0.00">
                  <c:v>15.437799999999999</c:v>
                </c:pt>
                <c:pt idx="1271" formatCode="0.00">
                  <c:v>15.8742</c:v>
                </c:pt>
                <c:pt idx="1272" formatCode="0.00">
                  <c:v>15.773400000000001</c:v>
                </c:pt>
                <c:pt idx="1273" formatCode="0.00">
                  <c:v>15.688800000000001</c:v>
                </c:pt>
                <c:pt idx="1274" formatCode="0.00">
                  <c:v>15.820600000000001</c:v>
                </c:pt>
                <c:pt idx="1275" formatCode="0.00">
                  <c:v>15.6424</c:v>
                </c:pt>
                <c:pt idx="1276" formatCode="0.00">
                  <c:v>15.879099999999999</c:v>
                </c:pt>
                <c:pt idx="1277" formatCode="0.00">
                  <c:v>15.949199999999999</c:v>
                </c:pt>
                <c:pt idx="1278" formatCode="0.00">
                  <c:v>16.662199999999999</c:v>
                </c:pt>
                <c:pt idx="1279" formatCode="0.00">
                  <c:v>16.856000000000002</c:v>
                </c:pt>
                <c:pt idx="1280" formatCode="0.00">
                  <c:v>17.9907</c:v>
                </c:pt>
                <c:pt idx="1281" formatCode="0.00">
                  <c:v>17.843599999999999</c:v>
                </c:pt>
                <c:pt idx="1282" formatCode="0.00">
                  <c:v>17.968299999999999</c:v>
                </c:pt>
                <c:pt idx="1283" formatCode="0.00">
                  <c:v>15.6318</c:v>
                </c:pt>
                <c:pt idx="1284" formatCode="0.00">
                  <c:v>14.807</c:v>
                </c:pt>
                <c:pt idx="1285" formatCode="0.00">
                  <c:v>14.1205</c:v>
                </c:pt>
                <c:pt idx="1286" formatCode="0.00">
                  <c:v>14.1412</c:v>
                </c:pt>
                <c:pt idx="1287" formatCode="0.00">
                  <c:v>14.116899999999999</c:v>
                </c:pt>
                <c:pt idx="1288" formatCode="0.00">
                  <c:v>14.156499999999999</c:v>
                </c:pt>
                <c:pt idx="1289" formatCode="0.00">
                  <c:v>13.821199999999999</c:v>
                </c:pt>
                <c:pt idx="1290" formatCode="0.00">
                  <c:v>14.111599999999999</c:v>
                </c:pt>
                <c:pt idx="1291" formatCode="0.00">
                  <c:v>13.147500000000001</c:v>
                </c:pt>
                <c:pt idx="1292" formatCode="0.00">
                  <c:v>13.188599999999999</c:v>
                </c:pt>
                <c:pt idx="1293" formatCode="0.00">
                  <c:v>13.2401</c:v>
                </c:pt>
                <c:pt idx="1294" formatCode="0.00">
                  <c:v>13.209199999999999</c:v>
                </c:pt>
                <c:pt idx="1295" formatCode="0.00">
                  <c:v>12.8925</c:v>
                </c:pt>
                <c:pt idx="1296" formatCode="0.00">
                  <c:v>12.8918</c:v>
                </c:pt>
                <c:pt idx="1297" formatCode="0.00">
                  <c:v>13.2058</c:v>
                </c:pt>
                <c:pt idx="1298" formatCode="0.00">
                  <c:v>11.379200000000001</c:v>
                </c:pt>
                <c:pt idx="1299" formatCode="0.00">
                  <c:v>11.0036</c:v>
                </c:pt>
                <c:pt idx="1300" formatCode="0.00">
                  <c:v>8.8106000000000009</c:v>
                </c:pt>
                <c:pt idx="1301" formatCode="0.00">
                  <c:v>9.4001000000000001</c:v>
                </c:pt>
                <c:pt idx="1302" formatCode="0.00">
                  <c:v>9.1958000000000002</c:v>
                </c:pt>
                <c:pt idx="1303" formatCode="0.00">
                  <c:v>9.0465</c:v>
                </c:pt>
                <c:pt idx="1304" formatCode="0.00">
                  <c:v>9.0213999999999999</c:v>
                </c:pt>
                <c:pt idx="1305" formatCode="0.00">
                  <c:v>8.6275999999999993</c:v>
                </c:pt>
                <c:pt idx="1306" formatCode="0.00">
                  <c:v>10.3111</c:v>
                </c:pt>
                <c:pt idx="1307" formatCode="0.00">
                  <c:v>10.3172</c:v>
                </c:pt>
                <c:pt idx="1308" formatCode="0.00">
                  <c:v>10.3713</c:v>
                </c:pt>
                <c:pt idx="1309" formatCode="0.00">
                  <c:v>10.2859</c:v>
                </c:pt>
                <c:pt idx="1310" formatCode="0.00">
                  <c:v>9.98</c:v>
                </c:pt>
                <c:pt idx="1311" formatCode="0.00">
                  <c:v>10.078200000000001</c:v>
                </c:pt>
                <c:pt idx="1312" formatCode="0.00">
                  <c:v>10.3253</c:v>
                </c:pt>
                <c:pt idx="1313" formatCode="0.00">
                  <c:v>10.9724</c:v>
                </c:pt>
                <c:pt idx="1314" formatCode="0.00">
                  <c:v>10.931699999999999</c:v>
                </c:pt>
                <c:pt idx="1315" formatCode="0.00">
                  <c:v>10.744400000000001</c:v>
                </c:pt>
                <c:pt idx="1316" formatCode="0.00">
                  <c:v>11.216900000000001</c:v>
                </c:pt>
                <c:pt idx="1317" formatCode="0.00">
                  <c:v>10.486499999999999</c:v>
                </c:pt>
                <c:pt idx="1318" formatCode="0.00">
                  <c:v>10.5123</c:v>
                </c:pt>
                <c:pt idx="1319" formatCode="0.00">
                  <c:v>10.526899999999999</c:v>
                </c:pt>
                <c:pt idx="1320" formatCode="0.00">
                  <c:v>11.588900000000001</c:v>
                </c:pt>
                <c:pt idx="1321" formatCode="0.00">
                  <c:v>11.2637</c:v>
                </c:pt>
                <c:pt idx="1322" formatCode="0.00">
                  <c:v>11.276300000000001</c:v>
                </c:pt>
                <c:pt idx="1323" formatCode="0.00">
                  <c:v>11.071400000000001</c:v>
                </c:pt>
                <c:pt idx="1324" formatCode="0.00">
                  <c:v>11.088100000000001</c:v>
                </c:pt>
                <c:pt idx="1325" formatCode="0.00">
                  <c:v>11.4947</c:v>
                </c:pt>
                <c:pt idx="1326" formatCode="0.00">
                  <c:v>11.035299999999999</c:v>
                </c:pt>
                <c:pt idx="1327" formatCode="0.00">
                  <c:v>11.208600000000001</c:v>
                </c:pt>
                <c:pt idx="1328" formatCode="0.00">
                  <c:v>10.9604</c:v>
                </c:pt>
                <c:pt idx="1329" formatCode="0.00">
                  <c:v>10.909800000000001</c:v>
                </c:pt>
                <c:pt idx="1330" formatCode="0.00">
                  <c:v>11.3581</c:v>
                </c:pt>
                <c:pt idx="1331" formatCode="0.00">
                  <c:v>11.2685</c:v>
                </c:pt>
                <c:pt idx="1332" formatCode="0.00">
                  <c:v>10.9801</c:v>
                </c:pt>
                <c:pt idx="1333" formatCode="0.00">
                  <c:v>10.5596</c:v>
                </c:pt>
                <c:pt idx="1334" formatCode="0.00">
                  <c:v>10.6083</c:v>
                </c:pt>
                <c:pt idx="1335" formatCode="0.00">
                  <c:v>10.734</c:v>
                </c:pt>
                <c:pt idx="1336" formatCode="0.00">
                  <c:v>9.9263999999999992</c:v>
                </c:pt>
                <c:pt idx="1337" formatCode="0.00">
                  <c:v>9.9217999999999993</c:v>
                </c:pt>
                <c:pt idx="1338" formatCode="0.00">
                  <c:v>10.3329</c:v>
                </c:pt>
                <c:pt idx="1339" formatCode="0.00">
                  <c:v>11.1328</c:v>
                </c:pt>
                <c:pt idx="1340" formatCode="0.00">
                  <c:v>10.2363</c:v>
                </c:pt>
                <c:pt idx="1341" formatCode="0.00">
                  <c:v>10.14</c:v>
                </c:pt>
                <c:pt idx="1342" formatCode="0.00">
                  <c:v>10.127599999999999</c:v>
                </c:pt>
                <c:pt idx="1343" formatCode="0.00">
                  <c:v>10.1286</c:v>
                </c:pt>
                <c:pt idx="1344" formatCode="0.00">
                  <c:v>11.635199999999999</c:v>
                </c:pt>
                <c:pt idx="1345" formatCode="0.00">
                  <c:v>11.5677</c:v>
                </c:pt>
                <c:pt idx="1346" formatCode="0.00">
                  <c:v>11.8771</c:v>
                </c:pt>
                <c:pt idx="1347" formatCode="0.00">
                  <c:v>11.895899999999999</c:v>
                </c:pt>
                <c:pt idx="1348" formatCode="0.00">
                  <c:v>11.9216</c:v>
                </c:pt>
                <c:pt idx="1349" formatCode="0.00">
                  <c:v>12.6233</c:v>
                </c:pt>
                <c:pt idx="1350" formatCode="0.00">
                  <c:v>12.154999999999999</c:v>
                </c:pt>
                <c:pt idx="1351" formatCode="0.00">
                  <c:v>12.5677</c:v>
                </c:pt>
                <c:pt idx="1352" formatCode="0.00">
                  <c:v>12.594200000000001</c:v>
                </c:pt>
                <c:pt idx="1353" formatCode="0.00">
                  <c:v>12.258699999999999</c:v>
                </c:pt>
                <c:pt idx="1354" formatCode="0.00">
                  <c:v>12.173500000000001</c:v>
                </c:pt>
                <c:pt idx="1355" formatCode="0.00">
                  <c:v>12.2568</c:v>
                </c:pt>
                <c:pt idx="1356" formatCode="0.00">
                  <c:v>11.9831</c:v>
                </c:pt>
                <c:pt idx="1357" formatCode="0.00">
                  <c:v>12.2204</c:v>
                </c:pt>
                <c:pt idx="1358" formatCode="0.00">
                  <c:v>12.1372</c:v>
                </c:pt>
                <c:pt idx="1359" formatCode="0.00">
                  <c:v>12.073</c:v>
                </c:pt>
                <c:pt idx="1360" formatCode="0.00">
                  <c:v>12.2249</c:v>
                </c:pt>
                <c:pt idx="1361" formatCode="0.00">
                  <c:v>12.1958</c:v>
                </c:pt>
                <c:pt idx="1362" formatCode="0.00">
                  <c:v>12.3185</c:v>
                </c:pt>
                <c:pt idx="1363" formatCode="0.00">
                  <c:v>12.319000000000001</c:v>
                </c:pt>
                <c:pt idx="1364" formatCode="0.00">
                  <c:v>10.3568</c:v>
                </c:pt>
                <c:pt idx="1365" formatCode="0.00">
                  <c:v>10.317600000000001</c:v>
                </c:pt>
                <c:pt idx="1366" formatCode="0.00">
                  <c:v>8.9459</c:v>
                </c:pt>
                <c:pt idx="1367" formatCode="0.00">
                  <c:v>10.0144</c:v>
                </c:pt>
                <c:pt idx="1368" formatCode="0.00">
                  <c:v>10.072900000000001</c:v>
                </c:pt>
                <c:pt idx="1369" formatCode="0.00">
                  <c:v>9.2754999999999992</c:v>
                </c:pt>
                <c:pt idx="1370" formatCode="0.00">
                  <c:v>9.6382999999999992</c:v>
                </c:pt>
                <c:pt idx="1371" formatCode="0.00">
                  <c:v>11.2666</c:v>
                </c:pt>
                <c:pt idx="1372" formatCode="0.00">
                  <c:v>11.675599999999999</c:v>
                </c:pt>
                <c:pt idx="1373" formatCode="0.00">
                  <c:v>11.5471</c:v>
                </c:pt>
                <c:pt idx="1374" formatCode="0.00">
                  <c:v>11.9313</c:v>
                </c:pt>
                <c:pt idx="1375" formatCode="0.00">
                  <c:v>11.8786</c:v>
                </c:pt>
                <c:pt idx="1376" formatCode="0.00">
                  <c:v>11.834</c:v>
                </c:pt>
                <c:pt idx="1377" formatCode="0.00">
                  <c:v>11.6563</c:v>
                </c:pt>
                <c:pt idx="1378" formatCode="0.00">
                  <c:v>11.6952</c:v>
                </c:pt>
                <c:pt idx="1379" formatCode="0.00">
                  <c:v>12.139099999999999</c:v>
                </c:pt>
                <c:pt idx="1380" formatCode="0.00">
                  <c:v>11.917199999999999</c:v>
                </c:pt>
                <c:pt idx="1381" formatCode="0.00">
                  <c:v>11.924099999999999</c:v>
                </c:pt>
                <c:pt idx="1382" formatCode="0.00">
                  <c:v>11.6784</c:v>
                </c:pt>
                <c:pt idx="1383" formatCode="0.00">
                  <c:v>12.199299999999999</c:v>
                </c:pt>
                <c:pt idx="1384" formatCode="0.00">
                  <c:v>12.0168</c:v>
                </c:pt>
                <c:pt idx="1385" formatCode="0.00">
                  <c:v>12.1313</c:v>
                </c:pt>
                <c:pt idx="1386" formatCode="0.00">
                  <c:v>12.458299999999999</c:v>
                </c:pt>
                <c:pt idx="1387" formatCode="0.00">
                  <c:v>11.9261</c:v>
                </c:pt>
                <c:pt idx="1388" formatCode="0.00">
                  <c:v>11.711399999999999</c:v>
                </c:pt>
                <c:pt idx="1389" formatCode="0.00">
                  <c:v>11.4917</c:v>
                </c:pt>
                <c:pt idx="1390" formatCode="0.00">
                  <c:v>11.529400000000001</c:v>
                </c:pt>
                <c:pt idx="1391" formatCode="0.00">
                  <c:v>9.5946999999999996</c:v>
                </c:pt>
                <c:pt idx="1392" formatCode="0.00">
                  <c:v>9.0183</c:v>
                </c:pt>
                <c:pt idx="1393" formatCode="0.00">
                  <c:v>9.0299999999999994</c:v>
                </c:pt>
                <c:pt idx="1394" formatCode="0.00">
                  <c:v>8.4417000000000009</c:v>
                </c:pt>
                <c:pt idx="1395" formatCode="0.00">
                  <c:v>8.4356000000000009</c:v>
                </c:pt>
                <c:pt idx="1396" formatCode="0.00">
                  <c:v>8.5396999999999998</c:v>
                </c:pt>
                <c:pt idx="1397" formatCode="0.00">
                  <c:v>7.9469000000000003</c:v>
                </c:pt>
                <c:pt idx="1398" formatCode="0.00">
                  <c:v>8.2817000000000007</c:v>
                </c:pt>
                <c:pt idx="1399" formatCode="0.00">
                  <c:v>8.3846000000000007</c:v>
                </c:pt>
                <c:pt idx="1400" formatCode="0.00">
                  <c:v>8.423</c:v>
                </c:pt>
                <c:pt idx="1401" formatCode="0.00">
                  <c:v>8.7241999999999997</c:v>
                </c:pt>
                <c:pt idx="1402" formatCode="0.00">
                  <c:v>8.6928999999999998</c:v>
                </c:pt>
                <c:pt idx="1403" formatCode="0.00">
                  <c:v>8.0054999999999996</c:v>
                </c:pt>
                <c:pt idx="1404" formatCode="0.00">
                  <c:v>8.2928999999999995</c:v>
                </c:pt>
                <c:pt idx="1405" formatCode="0.00">
                  <c:v>8.2811000000000003</c:v>
                </c:pt>
                <c:pt idx="1406" formatCode="0.00">
                  <c:v>7.5567000000000002</c:v>
                </c:pt>
                <c:pt idx="1407" formatCode="0.00">
                  <c:v>7.1795999999999998</c:v>
                </c:pt>
                <c:pt idx="1408" formatCode="0.00">
                  <c:v>7.2549000000000001</c:v>
                </c:pt>
                <c:pt idx="1409" formatCode="0.00">
                  <c:v>7.6040000000000001</c:v>
                </c:pt>
                <c:pt idx="1410" formatCode="0.00">
                  <c:v>7.4429999999999996</c:v>
                </c:pt>
                <c:pt idx="1411" formatCode="0.00">
                  <c:v>7.2037000000000004</c:v>
                </c:pt>
                <c:pt idx="1412" formatCode="0.00">
                  <c:v>7.8964999999999996</c:v>
                </c:pt>
                <c:pt idx="1413" formatCode="0.00">
                  <c:v>7.9175000000000004</c:v>
                </c:pt>
                <c:pt idx="1414" formatCode="0.00">
                  <c:v>7.8825000000000003</c:v>
                </c:pt>
                <c:pt idx="1415" formatCode="0.00">
                  <c:v>8.0976999999999997</c:v>
                </c:pt>
                <c:pt idx="1416" formatCode="0.00">
                  <c:v>8.0871999999999993</c:v>
                </c:pt>
                <c:pt idx="1417" formatCode="0.00">
                  <c:v>8.0717999999999996</c:v>
                </c:pt>
                <c:pt idx="1418" formatCode="0.00">
                  <c:v>7.7659000000000002</c:v>
                </c:pt>
                <c:pt idx="1419" formatCode="0.00">
                  <c:v>6.8362999999999996</c:v>
                </c:pt>
                <c:pt idx="1420" formatCode="0.00">
                  <c:v>6.8006000000000002</c:v>
                </c:pt>
                <c:pt idx="1421" formatCode="0.00">
                  <c:v>6.3224</c:v>
                </c:pt>
                <c:pt idx="1422" formatCode="0.00">
                  <c:v>6.3238000000000003</c:v>
                </c:pt>
                <c:pt idx="1423" formatCode="0.00">
                  <c:v>6.4817999999999998</c:v>
                </c:pt>
                <c:pt idx="1424" formatCode="0.00">
                  <c:v>6.0296000000000003</c:v>
                </c:pt>
                <c:pt idx="1425" formatCode="0.00">
                  <c:v>6.1458000000000004</c:v>
                </c:pt>
                <c:pt idx="1426" formatCode="0.00">
                  <c:v>6.2304000000000004</c:v>
                </c:pt>
                <c:pt idx="1427" formatCode="0.00">
                  <c:v>6.2271999999999998</c:v>
                </c:pt>
                <c:pt idx="1428" formatCode="0.00">
                  <c:v>6.4535999999999998</c:v>
                </c:pt>
                <c:pt idx="1429" formatCode="0.00">
                  <c:v>6.0145</c:v>
                </c:pt>
                <c:pt idx="1430" formatCode="0.00">
                  <c:v>5.9974999999999996</c:v>
                </c:pt>
                <c:pt idx="1431" formatCode="0.00">
                  <c:v>5.8918999999999997</c:v>
                </c:pt>
                <c:pt idx="1432" formatCode="0.00">
                  <c:v>5.3045999999999998</c:v>
                </c:pt>
                <c:pt idx="1433" formatCode="0.00">
                  <c:v>5.3346999999999998</c:v>
                </c:pt>
                <c:pt idx="1434" formatCode="0.00">
                  <c:v>7.7310999999999996</c:v>
                </c:pt>
                <c:pt idx="1435" formatCode="0.00">
                  <c:v>7.6136999999999997</c:v>
                </c:pt>
                <c:pt idx="1436" formatCode="0.00">
                  <c:v>7.5175000000000001</c:v>
                </c:pt>
                <c:pt idx="1437" formatCode="0.00">
                  <c:v>7.4885000000000002</c:v>
                </c:pt>
                <c:pt idx="1438" formatCode="0.00">
                  <c:v>7.5061</c:v>
                </c:pt>
                <c:pt idx="1439" formatCode="0.00">
                  <c:v>7.5240999999999998</c:v>
                </c:pt>
                <c:pt idx="1440" formatCode="0.00">
                  <c:v>7.9358000000000004</c:v>
                </c:pt>
                <c:pt idx="1441" formatCode="0.00">
                  <c:v>7.9119999999999999</c:v>
                </c:pt>
                <c:pt idx="1442" formatCode="0.00">
                  <c:v>8.2612000000000005</c:v>
                </c:pt>
                <c:pt idx="1443" formatCode="0.00">
                  <c:v>8.0167999999999999</c:v>
                </c:pt>
                <c:pt idx="1444" formatCode="0.00">
                  <c:v>8.0833999999999993</c:v>
                </c:pt>
                <c:pt idx="1445" formatCode="0.00">
                  <c:v>8.2453000000000003</c:v>
                </c:pt>
                <c:pt idx="1446" formatCode="0.00">
                  <c:v>8.3419000000000008</c:v>
                </c:pt>
                <c:pt idx="1447" formatCode="0.00">
                  <c:v>8.9064999999999994</c:v>
                </c:pt>
                <c:pt idx="1448" formatCode="0.00">
                  <c:v>9.8506999999999998</c:v>
                </c:pt>
                <c:pt idx="1449" formatCode="0.00">
                  <c:v>10.3741</c:v>
                </c:pt>
                <c:pt idx="1450" formatCode="0.00">
                  <c:v>10.3705</c:v>
                </c:pt>
                <c:pt idx="1451" formatCode="0.00">
                  <c:v>10.3828</c:v>
                </c:pt>
                <c:pt idx="1452" formatCode="0.00">
                  <c:v>10.184900000000001</c:v>
                </c:pt>
                <c:pt idx="1453" formatCode="0.00">
                  <c:v>10.466200000000001</c:v>
                </c:pt>
                <c:pt idx="1454" formatCode="0.00">
                  <c:v>8.0716000000000001</c:v>
                </c:pt>
                <c:pt idx="1455" formatCode="0.00">
                  <c:v>8.0258000000000003</c:v>
                </c:pt>
                <c:pt idx="1456" formatCode="0.00">
                  <c:v>7.8605</c:v>
                </c:pt>
                <c:pt idx="1457" formatCode="0.00">
                  <c:v>9.7307000000000006</c:v>
                </c:pt>
                <c:pt idx="1458" formatCode="0.00">
                  <c:v>9.6998999999999995</c:v>
                </c:pt>
                <c:pt idx="1459" formatCode="0.00">
                  <c:v>9.7588000000000008</c:v>
                </c:pt>
                <c:pt idx="1460" formatCode="0.00">
                  <c:v>9.8956</c:v>
                </c:pt>
                <c:pt idx="1461" formatCode="0.00">
                  <c:v>9.8422000000000001</c:v>
                </c:pt>
                <c:pt idx="1462" formatCode="0.00">
                  <c:v>9.9161000000000001</c:v>
                </c:pt>
                <c:pt idx="1463" formatCode="0.00">
                  <c:v>10.4191</c:v>
                </c:pt>
                <c:pt idx="1464" formatCode="0.00">
                  <c:v>10.4192</c:v>
                </c:pt>
                <c:pt idx="1465" formatCode="0.00">
                  <c:v>10.3133</c:v>
                </c:pt>
                <c:pt idx="1466" formatCode="0.00">
                  <c:v>10.0992</c:v>
                </c:pt>
                <c:pt idx="1467" formatCode="0.00">
                  <c:v>9.9291</c:v>
                </c:pt>
                <c:pt idx="1468" formatCode="0.00">
                  <c:v>9.2418999999999993</c:v>
                </c:pt>
                <c:pt idx="1469" formatCode="0.00">
                  <c:v>8.9243000000000006</c:v>
                </c:pt>
                <c:pt idx="1470" formatCode="0.00">
                  <c:v>9.0481999999999996</c:v>
                </c:pt>
                <c:pt idx="1471" formatCode="0.00">
                  <c:v>9.0358000000000001</c:v>
                </c:pt>
                <c:pt idx="1472" formatCode="0.00">
                  <c:v>9.0634999999999994</c:v>
                </c:pt>
                <c:pt idx="1473" formatCode="0.00">
                  <c:v>8.6966000000000001</c:v>
                </c:pt>
                <c:pt idx="1474" formatCode="0.00">
                  <c:v>8.9261999999999997</c:v>
                </c:pt>
                <c:pt idx="1475" formatCode="0.00">
                  <c:v>7.8517000000000001</c:v>
                </c:pt>
                <c:pt idx="1476" formatCode="0.00">
                  <c:v>7.6688999999999998</c:v>
                </c:pt>
                <c:pt idx="1477" formatCode="0.00">
                  <c:v>6.4476000000000004</c:v>
                </c:pt>
                <c:pt idx="1478" formatCode="0.00">
                  <c:v>6.3955000000000002</c:v>
                </c:pt>
                <c:pt idx="1479" formatCode="0.00">
                  <c:v>7.2769000000000004</c:v>
                </c:pt>
                <c:pt idx="1480" formatCode="0.00">
                  <c:v>7.3148</c:v>
                </c:pt>
                <c:pt idx="1481" formatCode="0.00">
                  <c:v>7.9001999999999999</c:v>
                </c:pt>
                <c:pt idx="1482" formatCode="0.00">
                  <c:v>9.0014000000000003</c:v>
                </c:pt>
                <c:pt idx="1483" formatCode="0.00">
                  <c:v>9.2322000000000006</c:v>
                </c:pt>
                <c:pt idx="1484" formatCode="0.00">
                  <c:v>9.2575000000000003</c:v>
                </c:pt>
                <c:pt idx="1485" formatCode="0.00">
                  <c:v>9.0847999999999995</c:v>
                </c:pt>
                <c:pt idx="1486" formatCode="0.00">
                  <c:v>8.5761000000000003</c:v>
                </c:pt>
                <c:pt idx="1487" formatCode="0.00">
                  <c:v>8.7280999999999995</c:v>
                </c:pt>
                <c:pt idx="1488" formatCode="0.00">
                  <c:v>8.8181999999999992</c:v>
                </c:pt>
                <c:pt idx="1489" formatCode="0.00">
                  <c:v>8.7662999999999993</c:v>
                </c:pt>
                <c:pt idx="1490" formatCode="0.00">
                  <c:v>9.0625999999999998</c:v>
                </c:pt>
                <c:pt idx="1491" formatCode="0.00">
                  <c:v>9.1255000000000006</c:v>
                </c:pt>
                <c:pt idx="1492" formatCode="0.00">
                  <c:v>15.184200000000001</c:v>
                </c:pt>
                <c:pt idx="1493" formatCode="0.00">
                  <c:v>17.4194</c:v>
                </c:pt>
                <c:pt idx="1494" formatCode="0.00">
                  <c:v>17.470099999999999</c:v>
                </c:pt>
                <c:pt idx="1495" formatCode="0.00">
                  <c:v>17.456800000000001</c:v>
                </c:pt>
                <c:pt idx="1496" formatCode="0.00">
                  <c:v>17.445599999999999</c:v>
                </c:pt>
                <c:pt idx="1497" formatCode="0.00">
                  <c:v>18.0913</c:v>
                </c:pt>
                <c:pt idx="1498" formatCode="0.00">
                  <c:v>18.1416</c:v>
                </c:pt>
                <c:pt idx="1499" formatCode="0.00">
                  <c:v>18.204499999999999</c:v>
                </c:pt>
                <c:pt idx="1500" formatCode="0.00">
                  <c:v>18.2407</c:v>
                </c:pt>
                <c:pt idx="1501" formatCode="0.00">
                  <c:v>17.979700000000001</c:v>
                </c:pt>
                <c:pt idx="1502" formatCode="0.00">
                  <c:v>17.3993</c:v>
                </c:pt>
                <c:pt idx="1503" formatCode="0.00">
                  <c:v>17.010899999999999</c:v>
                </c:pt>
                <c:pt idx="1504" formatCode="0.00">
                  <c:v>17.011600000000001</c:v>
                </c:pt>
                <c:pt idx="1505" formatCode="0.00">
                  <c:v>17.092300000000002</c:v>
                </c:pt>
                <c:pt idx="1506" formatCode="0.00">
                  <c:v>17.099</c:v>
                </c:pt>
                <c:pt idx="1507" formatCode="0.00">
                  <c:v>17.345800000000001</c:v>
                </c:pt>
                <c:pt idx="1508" formatCode="0.00">
                  <c:v>17.2041</c:v>
                </c:pt>
                <c:pt idx="1509" formatCode="0.00">
                  <c:v>20.1768</c:v>
                </c:pt>
                <c:pt idx="1510" formatCode="0.00">
                  <c:v>20.1098</c:v>
                </c:pt>
                <c:pt idx="1511" formatCode="0.00">
                  <c:v>20.1707</c:v>
                </c:pt>
                <c:pt idx="1512" formatCode="0.00">
                  <c:v>17.500399999999999</c:v>
                </c:pt>
                <c:pt idx="1513" formatCode="0.00">
                  <c:v>16.6691</c:v>
                </c:pt>
                <c:pt idx="1514" formatCode="0.00">
                  <c:v>16.616099999999999</c:v>
                </c:pt>
                <c:pt idx="1515" formatCode="0.00">
                  <c:v>16.907800000000002</c:v>
                </c:pt>
                <c:pt idx="1516" formatCode="0.00">
                  <c:v>16.9023</c:v>
                </c:pt>
                <c:pt idx="1517" formatCode="0.00">
                  <c:v>16.084800000000001</c:v>
                </c:pt>
                <c:pt idx="1518" formatCode="0.00">
                  <c:v>15.986000000000001</c:v>
                </c:pt>
                <c:pt idx="1519" formatCode="0.00">
                  <c:v>27.123999999999999</c:v>
                </c:pt>
                <c:pt idx="1520" formatCode="0.00">
                  <c:v>27.046500000000002</c:v>
                </c:pt>
                <c:pt idx="1521" formatCode="0.00">
                  <c:v>28.356000000000002</c:v>
                </c:pt>
                <c:pt idx="1522" formatCode="0.00">
                  <c:v>32.494500000000002</c:v>
                </c:pt>
                <c:pt idx="1523" formatCode="0.00">
                  <c:v>32.318899999999999</c:v>
                </c:pt>
                <c:pt idx="1524" formatCode="0.00">
                  <c:v>32.311799999999998</c:v>
                </c:pt>
                <c:pt idx="1525" formatCode="0.00">
                  <c:v>32.422499999999999</c:v>
                </c:pt>
                <c:pt idx="1526" formatCode="0.00">
                  <c:v>32.505400000000002</c:v>
                </c:pt>
                <c:pt idx="1527" formatCode="0.00">
                  <c:v>32.165799999999997</c:v>
                </c:pt>
                <c:pt idx="1528" formatCode="0.00">
                  <c:v>32.217399999999998</c:v>
                </c:pt>
                <c:pt idx="1529" formatCode="0.00">
                  <c:v>36.084400000000002</c:v>
                </c:pt>
                <c:pt idx="1530" formatCode="0.00">
                  <c:v>35.176299999999998</c:v>
                </c:pt>
                <c:pt idx="1531" formatCode="0.00">
                  <c:v>41.476199999999999</c:v>
                </c:pt>
                <c:pt idx="1532" formatCode="0.00">
                  <c:v>41.637900000000002</c:v>
                </c:pt>
                <c:pt idx="1533" formatCode="0.00">
                  <c:v>41.9392</c:v>
                </c:pt>
                <c:pt idx="1534" formatCode="0.00">
                  <c:v>43.622900000000001</c:v>
                </c:pt>
                <c:pt idx="1535" formatCode="0.00">
                  <c:v>43.259300000000003</c:v>
                </c:pt>
                <c:pt idx="1536" formatCode="0.00">
                  <c:v>45.448399999999999</c:v>
                </c:pt>
                <c:pt idx="1537" formatCode="0.00">
                  <c:v>47.759900000000002</c:v>
                </c:pt>
                <c:pt idx="1538" formatCode="0.00">
                  <c:v>52.299700000000001</c:v>
                </c:pt>
                <c:pt idx="1539" formatCode="0.00">
                  <c:v>48.6</c:v>
                </c:pt>
                <c:pt idx="1540" formatCode="0.00">
                  <c:v>48.5869</c:v>
                </c:pt>
                <c:pt idx="1541" formatCode="0.00">
                  <c:v>48.162100000000002</c:v>
                </c:pt>
                <c:pt idx="1542" formatCode="0.00">
                  <c:v>44.4255</c:v>
                </c:pt>
                <c:pt idx="1543" formatCode="0.00">
                  <c:v>44.4559</c:v>
                </c:pt>
                <c:pt idx="1544" formatCode="0.00">
                  <c:v>43.9086</c:v>
                </c:pt>
                <c:pt idx="1545" formatCode="0.00">
                  <c:v>44.060600000000001</c:v>
                </c:pt>
                <c:pt idx="1546" formatCode="0.00">
                  <c:v>44.0687</c:v>
                </c:pt>
                <c:pt idx="1547" formatCode="0.00">
                  <c:v>42.548900000000003</c:v>
                </c:pt>
                <c:pt idx="1548" formatCode="0.00">
                  <c:v>41.366700000000002</c:v>
                </c:pt>
                <c:pt idx="1549" formatCode="0.00">
                  <c:v>36.3324</c:v>
                </c:pt>
                <c:pt idx="1550" formatCode="0.00">
                  <c:v>35.748100000000001</c:v>
                </c:pt>
                <c:pt idx="1551" formatCode="0.00">
                  <c:v>32.782299999999999</c:v>
                </c:pt>
                <c:pt idx="1552" formatCode="0.00">
                  <c:v>32.7913</c:v>
                </c:pt>
                <c:pt idx="1553" formatCode="0.00">
                  <c:v>33.1126</c:v>
                </c:pt>
                <c:pt idx="1554" formatCode="0.00">
                  <c:v>26.4435</c:v>
                </c:pt>
                <c:pt idx="1555" formatCode="0.00">
                  <c:v>26.382100000000001</c:v>
                </c:pt>
                <c:pt idx="1556" formatCode="0.00">
                  <c:v>25.9833</c:v>
                </c:pt>
                <c:pt idx="1557" formatCode="0.00">
                  <c:v>24.198599999999999</c:v>
                </c:pt>
                <c:pt idx="1558" formatCode="0.00">
                  <c:v>19.318999999999999</c:v>
                </c:pt>
                <c:pt idx="1559" formatCode="0.00">
                  <c:v>19.676400000000001</c:v>
                </c:pt>
                <c:pt idx="1560" formatCode="0.00">
                  <c:v>20.677600000000002</c:v>
                </c:pt>
                <c:pt idx="1561" formatCode="0.00">
                  <c:v>20.796299999999999</c:v>
                </c:pt>
                <c:pt idx="1562" formatCode="0.00">
                  <c:v>20.653700000000001</c:v>
                </c:pt>
                <c:pt idx="1563" formatCode="0.00">
                  <c:v>20.659800000000001</c:v>
                </c:pt>
                <c:pt idx="1564" formatCode="0.00">
                  <c:v>20.774100000000001</c:v>
                </c:pt>
                <c:pt idx="1565" formatCode="0.00">
                  <c:v>20.831199999999999</c:v>
                </c:pt>
                <c:pt idx="1566" formatCode="0.00">
                  <c:v>21.064599999999999</c:v>
                </c:pt>
                <c:pt idx="1567" formatCode="0.00">
                  <c:v>21.029599999999999</c:v>
                </c:pt>
                <c:pt idx="1568" formatCode="0.00">
                  <c:v>21.066099999999999</c:v>
                </c:pt>
                <c:pt idx="1569" formatCode="0.00">
                  <c:v>15.214399999999999</c:v>
                </c:pt>
                <c:pt idx="1570" formatCode="0.00">
                  <c:v>16.409199999999998</c:v>
                </c:pt>
                <c:pt idx="1571" formatCode="0.00">
                  <c:v>16.421500000000002</c:v>
                </c:pt>
                <c:pt idx="1572" formatCode="0.00">
                  <c:v>16.563600000000001</c:v>
                </c:pt>
                <c:pt idx="1573" formatCode="0.00">
                  <c:v>17.296500000000002</c:v>
                </c:pt>
                <c:pt idx="1574" formatCode="0.00">
                  <c:v>16.901</c:v>
                </c:pt>
                <c:pt idx="1575" formatCode="0.00">
                  <c:v>16.877099999999999</c:v>
                </c:pt>
                <c:pt idx="1576" formatCode="0.00">
                  <c:v>16.351700000000001</c:v>
                </c:pt>
                <c:pt idx="1577" formatCode="0.00">
                  <c:v>16.7744</c:v>
                </c:pt>
                <c:pt idx="1578" formatCode="0.00">
                  <c:v>15.5326</c:v>
                </c:pt>
                <c:pt idx="1579" formatCode="0.00">
                  <c:v>14.926500000000001</c:v>
                </c:pt>
                <c:pt idx="1580" formatCode="0.00">
                  <c:v>13.6769</c:v>
                </c:pt>
                <c:pt idx="1581" formatCode="0.00">
                  <c:v>13.3835</c:v>
                </c:pt>
                <c:pt idx="1582" formatCode="0.00">
                  <c:v>13.3827</c:v>
                </c:pt>
                <c:pt idx="1583" formatCode="0.00">
                  <c:v>13.3035</c:v>
                </c:pt>
                <c:pt idx="1584" formatCode="0.00">
                  <c:v>19.5594</c:v>
                </c:pt>
                <c:pt idx="1585" formatCode="0.00">
                  <c:v>19.456099999999999</c:v>
                </c:pt>
                <c:pt idx="1586" formatCode="0.00">
                  <c:v>23.412199999999999</c:v>
                </c:pt>
                <c:pt idx="1587" formatCode="0.00">
                  <c:v>25.218399999999999</c:v>
                </c:pt>
                <c:pt idx="1588" formatCode="0.00">
                  <c:v>25.069800000000001</c:v>
                </c:pt>
                <c:pt idx="1589" formatCode="0.00">
                  <c:v>24.7164</c:v>
                </c:pt>
                <c:pt idx="1590" formatCode="0.00">
                  <c:v>24.952100000000002</c:v>
                </c:pt>
                <c:pt idx="1591" formatCode="0.00">
                  <c:v>24.853000000000002</c:v>
                </c:pt>
                <c:pt idx="1592" formatCode="0.00">
                  <c:v>24.549700000000001</c:v>
                </c:pt>
                <c:pt idx="1593" formatCode="0.00">
                  <c:v>24.3187</c:v>
                </c:pt>
                <c:pt idx="1594" formatCode="0.00">
                  <c:v>24.351600000000001</c:v>
                </c:pt>
                <c:pt idx="1595" formatCode="0.00">
                  <c:v>24.322299999999998</c:v>
                </c:pt>
                <c:pt idx="1596" formatCode="0.00">
                  <c:v>25.126999999999999</c:v>
                </c:pt>
                <c:pt idx="1597" formatCode="0.00">
                  <c:v>25.1341</c:v>
                </c:pt>
                <c:pt idx="1598" formatCode="0.00">
                  <c:v>26.431000000000001</c:v>
                </c:pt>
                <c:pt idx="1599" formatCode="0.00">
                  <c:v>26.361000000000001</c:v>
                </c:pt>
                <c:pt idx="1600" formatCode="0.00">
                  <c:v>26.480399999999999</c:v>
                </c:pt>
                <c:pt idx="1601" formatCode="0.00">
                  <c:v>26.526299999999999</c:v>
                </c:pt>
                <c:pt idx="1602" formatCode="0.00">
                  <c:v>26.575900000000001</c:v>
                </c:pt>
                <c:pt idx="1603" formatCode="0.00">
                  <c:v>26.585000000000001</c:v>
                </c:pt>
                <c:pt idx="1604" formatCode="0.00">
                  <c:v>23.708600000000001</c:v>
                </c:pt>
                <c:pt idx="1605" formatCode="0.00">
                  <c:v>23.757999999999999</c:v>
                </c:pt>
                <c:pt idx="1606" formatCode="0.00">
                  <c:v>19.4328</c:v>
                </c:pt>
                <c:pt idx="1607" formatCode="0.00">
                  <c:v>16.883099999999999</c:v>
                </c:pt>
                <c:pt idx="1608" formatCode="0.00">
                  <c:v>16.859500000000001</c:v>
                </c:pt>
                <c:pt idx="1609" formatCode="0.00">
                  <c:v>17.041699999999999</c:v>
                </c:pt>
                <c:pt idx="1610" formatCode="0.00">
                  <c:v>16.3429</c:v>
                </c:pt>
                <c:pt idx="1611" formatCode="0.00">
                  <c:v>16.876300000000001</c:v>
                </c:pt>
                <c:pt idx="1612" formatCode="0.00">
                  <c:v>16.842099999999999</c:v>
                </c:pt>
                <c:pt idx="1613" formatCode="0.00">
                  <c:v>16.7013</c:v>
                </c:pt>
                <c:pt idx="1614" formatCode="0.00">
                  <c:v>16.579799999999999</c:v>
                </c:pt>
                <c:pt idx="1615" formatCode="0.00">
                  <c:v>20.244299999999999</c:v>
                </c:pt>
                <c:pt idx="1616" formatCode="0.00">
                  <c:v>26.280999999999999</c:v>
                </c:pt>
                <c:pt idx="1617" formatCode="0.00">
                  <c:v>29.483899999999998</c:v>
                </c:pt>
                <c:pt idx="1618" formatCode="0.00">
                  <c:v>29.718599999999999</c:v>
                </c:pt>
                <c:pt idx="1619" formatCode="0.00">
                  <c:v>30.2605</c:v>
                </c:pt>
                <c:pt idx="1620" formatCode="0.00">
                  <c:v>30.087299999999999</c:v>
                </c:pt>
                <c:pt idx="1621" formatCode="0.00">
                  <c:v>30.477799999999998</c:v>
                </c:pt>
                <c:pt idx="1622" formatCode="0.00">
                  <c:v>31.129100000000001</c:v>
                </c:pt>
                <c:pt idx="1623" formatCode="0.00">
                  <c:v>31.528199999999998</c:v>
                </c:pt>
                <c:pt idx="1624" formatCode="0.00">
                  <c:v>31.060500000000001</c:v>
                </c:pt>
                <c:pt idx="1625" formatCode="0.00">
                  <c:v>31.053000000000001</c:v>
                </c:pt>
                <c:pt idx="1626" formatCode="0.00">
                  <c:v>31.078399999999998</c:v>
                </c:pt>
                <c:pt idx="1627" formatCode="0.00">
                  <c:v>31.0809</c:v>
                </c:pt>
                <c:pt idx="1628" formatCode="0.00">
                  <c:v>31.130099999999999</c:v>
                </c:pt>
                <c:pt idx="1629" formatCode="0.00">
                  <c:v>31.199200000000001</c:v>
                </c:pt>
                <c:pt idx="1630" formatCode="0.00">
                  <c:v>31.191600000000001</c:v>
                </c:pt>
                <c:pt idx="1631" formatCode="0.00">
                  <c:v>30.9209</c:v>
                </c:pt>
                <c:pt idx="1632" formatCode="0.00">
                  <c:v>30.946000000000002</c:v>
                </c:pt>
                <c:pt idx="1633" formatCode="0.00">
                  <c:v>30.9191</c:v>
                </c:pt>
                <c:pt idx="1634" formatCode="0.00">
                  <c:v>30.928999999999998</c:v>
                </c:pt>
                <c:pt idx="1635" formatCode="0.00">
                  <c:v>28.601099999999999</c:v>
                </c:pt>
                <c:pt idx="1636" formatCode="0.00">
                  <c:v>20.003399999999999</c:v>
                </c:pt>
                <c:pt idx="1637" formatCode="0.00">
                  <c:v>16.5715</c:v>
                </c:pt>
                <c:pt idx="1638" formatCode="0.00">
                  <c:v>11.8375</c:v>
                </c:pt>
                <c:pt idx="1639" formatCode="0.00">
                  <c:v>11.5143</c:v>
                </c:pt>
                <c:pt idx="1640" formatCode="0.00">
                  <c:v>11.140499999999999</c:v>
                </c:pt>
                <c:pt idx="1641" formatCode="0.00">
                  <c:v>9.5696999999999992</c:v>
                </c:pt>
                <c:pt idx="1642" formatCode="0.00">
                  <c:v>8.9678000000000004</c:v>
                </c:pt>
                <c:pt idx="1643" formatCode="0.00">
                  <c:v>9.1477000000000004</c:v>
                </c:pt>
                <c:pt idx="1644" formatCode="0.00">
                  <c:v>9.4269999999999996</c:v>
                </c:pt>
                <c:pt idx="1645" formatCode="0.00">
                  <c:v>11.4495</c:v>
                </c:pt>
                <c:pt idx="1646" formatCode="0.00">
                  <c:v>11.4491</c:v>
                </c:pt>
                <c:pt idx="1647" formatCode="0.00">
                  <c:v>11.4779</c:v>
                </c:pt>
                <c:pt idx="1648" formatCode="0.00">
                  <c:v>11.5101</c:v>
                </c:pt>
                <c:pt idx="1649" formatCode="0.00">
                  <c:v>11.2188</c:v>
                </c:pt>
                <c:pt idx="1650" formatCode="0.00">
                  <c:v>11.002000000000001</c:v>
                </c:pt>
                <c:pt idx="1651" formatCode="0.00">
                  <c:v>10.9407</c:v>
                </c:pt>
                <c:pt idx="1652" formatCode="0.00">
                  <c:v>10.639799999999999</c:v>
                </c:pt>
                <c:pt idx="1653" formatCode="0.00">
                  <c:v>10.847200000000001</c:v>
                </c:pt>
                <c:pt idx="1654" formatCode="0.00">
                  <c:v>10.7582</c:v>
                </c:pt>
                <c:pt idx="1655" formatCode="0.00">
                  <c:v>10.758900000000001</c:v>
                </c:pt>
                <c:pt idx="1656" formatCode="0.00">
                  <c:v>9.7056000000000004</c:v>
                </c:pt>
                <c:pt idx="1657" formatCode="0.00">
                  <c:v>9.7476000000000003</c:v>
                </c:pt>
                <c:pt idx="1658" formatCode="0.00">
                  <c:v>9.9655000000000005</c:v>
                </c:pt>
                <c:pt idx="1659" formatCode="0.00">
                  <c:v>9.9977</c:v>
                </c:pt>
                <c:pt idx="1660" formatCode="0.00">
                  <c:v>9.9893000000000001</c:v>
                </c:pt>
                <c:pt idx="1661" formatCode="0.00">
                  <c:v>10.7356</c:v>
                </c:pt>
                <c:pt idx="1662" formatCode="0.00">
                  <c:v>10.0562</c:v>
                </c:pt>
                <c:pt idx="1663" formatCode="0.00">
                  <c:v>9.4803999999999995</c:v>
                </c:pt>
                <c:pt idx="1664" formatCode="0.00">
                  <c:v>9.5885999999999996</c:v>
                </c:pt>
                <c:pt idx="1665" formatCode="0.00">
                  <c:v>7.8372999999999999</c:v>
                </c:pt>
                <c:pt idx="1666" formatCode="0.00">
                  <c:v>7.8345000000000002</c:v>
                </c:pt>
                <c:pt idx="1667" formatCode="0.00">
                  <c:v>7.8521999999999998</c:v>
                </c:pt>
                <c:pt idx="1668" formatCode="0.00">
                  <c:v>7.8682999999999996</c:v>
                </c:pt>
                <c:pt idx="1669" formatCode="0.00">
                  <c:v>7.9664999999999999</c:v>
                </c:pt>
                <c:pt idx="1670" formatCode="0.00">
                  <c:v>7.8010999999999999</c:v>
                </c:pt>
                <c:pt idx="1671" formatCode="0.00">
                  <c:v>7.8562000000000003</c:v>
                </c:pt>
                <c:pt idx="1672" formatCode="0.00">
                  <c:v>8.4970999999999997</c:v>
                </c:pt>
                <c:pt idx="1673" formatCode="0.00">
                  <c:v>8.1827000000000005</c:v>
                </c:pt>
                <c:pt idx="1674" formatCode="0.00">
                  <c:v>7.9901</c:v>
                </c:pt>
                <c:pt idx="1675" formatCode="0.00">
                  <c:v>7.7507999999999999</c:v>
                </c:pt>
                <c:pt idx="1676" formatCode="0.00">
                  <c:v>7.6317000000000004</c:v>
                </c:pt>
                <c:pt idx="1677" formatCode="0.00">
                  <c:v>7.8769999999999998</c:v>
                </c:pt>
                <c:pt idx="1678" formatCode="0.00">
                  <c:v>8.3323999999999998</c:v>
                </c:pt>
                <c:pt idx="1679" formatCode="0.00">
                  <c:v>8.9368999999999996</c:v>
                </c:pt>
                <c:pt idx="1680" formatCode="0.00">
                  <c:v>10.1396</c:v>
                </c:pt>
                <c:pt idx="1681" formatCode="0.00">
                  <c:v>9.5505999999999993</c:v>
                </c:pt>
                <c:pt idx="1682" formatCode="0.00">
                  <c:v>14.1562</c:v>
                </c:pt>
                <c:pt idx="1683" formatCode="0.00">
                  <c:v>13.792999999999999</c:v>
                </c:pt>
                <c:pt idx="1684" formatCode="0.00">
                  <c:v>13.860099999999999</c:v>
                </c:pt>
                <c:pt idx="1685" formatCode="0.00">
                  <c:v>14.067</c:v>
                </c:pt>
                <c:pt idx="1686" formatCode="0.00">
                  <c:v>14.07</c:v>
                </c:pt>
                <c:pt idx="1687" formatCode="0.00">
                  <c:v>14.077299999999999</c:v>
                </c:pt>
                <c:pt idx="1688" formatCode="0.00">
                  <c:v>14.106</c:v>
                </c:pt>
                <c:pt idx="1689" formatCode="0.00">
                  <c:v>14.002800000000001</c:v>
                </c:pt>
                <c:pt idx="1690" formatCode="0.00">
                  <c:v>14.820600000000001</c:v>
                </c:pt>
                <c:pt idx="1691" formatCode="0.00">
                  <c:v>14.7874</c:v>
                </c:pt>
                <c:pt idx="1692" formatCode="0.00">
                  <c:v>14.3247</c:v>
                </c:pt>
                <c:pt idx="1693" formatCode="0.00">
                  <c:v>14.5076</c:v>
                </c:pt>
                <c:pt idx="1694" formatCode="0.00">
                  <c:v>14.682399999999999</c:v>
                </c:pt>
                <c:pt idx="1695" formatCode="0.00">
                  <c:v>15.9186</c:v>
                </c:pt>
                <c:pt idx="1696" formatCode="0.00">
                  <c:v>17.211300000000001</c:v>
                </c:pt>
                <c:pt idx="1697" formatCode="0.00">
                  <c:v>17.048500000000001</c:v>
                </c:pt>
                <c:pt idx="1698" formatCode="0.00">
                  <c:v>16.940000000000001</c:v>
                </c:pt>
                <c:pt idx="1699" formatCode="0.00">
                  <c:v>16.632400000000001</c:v>
                </c:pt>
                <c:pt idx="1700" formatCode="0.00">
                  <c:v>15.994999999999999</c:v>
                </c:pt>
                <c:pt idx="1701" formatCode="0.00">
                  <c:v>15.797800000000001</c:v>
                </c:pt>
                <c:pt idx="1702" formatCode="0.00">
                  <c:v>11.263999999999999</c:v>
                </c:pt>
                <c:pt idx="1703" formatCode="0.00">
                  <c:v>11.035299999999999</c:v>
                </c:pt>
                <c:pt idx="1704" formatCode="0.00">
                  <c:v>10.998900000000001</c:v>
                </c:pt>
                <c:pt idx="1705" formatCode="0.00">
                  <c:v>11.5768</c:v>
                </c:pt>
                <c:pt idx="1706" formatCode="0.00">
                  <c:v>11.5822</c:v>
                </c:pt>
                <c:pt idx="1707" formatCode="0.00">
                  <c:v>11.592499999999999</c:v>
                </c:pt>
                <c:pt idx="1708" formatCode="0.00">
                  <c:v>11.3871</c:v>
                </c:pt>
                <c:pt idx="1709" formatCode="0.00">
                  <c:v>11.3483</c:v>
                </c:pt>
                <c:pt idx="1710" formatCode="0.00">
                  <c:v>10.8096</c:v>
                </c:pt>
                <c:pt idx="1711" formatCode="0.00">
                  <c:v>10.8413</c:v>
                </c:pt>
                <c:pt idx="1712" formatCode="0.00">
                  <c:v>10.9307</c:v>
                </c:pt>
                <c:pt idx="1713" formatCode="0.00">
                  <c:v>11.6906</c:v>
                </c:pt>
                <c:pt idx="1714" formatCode="0.00">
                  <c:v>12.2539</c:v>
                </c:pt>
                <c:pt idx="1715" formatCode="0.00">
                  <c:v>10.6074</c:v>
                </c:pt>
                <c:pt idx="1716" formatCode="0.00">
                  <c:v>10.4978</c:v>
                </c:pt>
                <c:pt idx="1717" formatCode="0.00">
                  <c:v>10.7681</c:v>
                </c:pt>
                <c:pt idx="1718" formatCode="0.00">
                  <c:v>12.471299999999999</c:v>
                </c:pt>
                <c:pt idx="1719" formatCode="0.00">
                  <c:v>13.067399999999999</c:v>
                </c:pt>
                <c:pt idx="1720" formatCode="0.00">
                  <c:v>13.4428</c:v>
                </c:pt>
                <c:pt idx="1721" formatCode="0.00">
                  <c:v>13.428900000000001</c:v>
                </c:pt>
                <c:pt idx="1722" formatCode="0.00">
                  <c:v>13.755699999999999</c:v>
                </c:pt>
                <c:pt idx="1723" formatCode="0.00">
                  <c:v>14.630699999999999</c:v>
                </c:pt>
                <c:pt idx="1724" formatCode="0.00">
                  <c:v>15.3079</c:v>
                </c:pt>
                <c:pt idx="1725" formatCode="0.00">
                  <c:v>14.8086</c:v>
                </c:pt>
                <c:pt idx="1726" formatCode="0.00">
                  <c:v>14.8438</c:v>
                </c:pt>
                <c:pt idx="1727" formatCode="0.00">
                  <c:v>14.9901</c:v>
                </c:pt>
                <c:pt idx="1728" formatCode="0.00">
                  <c:v>14.9953</c:v>
                </c:pt>
                <c:pt idx="1729" formatCode="0.00">
                  <c:v>15.453799999999999</c:v>
                </c:pt>
                <c:pt idx="1730" formatCode="0.00">
                  <c:v>15.553800000000001</c:v>
                </c:pt>
                <c:pt idx="1731" formatCode="0.00">
                  <c:v>15.497199999999999</c:v>
                </c:pt>
                <c:pt idx="1732" formatCode="0.00">
                  <c:v>15.5862</c:v>
                </c:pt>
                <c:pt idx="1733" formatCode="0.00">
                  <c:v>14.8347</c:v>
                </c:pt>
                <c:pt idx="1734" formatCode="0.00">
                  <c:v>14.8443</c:v>
                </c:pt>
                <c:pt idx="1735" formatCode="0.00">
                  <c:v>14.275399999999999</c:v>
                </c:pt>
                <c:pt idx="1736" formatCode="0.00">
                  <c:v>13.914199999999999</c:v>
                </c:pt>
                <c:pt idx="1737" formatCode="0.00">
                  <c:v>13.8675</c:v>
                </c:pt>
                <c:pt idx="1738" formatCode="0.00">
                  <c:v>11.770300000000001</c:v>
                </c:pt>
                <c:pt idx="1739" formatCode="0.00">
                  <c:v>11.672000000000001</c:v>
                </c:pt>
                <c:pt idx="1740" formatCode="0.00">
                  <c:v>23.3261</c:v>
                </c:pt>
                <c:pt idx="1741" formatCode="0.00">
                  <c:v>23.328700000000001</c:v>
                </c:pt>
                <c:pt idx="1742" formatCode="0.00">
                  <c:v>24.590499999999999</c:v>
                </c:pt>
                <c:pt idx="1743" formatCode="0.00">
                  <c:v>24.013200000000001</c:v>
                </c:pt>
                <c:pt idx="1744" formatCode="0.00">
                  <c:v>23.697600000000001</c:v>
                </c:pt>
                <c:pt idx="1745" formatCode="0.00">
                  <c:v>25.869800000000001</c:v>
                </c:pt>
                <c:pt idx="1746" formatCode="0.00">
                  <c:v>28.856200000000001</c:v>
                </c:pt>
                <c:pt idx="1747" formatCode="0.00">
                  <c:v>37.794600000000003</c:v>
                </c:pt>
                <c:pt idx="1748" formatCode="0.00">
                  <c:v>39.660800000000002</c:v>
                </c:pt>
                <c:pt idx="1749" formatCode="0.00">
                  <c:v>39.609200000000001</c:v>
                </c:pt>
                <c:pt idx="1750" formatCode="0.00">
                  <c:v>42.0274</c:v>
                </c:pt>
                <c:pt idx="1751" formatCode="0.00">
                  <c:v>43.678400000000003</c:v>
                </c:pt>
                <c:pt idx="1752" formatCode="0.00">
                  <c:v>43.423200000000001</c:v>
                </c:pt>
                <c:pt idx="1753" formatCode="0.00">
                  <c:v>43.564</c:v>
                </c:pt>
                <c:pt idx="1754" formatCode="0.00">
                  <c:v>45.067999999999998</c:v>
                </c:pt>
                <c:pt idx="1755" formatCode="0.00">
                  <c:v>46.467799999999997</c:v>
                </c:pt>
                <c:pt idx="1756" formatCode="0.00">
                  <c:v>48.4893</c:v>
                </c:pt>
                <c:pt idx="1757" formatCode="0.00">
                  <c:v>48.869</c:v>
                </c:pt>
                <c:pt idx="1758" formatCode="0.00">
                  <c:v>48.813400000000001</c:v>
                </c:pt>
                <c:pt idx="1759" formatCode="0.00">
                  <c:v>48.817799999999998</c:v>
                </c:pt>
                <c:pt idx="1760" formatCode="0.00">
                  <c:v>44.855600000000003</c:v>
                </c:pt>
                <c:pt idx="1761" formatCode="0.00">
                  <c:v>45.179000000000002</c:v>
                </c:pt>
                <c:pt idx="1762" formatCode="0.00">
                  <c:v>44.262300000000003</c:v>
                </c:pt>
                <c:pt idx="1763" formatCode="0.00">
                  <c:v>44.265099999999997</c:v>
                </c:pt>
                <c:pt idx="1764" formatCode="0.00">
                  <c:v>44.5777</c:v>
                </c:pt>
                <c:pt idx="1765" formatCode="0.00">
                  <c:v>43.447800000000001</c:v>
                </c:pt>
                <c:pt idx="1766" formatCode="0.00">
                  <c:v>41.222999999999999</c:v>
                </c:pt>
                <c:pt idx="1767" formatCode="0.00">
                  <c:v>32.088200000000001</c:v>
                </c:pt>
                <c:pt idx="1768" formatCode="0.00">
                  <c:v>30.785799999999998</c:v>
                </c:pt>
                <c:pt idx="1769" formatCode="0.00">
                  <c:v>29.417300000000001</c:v>
                </c:pt>
                <c:pt idx="1770" formatCode="0.00">
                  <c:v>27.137599999999999</c:v>
                </c:pt>
                <c:pt idx="1771" formatCode="0.00">
                  <c:v>24.977599999999999</c:v>
                </c:pt>
                <c:pt idx="1772" formatCode="0.00">
                  <c:v>25.099699999999999</c:v>
                </c:pt>
                <c:pt idx="1773" formatCode="0.00">
                  <c:v>24.833300000000001</c:v>
                </c:pt>
                <c:pt idx="1774" formatCode="0.00">
                  <c:v>19.326699999999999</c:v>
                </c:pt>
                <c:pt idx="1775" formatCode="0.00">
                  <c:v>17.2424</c:v>
                </c:pt>
                <c:pt idx="1776" formatCode="0.00">
                  <c:v>12.133699999999999</c:v>
                </c:pt>
                <c:pt idx="1777" formatCode="0.00">
                  <c:v>11.6266</c:v>
                </c:pt>
                <c:pt idx="1778" formatCode="0.00">
                  <c:v>11.8645</c:v>
                </c:pt>
                <c:pt idx="1779" formatCode="0.00">
                  <c:v>11.864800000000001</c:v>
                </c:pt>
                <c:pt idx="1780" formatCode="0.00">
                  <c:v>12.367599999999999</c:v>
                </c:pt>
                <c:pt idx="1781" formatCode="0.00">
                  <c:v>13.2075</c:v>
                </c:pt>
                <c:pt idx="1782" formatCode="0.00">
                  <c:v>13.169600000000001</c:v>
                </c:pt>
                <c:pt idx="1783" formatCode="0.00">
                  <c:v>13.132400000000001</c:v>
                </c:pt>
                <c:pt idx="1784" formatCode="0.00">
                  <c:v>12.643599999999999</c:v>
                </c:pt>
                <c:pt idx="1785" formatCode="0.00">
                  <c:v>13.081300000000001</c:v>
                </c:pt>
                <c:pt idx="1786" formatCode="0.00">
                  <c:v>13.168900000000001</c:v>
                </c:pt>
                <c:pt idx="1787" formatCode="0.00">
                  <c:v>13.6394</c:v>
                </c:pt>
                <c:pt idx="1788" formatCode="0.00">
                  <c:v>13.725199999999999</c:v>
                </c:pt>
                <c:pt idx="1789" formatCode="0.00">
                  <c:v>13.9078</c:v>
                </c:pt>
                <c:pt idx="1790" formatCode="0.00">
                  <c:v>13.566700000000001</c:v>
                </c:pt>
                <c:pt idx="1791" formatCode="0.00">
                  <c:v>13.502000000000001</c:v>
                </c:pt>
                <c:pt idx="1792" formatCode="0.00">
                  <c:v>13.605600000000001</c:v>
                </c:pt>
                <c:pt idx="1793" formatCode="0.00">
                  <c:v>13.6896</c:v>
                </c:pt>
                <c:pt idx="1794" formatCode="0.00">
                  <c:v>14.6402</c:v>
                </c:pt>
                <c:pt idx="1795" formatCode="0.00">
                  <c:v>14.6029</c:v>
                </c:pt>
                <c:pt idx="1796" formatCode="0.00">
                  <c:v>14.6227</c:v>
                </c:pt>
                <c:pt idx="1797" formatCode="0.00">
                  <c:v>14.5525</c:v>
                </c:pt>
                <c:pt idx="1798" formatCode="0.00">
                  <c:v>14.6349</c:v>
                </c:pt>
                <c:pt idx="1799" formatCode="0.00">
                  <c:v>15.627700000000001</c:v>
                </c:pt>
                <c:pt idx="1800" formatCode="0.00">
                  <c:v>15.015599999999999</c:v>
                </c:pt>
                <c:pt idx="1801" formatCode="0.00">
                  <c:v>18.177</c:v>
                </c:pt>
                <c:pt idx="1802" formatCode="0.00">
                  <c:v>18.817399999999999</c:v>
                </c:pt>
                <c:pt idx="1803" formatCode="0.00">
                  <c:v>21.604099999999999</c:v>
                </c:pt>
                <c:pt idx="1804" formatCode="0.00">
                  <c:v>21.333500000000001</c:v>
                </c:pt>
                <c:pt idx="1805" formatCode="0.00">
                  <c:v>21.290400000000002</c:v>
                </c:pt>
                <c:pt idx="1806" formatCode="0.00">
                  <c:v>21.3871</c:v>
                </c:pt>
                <c:pt idx="1807" formatCode="0.00">
                  <c:v>20.251799999999999</c:v>
                </c:pt>
                <c:pt idx="1808" formatCode="0.00">
                  <c:v>20.485099999999999</c:v>
                </c:pt>
                <c:pt idx="1809" formatCode="0.00">
                  <c:v>20.354199999999999</c:v>
                </c:pt>
                <c:pt idx="1810" formatCode="0.00">
                  <c:v>20.502800000000001</c:v>
                </c:pt>
                <c:pt idx="1811" formatCode="0.00">
                  <c:v>21.099699999999999</c:v>
                </c:pt>
                <c:pt idx="1812" formatCode="0.00">
                  <c:v>20.994599999999998</c:v>
                </c:pt>
                <c:pt idx="1813" formatCode="0.00">
                  <c:v>21.211600000000001</c:v>
                </c:pt>
                <c:pt idx="1814" formatCode="0.00">
                  <c:v>20.560199999999998</c:v>
                </c:pt>
                <c:pt idx="1815" formatCode="0.00">
                  <c:v>20.54</c:v>
                </c:pt>
                <c:pt idx="1816" formatCode="0.00">
                  <c:v>20.573899999999998</c:v>
                </c:pt>
                <c:pt idx="1817" formatCode="0.00">
                  <c:v>20.493300000000001</c:v>
                </c:pt>
                <c:pt idx="1818" formatCode="0.00">
                  <c:v>20.482099999999999</c:v>
                </c:pt>
                <c:pt idx="1819" formatCode="0.00">
                  <c:v>20.0124</c:v>
                </c:pt>
                <c:pt idx="1820" formatCode="0.00">
                  <c:v>19.962800000000001</c:v>
                </c:pt>
                <c:pt idx="1821" formatCode="0.00">
                  <c:v>16.014399999999998</c:v>
                </c:pt>
                <c:pt idx="1822" formatCode="0.00">
                  <c:v>15.302</c:v>
                </c:pt>
                <c:pt idx="1823" formatCode="0.00">
                  <c:v>10.901199999999999</c:v>
                </c:pt>
                <c:pt idx="1824" formatCode="0.00">
                  <c:v>11.9762</c:v>
                </c:pt>
                <c:pt idx="1825" formatCode="0.00">
                  <c:v>12.344799999999999</c:v>
                </c:pt>
                <c:pt idx="1826" formatCode="0.00">
                  <c:v>12.264799999999999</c:v>
                </c:pt>
                <c:pt idx="1827" formatCode="0.00">
                  <c:v>12.329499999999999</c:v>
                </c:pt>
                <c:pt idx="1828" formatCode="0.00">
                  <c:v>11.9992</c:v>
                </c:pt>
                <c:pt idx="1829" formatCode="0.00">
                  <c:v>12.6007</c:v>
                </c:pt>
                <c:pt idx="1830" formatCode="0.00">
                  <c:v>11.8927</c:v>
                </c:pt>
                <c:pt idx="1831" formatCode="0.00">
                  <c:v>12.683199999999999</c:v>
                </c:pt>
                <c:pt idx="1832" formatCode="0.00">
                  <c:v>17.101900000000001</c:v>
                </c:pt>
                <c:pt idx="1833" formatCode="0.00">
                  <c:v>17.071400000000001</c:v>
                </c:pt>
                <c:pt idx="1834" formatCode="0.00">
                  <c:v>17.165800000000001</c:v>
                </c:pt>
                <c:pt idx="1835" formatCode="0.00">
                  <c:v>18.393999999999998</c:v>
                </c:pt>
                <c:pt idx="1836" formatCode="0.00">
                  <c:v>18.1082</c:v>
                </c:pt>
                <c:pt idx="1837" formatCode="0.00">
                  <c:v>17.814800000000002</c:v>
                </c:pt>
                <c:pt idx="1838" formatCode="0.00">
                  <c:v>18.2818</c:v>
                </c:pt>
                <c:pt idx="1839" formatCode="0.00">
                  <c:v>17.988099999999999</c:v>
                </c:pt>
                <c:pt idx="1840" formatCode="0.00">
                  <c:v>18.3262</c:v>
                </c:pt>
                <c:pt idx="1841" formatCode="0.00">
                  <c:v>18.283000000000001</c:v>
                </c:pt>
                <c:pt idx="1842" formatCode="0.00">
                  <c:v>18.202000000000002</c:v>
                </c:pt>
                <c:pt idx="1843" formatCode="0.00">
                  <c:v>18.231100000000001</c:v>
                </c:pt>
                <c:pt idx="1844" formatCode="0.00">
                  <c:v>17.653600000000001</c:v>
                </c:pt>
                <c:pt idx="1845" formatCode="0.00">
                  <c:v>17.351700000000001</c:v>
                </c:pt>
                <c:pt idx="1846" formatCode="0.00">
                  <c:v>17.590299999999999</c:v>
                </c:pt>
                <c:pt idx="1847" formatCode="0.00">
                  <c:v>17.512599999999999</c:v>
                </c:pt>
                <c:pt idx="1848" formatCode="0.00">
                  <c:v>17.561</c:v>
                </c:pt>
                <c:pt idx="1849" formatCode="0.00">
                  <c:v>16.732299999999999</c:v>
                </c:pt>
                <c:pt idx="1850" formatCode="0.00">
                  <c:v>16.619900000000001</c:v>
                </c:pt>
                <c:pt idx="1851" formatCode="0.00">
                  <c:v>16.2195</c:v>
                </c:pt>
                <c:pt idx="1852" formatCode="0.00">
                  <c:v>19.375499999999999</c:v>
                </c:pt>
                <c:pt idx="1853" formatCode="0.00">
                  <c:v>20.878799999999998</c:v>
                </c:pt>
                <c:pt idx="1854" formatCode="0.00">
                  <c:v>21.0778</c:v>
                </c:pt>
                <c:pt idx="1855" formatCode="0.00">
                  <c:v>21.194500000000001</c:v>
                </c:pt>
                <c:pt idx="1856" formatCode="0.00">
                  <c:v>24.918700000000001</c:v>
                </c:pt>
                <c:pt idx="1857" formatCode="0.00">
                  <c:v>24.833300000000001</c:v>
                </c:pt>
                <c:pt idx="1858" formatCode="0.00">
                  <c:v>25.0763</c:v>
                </c:pt>
                <c:pt idx="1859" formatCode="0.00">
                  <c:v>25.4861</c:v>
                </c:pt>
                <c:pt idx="1860" formatCode="0.00">
                  <c:v>24.9621</c:v>
                </c:pt>
                <c:pt idx="1861" formatCode="0.00">
                  <c:v>28.865200000000002</c:v>
                </c:pt>
                <c:pt idx="1862" formatCode="0.00">
                  <c:v>30.4101</c:v>
                </c:pt>
                <c:pt idx="1863" formatCode="0.00">
                  <c:v>30.412500000000001</c:v>
                </c:pt>
                <c:pt idx="1864" formatCode="0.00">
                  <c:v>31.324999999999999</c:v>
                </c:pt>
                <c:pt idx="1865" formatCode="0.00">
                  <c:v>31.555499999999999</c:v>
                </c:pt>
                <c:pt idx="1866" formatCode="0.00">
                  <c:v>31.147099999999998</c:v>
                </c:pt>
                <c:pt idx="1867" formatCode="0.00">
                  <c:v>31.157599999999999</c:v>
                </c:pt>
                <c:pt idx="1868" formatCode="0.00">
                  <c:v>31.179600000000001</c:v>
                </c:pt>
                <c:pt idx="1869" formatCode="0.00">
                  <c:v>31.5852</c:v>
                </c:pt>
                <c:pt idx="1870" formatCode="0.00">
                  <c:v>32.089300000000001</c:v>
                </c:pt>
                <c:pt idx="1871" formatCode="0.00">
                  <c:v>32.174399999999999</c:v>
                </c:pt>
                <c:pt idx="1872" formatCode="0.00">
                  <c:v>29.549700000000001</c:v>
                </c:pt>
                <c:pt idx="1873" formatCode="0.00">
                  <c:v>28.025099999999998</c:v>
                </c:pt>
                <c:pt idx="1874" formatCode="0.00">
                  <c:v>28.070699999999999</c:v>
                </c:pt>
                <c:pt idx="1875" formatCode="0.00">
                  <c:v>27.169899999999998</c:v>
                </c:pt>
                <c:pt idx="1876" formatCode="0.00">
                  <c:v>23.5153</c:v>
                </c:pt>
                <c:pt idx="1877" formatCode="0.00">
                  <c:v>23.510100000000001</c:v>
                </c:pt>
                <c:pt idx="1878" formatCode="0.00">
                  <c:v>22.854800000000001</c:v>
                </c:pt>
                <c:pt idx="1879" formatCode="0.00">
                  <c:v>22.763500000000001</c:v>
                </c:pt>
                <c:pt idx="1880" formatCode="0.00">
                  <c:v>22.754000000000001</c:v>
                </c:pt>
                <c:pt idx="1881" formatCode="0.00">
                  <c:v>15.0899</c:v>
                </c:pt>
                <c:pt idx="1882" formatCode="0.00">
                  <c:v>13.8004</c:v>
                </c:pt>
                <c:pt idx="1883" formatCode="0.00">
                  <c:v>13.7813</c:v>
                </c:pt>
                <c:pt idx="1884" formatCode="0.00">
                  <c:v>12.9679</c:v>
                </c:pt>
                <c:pt idx="1885" formatCode="0.00">
                  <c:v>16.6509</c:v>
                </c:pt>
                <c:pt idx="1886" formatCode="0.00">
                  <c:v>18.942900000000002</c:v>
                </c:pt>
                <c:pt idx="1887" formatCode="0.00">
                  <c:v>18.9269</c:v>
                </c:pt>
                <c:pt idx="1888" formatCode="0.00">
                  <c:v>19.1051</c:v>
                </c:pt>
                <c:pt idx="1889" formatCode="0.00">
                  <c:v>18.779199999999999</c:v>
                </c:pt>
                <c:pt idx="1890" formatCode="0.00">
                  <c:v>18.522099999999998</c:v>
                </c:pt>
                <c:pt idx="1891" formatCode="0.00">
                  <c:v>18.9178</c:v>
                </c:pt>
                <c:pt idx="1892" formatCode="0.00">
                  <c:v>18.289200000000001</c:v>
                </c:pt>
                <c:pt idx="1893" formatCode="0.00">
                  <c:v>18.298999999999999</c:v>
                </c:pt>
                <c:pt idx="1894" formatCode="0.00">
                  <c:v>18.340699999999998</c:v>
                </c:pt>
                <c:pt idx="1895" formatCode="0.00">
                  <c:v>18.3474</c:v>
                </c:pt>
                <c:pt idx="1896" formatCode="0.00">
                  <c:v>17.7407</c:v>
                </c:pt>
                <c:pt idx="1897" formatCode="0.00">
                  <c:v>17.984300000000001</c:v>
                </c:pt>
                <c:pt idx="1898" formatCode="0.00">
                  <c:v>17.963699999999999</c:v>
                </c:pt>
                <c:pt idx="1899" formatCode="0.00">
                  <c:v>17.951499999999999</c:v>
                </c:pt>
                <c:pt idx="1900" formatCode="0.00">
                  <c:v>17.908899999999999</c:v>
                </c:pt>
                <c:pt idx="1901" formatCode="0.00">
                  <c:v>17.567699999999999</c:v>
                </c:pt>
                <c:pt idx="1902" formatCode="0.00">
                  <c:v>17.4772</c:v>
                </c:pt>
                <c:pt idx="1903" formatCode="0.00">
                  <c:v>17.585599999999999</c:v>
                </c:pt>
                <c:pt idx="1904" formatCode="0.00">
                  <c:v>17.150099999999998</c:v>
                </c:pt>
                <c:pt idx="1905" formatCode="0.00">
                  <c:v>12.4726</c:v>
                </c:pt>
                <c:pt idx="1906" formatCode="0.00">
                  <c:v>9.1231000000000009</c:v>
                </c:pt>
                <c:pt idx="1907" formatCode="0.00">
                  <c:v>9.0930999999999997</c:v>
                </c:pt>
                <c:pt idx="1908" formatCode="0.00">
                  <c:v>8.8493999999999993</c:v>
                </c:pt>
                <c:pt idx="1909" formatCode="0.00">
                  <c:v>11.289899999999999</c:v>
                </c:pt>
                <c:pt idx="1910" formatCode="0.00">
                  <c:v>11.447900000000001</c:v>
                </c:pt>
                <c:pt idx="1911" formatCode="0.00">
                  <c:v>10.784800000000001</c:v>
                </c:pt>
                <c:pt idx="1912" formatCode="0.00">
                  <c:v>10.776</c:v>
                </c:pt>
                <c:pt idx="1913" formatCode="0.00">
                  <c:v>10.9344</c:v>
                </c:pt>
                <c:pt idx="1914" formatCode="0.00">
                  <c:v>10.5304</c:v>
                </c:pt>
                <c:pt idx="1915" formatCode="0.00">
                  <c:v>11.2035</c:v>
                </c:pt>
                <c:pt idx="1916" formatCode="0.00">
                  <c:v>11.079000000000001</c:v>
                </c:pt>
                <c:pt idx="1917" formatCode="0.00">
                  <c:v>10.8126</c:v>
                </c:pt>
                <c:pt idx="1918" formatCode="0.00">
                  <c:v>10.91</c:v>
                </c:pt>
                <c:pt idx="1919" formatCode="0.00">
                  <c:v>11.925800000000001</c:v>
                </c:pt>
                <c:pt idx="1920" formatCode="0.00">
                  <c:v>11.8788</c:v>
                </c:pt>
                <c:pt idx="1921" formatCode="0.00">
                  <c:v>11.9231</c:v>
                </c:pt>
                <c:pt idx="1922" formatCode="0.00">
                  <c:v>11.9245</c:v>
                </c:pt>
                <c:pt idx="1923" formatCode="0.00">
                  <c:v>11.863799999999999</c:v>
                </c:pt>
                <c:pt idx="1924" formatCode="0.00">
                  <c:v>11.81</c:v>
                </c:pt>
                <c:pt idx="1925" formatCode="0.00">
                  <c:v>11.291399999999999</c:v>
                </c:pt>
                <c:pt idx="1926" formatCode="0.00">
                  <c:v>11.1107</c:v>
                </c:pt>
                <c:pt idx="1927" formatCode="0.00">
                  <c:v>11.471399999999999</c:v>
                </c:pt>
                <c:pt idx="1928" formatCode="0.00">
                  <c:v>11.458500000000001</c:v>
                </c:pt>
                <c:pt idx="1929" formatCode="0.00">
                  <c:v>8.5985999999999994</c:v>
                </c:pt>
                <c:pt idx="1930" formatCode="0.00">
                  <c:v>8.0495999999999999</c:v>
                </c:pt>
                <c:pt idx="1931" formatCode="0.00">
                  <c:v>10.7555</c:v>
                </c:pt>
                <c:pt idx="1932" formatCode="0.00">
                  <c:v>11.063599999999999</c:v>
                </c:pt>
                <c:pt idx="1933" formatCode="0.00">
                  <c:v>10.5677</c:v>
                </c:pt>
                <c:pt idx="1934" formatCode="0.00">
                  <c:v>10.906000000000001</c:v>
                </c:pt>
                <c:pt idx="1935" formatCode="0.00">
                  <c:v>10.753</c:v>
                </c:pt>
                <c:pt idx="1936" formatCode="0.00">
                  <c:v>11.172599999999999</c:v>
                </c:pt>
                <c:pt idx="1937" formatCode="0.00">
                  <c:v>11.1706</c:v>
                </c:pt>
                <c:pt idx="1938" formatCode="0.00">
                  <c:v>11.1899</c:v>
                </c:pt>
                <c:pt idx="1939" formatCode="0.00">
                  <c:v>10.3491</c:v>
                </c:pt>
                <c:pt idx="1940" formatCode="0.00">
                  <c:v>10.598800000000001</c:v>
                </c:pt>
                <c:pt idx="1941" formatCode="0.00">
                  <c:v>10.4711</c:v>
                </c:pt>
                <c:pt idx="1942" formatCode="0.00">
                  <c:v>10.548</c:v>
                </c:pt>
                <c:pt idx="1943" formatCode="0.00">
                  <c:v>10.6691</c:v>
                </c:pt>
                <c:pt idx="1944" formatCode="0.00">
                  <c:v>10.667899999999999</c:v>
                </c:pt>
                <c:pt idx="1945" formatCode="0.00">
                  <c:v>11.168200000000001</c:v>
                </c:pt>
                <c:pt idx="1946" formatCode="0.00">
                  <c:v>11.165800000000001</c:v>
                </c:pt>
                <c:pt idx="1947" formatCode="0.00">
                  <c:v>10.9298</c:v>
                </c:pt>
                <c:pt idx="1948" formatCode="0.00">
                  <c:v>12.137600000000001</c:v>
                </c:pt>
                <c:pt idx="1949" formatCode="0.00">
                  <c:v>12.180999999999999</c:v>
                </c:pt>
                <c:pt idx="1950" formatCode="0.00">
                  <c:v>12.5779</c:v>
                </c:pt>
                <c:pt idx="1951" formatCode="0.00">
                  <c:v>11.5966</c:v>
                </c:pt>
                <c:pt idx="1952" formatCode="0.00">
                  <c:v>11.396000000000001</c:v>
                </c:pt>
                <c:pt idx="1953" formatCode="0.00">
                  <c:v>11.6494</c:v>
                </c:pt>
                <c:pt idx="1954" formatCode="0.00">
                  <c:v>11.7765</c:v>
                </c:pt>
                <c:pt idx="1955" formatCode="0.00">
                  <c:v>11.5799</c:v>
                </c:pt>
                <c:pt idx="1956" formatCode="0.00">
                  <c:v>11.383699999999999</c:v>
                </c:pt>
                <c:pt idx="1957" formatCode="0.00">
                  <c:v>11.4366</c:v>
                </c:pt>
                <c:pt idx="1958" formatCode="0.00">
                  <c:v>14.8941</c:v>
                </c:pt>
                <c:pt idx="1959" formatCode="0.00">
                  <c:v>16.206399999999999</c:v>
                </c:pt>
                <c:pt idx="1960" formatCode="0.00">
                  <c:v>18.4343</c:v>
                </c:pt>
                <c:pt idx="1961" formatCode="0.00">
                  <c:v>18.482700000000001</c:v>
                </c:pt>
                <c:pt idx="1962" formatCode="0.00">
                  <c:v>18.857800000000001</c:v>
                </c:pt>
                <c:pt idx="1963" formatCode="0.00">
                  <c:v>18.687200000000001</c:v>
                </c:pt>
                <c:pt idx="1964" formatCode="0.00">
                  <c:v>18.938400000000001</c:v>
                </c:pt>
                <c:pt idx="1965" formatCode="0.00">
                  <c:v>18.765999999999998</c:v>
                </c:pt>
                <c:pt idx="1966" formatCode="0.00">
                  <c:v>18.630199999999999</c:v>
                </c:pt>
                <c:pt idx="1967" formatCode="0.00">
                  <c:v>18.569400000000002</c:v>
                </c:pt>
                <c:pt idx="1968" formatCode="0.00">
                  <c:v>18.012</c:v>
                </c:pt>
                <c:pt idx="1969" formatCode="0.00">
                  <c:v>17.9636</c:v>
                </c:pt>
                <c:pt idx="1970" formatCode="0.00">
                  <c:v>17.5566</c:v>
                </c:pt>
                <c:pt idx="1971" formatCode="0.00">
                  <c:v>16.436399999999999</c:v>
                </c:pt>
                <c:pt idx="1972" formatCode="0.00">
                  <c:v>16.8096</c:v>
                </c:pt>
                <c:pt idx="1973" formatCode="0.00">
                  <c:v>17.5687</c:v>
                </c:pt>
                <c:pt idx="1974" formatCode="0.00">
                  <c:v>17.714300000000001</c:v>
                </c:pt>
                <c:pt idx="1975" formatCode="0.00">
                  <c:v>17.675599999999999</c:v>
                </c:pt>
                <c:pt idx="1976" formatCode="0.00">
                  <c:v>17.742799999999999</c:v>
                </c:pt>
                <c:pt idx="1977" formatCode="0.00">
                  <c:v>17.724900000000002</c:v>
                </c:pt>
                <c:pt idx="1978" formatCode="0.00">
                  <c:v>14.8903</c:v>
                </c:pt>
                <c:pt idx="1979" formatCode="0.00">
                  <c:v>13.3613</c:v>
                </c:pt>
                <c:pt idx="1980" formatCode="0.00">
                  <c:v>11.371700000000001</c:v>
                </c:pt>
                <c:pt idx="1981" formatCode="0.00">
                  <c:v>11.367599999999999</c:v>
                </c:pt>
                <c:pt idx="1982" formatCode="0.00">
                  <c:v>11.017200000000001</c:v>
                </c:pt>
                <c:pt idx="1983" formatCode="0.00">
                  <c:v>12.6965</c:v>
                </c:pt>
                <c:pt idx="1984" formatCode="0.00">
                  <c:v>12.770899999999999</c:v>
                </c:pt>
                <c:pt idx="1985" formatCode="0.00">
                  <c:v>13.4049</c:v>
                </c:pt>
                <c:pt idx="1986" formatCode="0.00">
                  <c:v>13.932</c:v>
                </c:pt>
                <c:pt idx="1987" formatCode="0.00">
                  <c:v>13.9343</c:v>
                </c:pt>
                <c:pt idx="1988" formatCode="0.00">
                  <c:v>17.473400000000002</c:v>
                </c:pt>
                <c:pt idx="1989" formatCode="0.00">
                  <c:v>17.742000000000001</c:v>
                </c:pt>
                <c:pt idx="1990" formatCode="0.00">
                  <c:v>17.781300000000002</c:v>
                </c:pt>
                <c:pt idx="1991" formatCode="0.00">
                  <c:v>18.7393</c:v>
                </c:pt>
                <c:pt idx="1992" formatCode="0.00">
                  <c:v>18.114799999999999</c:v>
                </c:pt>
                <c:pt idx="1993" formatCode="0.00">
                  <c:v>19.191099999999999</c:v>
                </c:pt>
                <c:pt idx="1994" formatCode="0.00">
                  <c:v>21.497199999999999</c:v>
                </c:pt>
                <c:pt idx="1995" formatCode="0.00">
                  <c:v>21.4556</c:v>
                </c:pt>
                <c:pt idx="1996" formatCode="0.00">
                  <c:v>21.514299999999999</c:v>
                </c:pt>
                <c:pt idx="1997" formatCode="0.00">
                  <c:v>21.620999999999999</c:v>
                </c:pt>
                <c:pt idx="1998" formatCode="0.00">
                  <c:v>21.895900000000001</c:v>
                </c:pt>
                <c:pt idx="1999" formatCode="0.00">
                  <c:v>20.8673</c:v>
                </c:pt>
                <c:pt idx="2000" formatCode="0.00">
                  <c:v>20.902699999999999</c:v>
                </c:pt>
                <c:pt idx="2001" formatCode="0.00">
                  <c:v>20.843299999999999</c:v>
                </c:pt>
                <c:pt idx="2002" formatCode="0.00">
                  <c:v>20.862500000000001</c:v>
                </c:pt>
                <c:pt idx="2003" formatCode="0.00">
                  <c:v>21.257000000000001</c:v>
                </c:pt>
                <c:pt idx="2004" formatCode="0.00">
                  <c:v>21.751300000000001</c:v>
                </c:pt>
                <c:pt idx="2005" formatCode="0.00">
                  <c:v>21.279499999999999</c:v>
                </c:pt>
                <c:pt idx="2006" formatCode="0.00">
                  <c:v>21.3537</c:v>
                </c:pt>
                <c:pt idx="2007" formatCode="0.00">
                  <c:v>21.371600000000001</c:v>
                </c:pt>
                <c:pt idx="2008" formatCode="0.00">
                  <c:v>18.333300000000001</c:v>
                </c:pt>
                <c:pt idx="2009" formatCode="0.00">
                  <c:v>18.014299999999999</c:v>
                </c:pt>
                <c:pt idx="2010" formatCode="0.00">
                  <c:v>18.060500000000001</c:v>
                </c:pt>
                <c:pt idx="2011" formatCode="0.00">
                  <c:v>18.008700000000001</c:v>
                </c:pt>
                <c:pt idx="2012" formatCode="0.00">
                  <c:v>17.954599999999999</c:v>
                </c:pt>
                <c:pt idx="2013" formatCode="0.00">
                  <c:v>15.899699999999999</c:v>
                </c:pt>
                <c:pt idx="2014" formatCode="0.00">
                  <c:v>12.8734</c:v>
                </c:pt>
                <c:pt idx="2015" formatCode="0.00">
                  <c:v>13.301299999999999</c:v>
                </c:pt>
                <c:pt idx="2016" formatCode="0.00">
                  <c:v>13.7386</c:v>
                </c:pt>
                <c:pt idx="2017" formatCode="0.00">
                  <c:v>13.6425</c:v>
                </c:pt>
                <c:pt idx="2018" formatCode="0.00">
                  <c:v>13.0267</c:v>
                </c:pt>
                <c:pt idx="2019" formatCode="0.00">
                  <c:v>14.320600000000001</c:v>
                </c:pt>
                <c:pt idx="2020" formatCode="0.00">
                  <c:v>14.254899999999999</c:v>
                </c:pt>
                <c:pt idx="2021" formatCode="0.00">
                  <c:v>14.335699999999999</c:v>
                </c:pt>
                <c:pt idx="2022" formatCode="0.00">
                  <c:v>14.564399999999999</c:v>
                </c:pt>
                <c:pt idx="2023" formatCode="0.00">
                  <c:v>13.661300000000001</c:v>
                </c:pt>
                <c:pt idx="2024" formatCode="0.00">
                  <c:v>12.6717</c:v>
                </c:pt>
                <c:pt idx="2025" formatCode="0.00">
                  <c:v>12.839600000000001</c:v>
                </c:pt>
                <c:pt idx="2026" formatCode="0.00">
                  <c:v>12.1279</c:v>
                </c:pt>
                <c:pt idx="2027" formatCode="0.00">
                  <c:v>12.3652</c:v>
                </c:pt>
                <c:pt idx="2028" formatCode="0.00">
                  <c:v>13.9252</c:v>
                </c:pt>
                <c:pt idx="2029" formatCode="0.00">
                  <c:v>14.0023</c:v>
                </c:pt>
                <c:pt idx="2030" formatCode="0.00">
                  <c:v>13.834199999999999</c:v>
                </c:pt>
                <c:pt idx="2031" formatCode="0.00">
                  <c:v>13.224600000000001</c:v>
                </c:pt>
                <c:pt idx="2032" formatCode="0.00">
                  <c:v>13.1897</c:v>
                </c:pt>
                <c:pt idx="2033" formatCode="0.00">
                  <c:v>13.5351</c:v>
                </c:pt>
                <c:pt idx="2034" formatCode="0.00">
                  <c:v>13.8392</c:v>
                </c:pt>
                <c:pt idx="2035" formatCode="0.00">
                  <c:v>13.570499999999999</c:v>
                </c:pt>
                <c:pt idx="2036" formatCode="0.00">
                  <c:v>12.7112</c:v>
                </c:pt>
                <c:pt idx="2037" formatCode="0.00">
                  <c:v>14.0002</c:v>
                </c:pt>
                <c:pt idx="2038" formatCode="0.00">
                  <c:v>14.001799999999999</c:v>
                </c:pt>
                <c:pt idx="2039" formatCode="0.00">
                  <c:v>12.4353</c:v>
                </c:pt>
                <c:pt idx="2040" formatCode="0.00">
                  <c:v>12.422599999999999</c:v>
                </c:pt>
                <c:pt idx="2041" formatCode="0.00">
                  <c:v>13.504300000000001</c:v>
                </c:pt>
                <c:pt idx="2042" formatCode="0.00">
                  <c:v>14.0777</c:v>
                </c:pt>
                <c:pt idx="2043" formatCode="0.00">
                  <c:v>14.723000000000001</c:v>
                </c:pt>
                <c:pt idx="2044" formatCode="0.00">
                  <c:v>15.557600000000001</c:v>
                </c:pt>
                <c:pt idx="2045" formatCode="0.00">
                  <c:v>15.564</c:v>
                </c:pt>
                <c:pt idx="2046" formatCode="0.00">
                  <c:v>15.929</c:v>
                </c:pt>
                <c:pt idx="2047" formatCode="0.00">
                  <c:v>16.980499999999999</c:v>
                </c:pt>
                <c:pt idx="2048" formatCode="0.00">
                  <c:v>16.511399999999998</c:v>
                </c:pt>
                <c:pt idx="2049" formatCode="0.00">
                  <c:v>16.724299999999999</c:v>
                </c:pt>
                <c:pt idx="2050" formatCode="0.00">
                  <c:v>16.828099999999999</c:v>
                </c:pt>
                <c:pt idx="2051" formatCode="0.00">
                  <c:v>17.278700000000001</c:v>
                </c:pt>
                <c:pt idx="2052" formatCode="0.00">
                  <c:v>23.779599999999999</c:v>
                </c:pt>
                <c:pt idx="2053" formatCode="0.00">
                  <c:v>25.923100000000002</c:v>
                </c:pt>
                <c:pt idx="2054" formatCode="0.00">
                  <c:v>25.881900000000002</c:v>
                </c:pt>
                <c:pt idx="2055" formatCode="0.00">
                  <c:v>25.903700000000001</c:v>
                </c:pt>
                <c:pt idx="2056" formatCode="0.00">
                  <c:v>26.486699999999999</c:v>
                </c:pt>
                <c:pt idx="2057" formatCode="0.00">
                  <c:v>25.512699999999999</c:v>
                </c:pt>
                <c:pt idx="2058" formatCode="0.00">
                  <c:v>25.74</c:v>
                </c:pt>
                <c:pt idx="2059" formatCode="0.00">
                  <c:v>26.457999999999998</c:v>
                </c:pt>
                <c:pt idx="2060" formatCode="0.00">
                  <c:v>29.6221</c:v>
                </c:pt>
                <c:pt idx="2061" formatCode="0.00">
                  <c:v>31.136399999999998</c:v>
                </c:pt>
                <c:pt idx="2062" formatCode="0.00">
                  <c:v>31.405999999999999</c:v>
                </c:pt>
                <c:pt idx="2063" formatCode="0.00">
                  <c:v>34.694699999999997</c:v>
                </c:pt>
                <c:pt idx="2064" formatCode="0.00">
                  <c:v>36.082500000000003</c:v>
                </c:pt>
                <c:pt idx="2065" formatCode="0.00">
                  <c:v>35.978900000000003</c:v>
                </c:pt>
                <c:pt idx="2066" formatCode="0.00">
                  <c:v>41.498399999999997</c:v>
                </c:pt>
                <c:pt idx="2067" formatCode="0.00">
                  <c:v>41.845500000000001</c:v>
                </c:pt>
                <c:pt idx="2068" formatCode="0.00">
                  <c:v>41.716200000000001</c:v>
                </c:pt>
                <c:pt idx="2069" formatCode="0.00">
                  <c:v>41.608600000000003</c:v>
                </c:pt>
                <c:pt idx="2070" formatCode="0.00">
                  <c:v>41.803600000000003</c:v>
                </c:pt>
                <c:pt idx="2071" formatCode="0.00">
                  <c:v>42.053199999999997</c:v>
                </c:pt>
                <c:pt idx="2072" formatCode="0.00">
                  <c:v>40.091500000000003</c:v>
                </c:pt>
                <c:pt idx="2073" formatCode="0.00">
                  <c:v>39.048099999999998</c:v>
                </c:pt>
                <c:pt idx="2074" formatCode="0.00">
                  <c:v>39.234900000000003</c:v>
                </c:pt>
                <c:pt idx="2075" formatCode="0.00">
                  <c:v>39.368600000000001</c:v>
                </c:pt>
                <c:pt idx="2076" formatCode="0.00">
                  <c:v>39.038400000000003</c:v>
                </c:pt>
                <c:pt idx="2077" formatCode="0.00">
                  <c:v>38.930799999999998</c:v>
                </c:pt>
                <c:pt idx="2078" formatCode="0.00">
                  <c:v>38.784199999999998</c:v>
                </c:pt>
                <c:pt idx="2079" formatCode="0.00">
                  <c:v>38.017899999999997</c:v>
                </c:pt>
                <c:pt idx="2080" formatCode="0.00">
                  <c:v>34.253399999999999</c:v>
                </c:pt>
                <c:pt idx="2081" formatCode="0.00">
                  <c:v>33.603200000000001</c:v>
                </c:pt>
                <c:pt idx="2082" formatCode="0.00">
                  <c:v>33.844299999999997</c:v>
                </c:pt>
                <c:pt idx="2083" formatCode="0.00">
                  <c:v>28.383800000000001</c:v>
                </c:pt>
                <c:pt idx="2084" formatCode="0.00">
                  <c:v>23.288</c:v>
                </c:pt>
                <c:pt idx="2085" formatCode="0.00">
                  <c:v>28.8691</c:v>
                </c:pt>
                <c:pt idx="2086" formatCode="0.00">
                  <c:v>23.607800000000001</c:v>
                </c:pt>
                <c:pt idx="2087" formatCode="0.00">
                  <c:v>23.760999999999999</c:v>
                </c:pt>
                <c:pt idx="2088" formatCode="0.00">
                  <c:v>24.7532</c:v>
                </c:pt>
                <c:pt idx="2089" formatCode="0.00">
                  <c:v>25.358000000000001</c:v>
                </c:pt>
                <c:pt idx="2090" formatCode="0.00">
                  <c:v>26.8628</c:v>
                </c:pt>
                <c:pt idx="2091" formatCode="0.00">
                  <c:v>26.436399999999999</c:v>
                </c:pt>
                <c:pt idx="2092" formatCode="0.00">
                  <c:v>23.871099999999998</c:v>
                </c:pt>
                <c:pt idx="2093" formatCode="0.00">
                  <c:v>24.942399999999999</c:v>
                </c:pt>
                <c:pt idx="2094" formatCode="0.00">
                  <c:v>24.182300000000001</c:v>
                </c:pt>
                <c:pt idx="2095" formatCode="0.00">
                  <c:v>24.7974</c:v>
                </c:pt>
                <c:pt idx="2096" formatCode="0.00">
                  <c:v>25.447800000000001</c:v>
                </c:pt>
                <c:pt idx="2097" formatCode="0.00">
                  <c:v>25.290500000000002</c:v>
                </c:pt>
                <c:pt idx="2098" formatCode="0.00">
                  <c:v>25.698</c:v>
                </c:pt>
                <c:pt idx="2099" formatCode="0.00">
                  <c:v>25.729700000000001</c:v>
                </c:pt>
                <c:pt idx="2100" formatCode="0.00">
                  <c:v>25.660599999999999</c:v>
                </c:pt>
                <c:pt idx="2101" formatCode="0.00">
                  <c:v>25.7502</c:v>
                </c:pt>
                <c:pt idx="2102" formatCode="0.00">
                  <c:v>26.108599999999999</c:v>
                </c:pt>
                <c:pt idx="2103" formatCode="0.00">
                  <c:v>27.0747</c:v>
                </c:pt>
                <c:pt idx="2104" formatCode="0.00">
                  <c:v>26.863499999999998</c:v>
                </c:pt>
                <c:pt idx="2105" formatCode="0.00">
                  <c:v>22.508900000000001</c:v>
                </c:pt>
                <c:pt idx="2106" formatCode="0.00">
                  <c:v>23.506699999999999</c:v>
                </c:pt>
                <c:pt idx="2107" formatCode="0.00">
                  <c:v>23.143699999999999</c:v>
                </c:pt>
                <c:pt idx="2108" formatCode="0.00">
                  <c:v>22.157699999999998</c:v>
                </c:pt>
                <c:pt idx="2109" formatCode="0.00">
                  <c:v>21.582899999999999</c:v>
                </c:pt>
                <c:pt idx="2110" formatCode="0.00">
                  <c:v>18.6663</c:v>
                </c:pt>
                <c:pt idx="2111" formatCode="0.00">
                  <c:v>18.511600000000001</c:v>
                </c:pt>
                <c:pt idx="2112" formatCode="0.00">
                  <c:v>19.034700000000001</c:v>
                </c:pt>
                <c:pt idx="2113" formatCode="0.00">
                  <c:v>18.169699999999999</c:v>
                </c:pt>
                <c:pt idx="2114" formatCode="0.00">
                  <c:v>18.1754</c:v>
                </c:pt>
                <c:pt idx="2115" formatCode="0.00">
                  <c:v>17.484000000000002</c:v>
                </c:pt>
                <c:pt idx="2116" formatCode="0.00">
                  <c:v>16.7867</c:v>
                </c:pt>
                <c:pt idx="2117" formatCode="0.00">
                  <c:v>16.9343</c:v>
                </c:pt>
                <c:pt idx="2118" formatCode="0.00">
                  <c:v>16.685099999999998</c:v>
                </c:pt>
                <c:pt idx="2119" formatCode="0.00">
                  <c:v>16.6967</c:v>
                </c:pt>
                <c:pt idx="2120" formatCode="0.00">
                  <c:v>18.102599999999999</c:v>
                </c:pt>
                <c:pt idx="2121" formatCode="0.00">
                  <c:v>17.53</c:v>
                </c:pt>
                <c:pt idx="2122" formatCode="0.00">
                  <c:v>13.641999999999999</c:v>
                </c:pt>
                <c:pt idx="2123" formatCode="0.00">
                  <c:v>13.0824</c:v>
                </c:pt>
                <c:pt idx="2124" formatCode="0.00">
                  <c:v>13.187099999999999</c:v>
                </c:pt>
                <c:pt idx="2125" formatCode="0.00">
                  <c:v>11.5495</c:v>
                </c:pt>
                <c:pt idx="2126" formatCode="0.00">
                  <c:v>10.5831</c:v>
                </c:pt>
                <c:pt idx="2127" formatCode="0.00">
                  <c:v>10.6479</c:v>
                </c:pt>
                <c:pt idx="2128" formatCode="0.00">
                  <c:v>10.8286</c:v>
                </c:pt>
                <c:pt idx="2129" formatCode="0.00">
                  <c:v>10.7905</c:v>
                </c:pt>
                <c:pt idx="2130" formatCode="0.00">
                  <c:v>10.7636</c:v>
                </c:pt>
                <c:pt idx="2131" formatCode="0.00">
                  <c:v>10.8065</c:v>
                </c:pt>
                <c:pt idx="2132" formatCode="0.00">
                  <c:v>10.278700000000001</c:v>
                </c:pt>
                <c:pt idx="2133" formatCode="0.00">
                  <c:v>10.4026</c:v>
                </c:pt>
                <c:pt idx="2134" formatCode="0.00">
                  <c:v>10.436500000000001</c:v>
                </c:pt>
                <c:pt idx="2135" formatCode="0.00">
                  <c:v>10.6251</c:v>
                </c:pt>
                <c:pt idx="2136" formatCode="0.00">
                  <c:v>10.5479</c:v>
                </c:pt>
                <c:pt idx="2137" formatCode="0.00">
                  <c:v>10.5472</c:v>
                </c:pt>
                <c:pt idx="2138" formatCode="0.00">
                  <c:v>10.0032</c:v>
                </c:pt>
                <c:pt idx="2139" formatCode="0.00">
                  <c:v>10.285</c:v>
                </c:pt>
                <c:pt idx="2140" formatCode="0.00">
                  <c:v>8.9263999999999992</c:v>
                </c:pt>
                <c:pt idx="2141" formatCode="0.00">
                  <c:v>8.7868999999999993</c:v>
                </c:pt>
                <c:pt idx="2142" formatCode="0.00">
                  <c:v>8.5855999999999995</c:v>
                </c:pt>
                <c:pt idx="2143" formatCode="0.00">
                  <c:v>8.6356999999999999</c:v>
                </c:pt>
                <c:pt idx="2144" formatCode="0.00">
                  <c:v>8.6092999999999993</c:v>
                </c:pt>
                <c:pt idx="2145" formatCode="0.00">
                  <c:v>13.098699999999999</c:v>
                </c:pt>
                <c:pt idx="2146" formatCode="0.00">
                  <c:v>13.258699999999999</c:v>
                </c:pt>
                <c:pt idx="2147" formatCode="0.00">
                  <c:v>13.954700000000001</c:v>
                </c:pt>
                <c:pt idx="2148" formatCode="0.00">
                  <c:v>13.906000000000001</c:v>
                </c:pt>
                <c:pt idx="2149" formatCode="0.00">
                  <c:v>13.562900000000001</c:v>
                </c:pt>
                <c:pt idx="2150" formatCode="0.00">
                  <c:v>13.1732</c:v>
                </c:pt>
                <c:pt idx="2151" formatCode="0.00">
                  <c:v>13.293100000000001</c:v>
                </c:pt>
                <c:pt idx="2152" formatCode="0.00">
                  <c:v>13.588100000000001</c:v>
                </c:pt>
                <c:pt idx="2153" formatCode="0.00">
                  <c:v>15.618600000000001</c:v>
                </c:pt>
                <c:pt idx="2154" formatCode="0.00">
                  <c:v>16.365600000000001</c:v>
                </c:pt>
                <c:pt idx="2155" formatCode="0.00">
                  <c:v>16.364899999999999</c:v>
                </c:pt>
                <c:pt idx="2156" formatCode="0.00">
                  <c:v>16.0565</c:v>
                </c:pt>
                <c:pt idx="2157" formatCode="0.00">
                  <c:v>16.0105</c:v>
                </c:pt>
                <c:pt idx="2158" formatCode="0.00">
                  <c:v>17.0198</c:v>
                </c:pt>
                <c:pt idx="2159" formatCode="0.00">
                  <c:v>17.034700000000001</c:v>
                </c:pt>
                <c:pt idx="2160" formatCode="0.00">
                  <c:v>17.799199999999999</c:v>
                </c:pt>
                <c:pt idx="2161" formatCode="0.00">
                  <c:v>17.557400000000001</c:v>
                </c:pt>
                <c:pt idx="2162" formatCode="0.00">
                  <c:v>17.869199999999999</c:v>
                </c:pt>
                <c:pt idx="2163" formatCode="0.00">
                  <c:v>21.656700000000001</c:v>
                </c:pt>
                <c:pt idx="2164" formatCode="0.00">
                  <c:v>21.446300000000001</c:v>
                </c:pt>
                <c:pt idx="2165" formatCode="0.00">
                  <c:v>23.1325</c:v>
                </c:pt>
                <c:pt idx="2166" formatCode="0.00">
                  <c:v>24.338799999999999</c:v>
                </c:pt>
                <c:pt idx="2167" formatCode="0.00">
                  <c:v>25.465900000000001</c:v>
                </c:pt>
                <c:pt idx="2168" formatCode="0.00">
                  <c:v>25.834</c:v>
                </c:pt>
                <c:pt idx="2169" formatCode="0.00">
                  <c:v>27.247299999999999</c:v>
                </c:pt>
                <c:pt idx="2170" formatCode="0.00">
                  <c:v>30.498999999999999</c:v>
                </c:pt>
                <c:pt idx="2171" formatCode="0.00">
                  <c:v>31.4102</c:v>
                </c:pt>
                <c:pt idx="2172" formatCode="0.00">
                  <c:v>32.098999999999997</c:v>
                </c:pt>
                <c:pt idx="2173" formatCode="0.00">
                  <c:v>31.564699999999998</c:v>
                </c:pt>
                <c:pt idx="2174" formatCode="0.00">
                  <c:v>31.586200000000002</c:v>
                </c:pt>
                <c:pt idx="2175" formatCode="0.00">
                  <c:v>31.609400000000001</c:v>
                </c:pt>
                <c:pt idx="2176" formatCode="0.00">
                  <c:v>31.450199999999999</c:v>
                </c:pt>
                <c:pt idx="2177" formatCode="0.00">
                  <c:v>33.2258</c:v>
                </c:pt>
                <c:pt idx="2178" formatCode="0.00">
                  <c:v>33.965600000000002</c:v>
                </c:pt>
                <c:pt idx="2179" formatCode="0.00">
                  <c:v>34.720799999999997</c:v>
                </c:pt>
                <c:pt idx="2180" formatCode="0.00">
                  <c:v>34.445599999999999</c:v>
                </c:pt>
                <c:pt idx="2181" formatCode="0.00">
                  <c:v>37.224200000000003</c:v>
                </c:pt>
                <c:pt idx="2182" formatCode="0.00">
                  <c:v>37.074599999999997</c:v>
                </c:pt>
                <c:pt idx="2183" formatCode="0.00">
                  <c:v>34.544600000000003</c:v>
                </c:pt>
                <c:pt idx="2184" formatCode="0.00">
                  <c:v>34.616399999999999</c:v>
                </c:pt>
                <c:pt idx="2185" formatCode="0.00">
                  <c:v>33.318899999999999</c:v>
                </c:pt>
                <c:pt idx="2186" formatCode="0.00">
                  <c:v>32.152700000000003</c:v>
                </c:pt>
                <c:pt idx="2187" formatCode="0.00">
                  <c:v>30.535799999999998</c:v>
                </c:pt>
                <c:pt idx="2188" formatCode="0.00">
                  <c:v>31.188199999999998</c:v>
                </c:pt>
                <c:pt idx="2189" formatCode="0.00">
                  <c:v>28.959</c:v>
                </c:pt>
                <c:pt idx="2190" formatCode="0.00">
                  <c:v>26.938800000000001</c:v>
                </c:pt>
                <c:pt idx="2191" formatCode="0.00">
                  <c:v>29.083200000000001</c:v>
                </c:pt>
                <c:pt idx="2192" formatCode="0.00">
                  <c:v>28.914400000000001</c:v>
                </c:pt>
                <c:pt idx="2193" formatCode="0.00">
                  <c:v>29.048400000000001</c:v>
                </c:pt>
                <c:pt idx="2194" formatCode="0.00">
                  <c:v>29.6998</c:v>
                </c:pt>
                <c:pt idx="2195" formatCode="0.00">
                  <c:v>33.064599999999999</c:v>
                </c:pt>
                <c:pt idx="2196" formatCode="0.00">
                  <c:v>35.103700000000003</c:v>
                </c:pt>
                <c:pt idx="2197" formatCode="0.00">
                  <c:v>32.930300000000003</c:v>
                </c:pt>
                <c:pt idx="2198" formatCode="0.00">
                  <c:v>30.970800000000001</c:v>
                </c:pt>
                <c:pt idx="2199" formatCode="0.00">
                  <c:v>30.691199999999998</c:v>
                </c:pt>
                <c:pt idx="2200" formatCode="0.00">
                  <c:v>30.7182</c:v>
                </c:pt>
                <c:pt idx="2201" formatCode="0.00">
                  <c:v>27.5959</c:v>
                </c:pt>
                <c:pt idx="2202" formatCode="0.00">
                  <c:v>29.411100000000001</c:v>
                </c:pt>
                <c:pt idx="2203" formatCode="0.00">
                  <c:v>32.252099999999999</c:v>
                </c:pt>
                <c:pt idx="2204" formatCode="0.00">
                  <c:v>33.5852</c:v>
                </c:pt>
                <c:pt idx="2205" formatCode="0.00">
                  <c:v>33.798699999999997</c:v>
                </c:pt>
                <c:pt idx="2206" formatCode="0.00">
                  <c:v>34.073099999999997</c:v>
                </c:pt>
                <c:pt idx="2207" formatCode="0.00">
                  <c:v>35.764499999999998</c:v>
                </c:pt>
                <c:pt idx="2208" formatCode="0.00">
                  <c:v>34.497199999999999</c:v>
                </c:pt>
                <c:pt idx="2209" formatCode="0.00">
                  <c:v>38.395099999999999</c:v>
                </c:pt>
                <c:pt idx="2210" formatCode="0.00">
                  <c:v>38.576900000000002</c:v>
                </c:pt>
                <c:pt idx="2211" formatCode="0.00">
                  <c:v>35.228200000000001</c:v>
                </c:pt>
                <c:pt idx="2212" formatCode="0.00">
                  <c:v>35.241999999999997</c:v>
                </c:pt>
                <c:pt idx="2213" formatCode="0.00">
                  <c:v>35.615200000000002</c:v>
                </c:pt>
                <c:pt idx="2214" formatCode="0.00">
                  <c:v>33.117699999999999</c:v>
                </c:pt>
                <c:pt idx="2215" formatCode="0.00">
                  <c:v>31.6294</c:v>
                </c:pt>
                <c:pt idx="2216" formatCode="0.00">
                  <c:v>30.534400000000002</c:v>
                </c:pt>
                <c:pt idx="2217" formatCode="0.00">
                  <c:v>30.599799999999998</c:v>
                </c:pt>
                <c:pt idx="2218" formatCode="0.00">
                  <c:v>30.891500000000001</c:v>
                </c:pt>
                <c:pt idx="2219" formatCode="0.00">
                  <c:v>31.280999999999999</c:v>
                </c:pt>
                <c:pt idx="2220" formatCode="0.00">
                  <c:v>31.194800000000001</c:v>
                </c:pt>
                <c:pt idx="2221" formatCode="0.00">
                  <c:v>31.186800000000002</c:v>
                </c:pt>
                <c:pt idx="2222" formatCode="0.00">
                  <c:v>30.246700000000001</c:v>
                </c:pt>
                <c:pt idx="2223" formatCode="0.00">
                  <c:v>30.523199999999999</c:v>
                </c:pt>
                <c:pt idx="2224" formatCode="0.00">
                  <c:v>29.843599999999999</c:v>
                </c:pt>
                <c:pt idx="2225" formatCode="0.00">
                  <c:v>29.539000000000001</c:v>
                </c:pt>
                <c:pt idx="2226" formatCode="0.00">
                  <c:v>29.359200000000001</c:v>
                </c:pt>
                <c:pt idx="2227" formatCode="0.00">
                  <c:v>24.7028</c:v>
                </c:pt>
                <c:pt idx="2228" formatCode="0.00">
                  <c:v>27.872800000000002</c:v>
                </c:pt>
                <c:pt idx="2229" formatCode="0.00">
                  <c:v>23.659600000000001</c:v>
                </c:pt>
                <c:pt idx="2230" formatCode="0.00">
                  <c:v>23.708400000000001</c:v>
                </c:pt>
                <c:pt idx="2231" formatCode="0.00">
                  <c:v>23.553899999999999</c:v>
                </c:pt>
                <c:pt idx="2232" formatCode="0.00">
                  <c:v>23.5685</c:v>
                </c:pt>
                <c:pt idx="2233" formatCode="0.00">
                  <c:v>22.4861</c:v>
                </c:pt>
                <c:pt idx="2234" formatCode="0.00">
                  <c:v>21.9055</c:v>
                </c:pt>
                <c:pt idx="2235" formatCode="0.00">
                  <c:v>21.886900000000001</c:v>
                </c:pt>
                <c:pt idx="2236" formatCode="0.00">
                  <c:v>21.861999999999998</c:v>
                </c:pt>
                <c:pt idx="2237" formatCode="0.00">
                  <c:v>21.928999999999998</c:v>
                </c:pt>
                <c:pt idx="2238" formatCode="0.00">
                  <c:v>22.285399999999999</c:v>
                </c:pt>
                <c:pt idx="2239" formatCode="0.00">
                  <c:v>21.451899999999998</c:v>
                </c:pt>
                <c:pt idx="2240" formatCode="0.00">
                  <c:v>21.3307</c:v>
                </c:pt>
                <c:pt idx="2241" formatCode="0.00">
                  <c:v>21.373899999999999</c:v>
                </c:pt>
                <c:pt idx="2242" formatCode="0.00">
                  <c:v>22.149699999999999</c:v>
                </c:pt>
                <c:pt idx="2243" formatCode="0.00">
                  <c:v>16.7728</c:v>
                </c:pt>
                <c:pt idx="2244" formatCode="0.00">
                  <c:v>20.788399999999999</c:v>
                </c:pt>
                <c:pt idx="2245" formatCode="0.00">
                  <c:v>20.604900000000001</c:v>
                </c:pt>
                <c:pt idx="2246" formatCode="0.00">
                  <c:v>20.360900000000001</c:v>
                </c:pt>
                <c:pt idx="2247" formatCode="0.00">
                  <c:v>20.440799999999999</c:v>
                </c:pt>
                <c:pt idx="2248" formatCode="0.00">
                  <c:v>18.660900000000002</c:v>
                </c:pt>
                <c:pt idx="2249" formatCode="0.00">
                  <c:v>18.738099999999999</c:v>
                </c:pt>
                <c:pt idx="2250" formatCode="0.00">
                  <c:v>18.753699999999998</c:v>
                </c:pt>
                <c:pt idx="2251" formatCode="0.00">
                  <c:v>18.938400000000001</c:v>
                </c:pt>
                <c:pt idx="2252" formatCode="0.00">
                  <c:v>19.319800000000001</c:v>
                </c:pt>
                <c:pt idx="2253" formatCode="0.00">
                  <c:v>19.3813</c:v>
                </c:pt>
                <c:pt idx="2254" formatCode="0.00">
                  <c:v>19.671199999999999</c:v>
                </c:pt>
                <c:pt idx="2255" formatCode="0.00">
                  <c:v>19.982500000000002</c:v>
                </c:pt>
                <c:pt idx="2256" formatCode="0.00">
                  <c:v>19.943999999999999</c:v>
                </c:pt>
                <c:pt idx="2257" formatCode="0.00">
                  <c:v>21.8231</c:v>
                </c:pt>
                <c:pt idx="2258" formatCode="0.00">
                  <c:v>20.678699999999999</c:v>
                </c:pt>
                <c:pt idx="2259" formatCode="0.00">
                  <c:v>22.269100000000002</c:v>
                </c:pt>
                <c:pt idx="2260" formatCode="0.00">
                  <c:v>21.906400000000001</c:v>
                </c:pt>
                <c:pt idx="2261" formatCode="0.00">
                  <c:v>21.857700000000001</c:v>
                </c:pt>
                <c:pt idx="2262" formatCode="0.00">
                  <c:v>22.185300000000002</c:v>
                </c:pt>
                <c:pt idx="2263" formatCode="0.00">
                  <c:v>21.9343</c:v>
                </c:pt>
                <c:pt idx="2264" formatCode="0.00">
                  <c:v>20.288</c:v>
                </c:pt>
                <c:pt idx="2265" formatCode="0.00">
                  <c:v>20.256499999999999</c:v>
                </c:pt>
                <c:pt idx="2266" formatCode="0.00">
                  <c:v>20.5855</c:v>
                </c:pt>
                <c:pt idx="2267" formatCode="0.00">
                  <c:v>20.040800000000001</c:v>
                </c:pt>
                <c:pt idx="2268" formatCode="0.00">
                  <c:v>19.270499999999998</c:v>
                </c:pt>
                <c:pt idx="2269" formatCode="0.00">
                  <c:v>19.5899</c:v>
                </c:pt>
                <c:pt idx="2270" formatCode="0.00">
                  <c:v>19.6008</c:v>
                </c:pt>
                <c:pt idx="2271" formatCode="0.00">
                  <c:v>19.407299999999999</c:v>
                </c:pt>
                <c:pt idx="2272" formatCode="0.00">
                  <c:v>18.976500000000001</c:v>
                </c:pt>
                <c:pt idx="2273" formatCode="0.00">
                  <c:v>19.410599999999999</c:v>
                </c:pt>
                <c:pt idx="2274" formatCode="0.00">
                  <c:v>20.555700000000002</c:v>
                </c:pt>
                <c:pt idx="2275" formatCode="0.00">
                  <c:v>20.8994</c:v>
                </c:pt>
                <c:pt idx="2276" formatCode="0.00">
                  <c:v>20.8994</c:v>
                </c:pt>
                <c:pt idx="2277" formatCode="0.00">
                  <c:v>19.701499999999999</c:v>
                </c:pt>
                <c:pt idx="2278" formatCode="0.00">
                  <c:v>20.151599999999998</c:v>
                </c:pt>
                <c:pt idx="2279" formatCode="0.00">
                  <c:v>18.3719</c:v>
                </c:pt>
                <c:pt idx="2280" formatCode="0.00">
                  <c:v>18.457799999999999</c:v>
                </c:pt>
                <c:pt idx="2281" formatCode="0.00">
                  <c:v>17.812200000000001</c:v>
                </c:pt>
                <c:pt idx="2282" formatCode="0.00">
                  <c:v>16.544499999999999</c:v>
                </c:pt>
                <c:pt idx="2283" formatCode="0.00">
                  <c:v>16.531099999999999</c:v>
                </c:pt>
                <c:pt idx="2284" formatCode="0.00">
                  <c:v>15.701499999999999</c:v>
                </c:pt>
                <c:pt idx="2285" formatCode="0.00">
                  <c:v>15.6608</c:v>
                </c:pt>
                <c:pt idx="2286" formatCode="0.00">
                  <c:v>14.875500000000001</c:v>
                </c:pt>
                <c:pt idx="2287" formatCode="0.00">
                  <c:v>15.4459</c:v>
                </c:pt>
                <c:pt idx="2288" formatCode="0.00">
                  <c:v>15.200100000000001</c:v>
                </c:pt>
                <c:pt idx="2289" formatCode="0.00">
                  <c:v>14.833399999999999</c:v>
                </c:pt>
                <c:pt idx="2290" formatCode="0.00">
                  <c:v>15.1776</c:v>
                </c:pt>
                <c:pt idx="2291" formatCode="0.00">
                  <c:v>15.138199999999999</c:v>
                </c:pt>
                <c:pt idx="2292" formatCode="0.00">
                  <c:v>15.233599999999999</c:v>
                </c:pt>
                <c:pt idx="2293" formatCode="0.00">
                  <c:v>14.5108</c:v>
                </c:pt>
                <c:pt idx="2294" formatCode="0.00">
                  <c:v>12.545500000000001</c:v>
                </c:pt>
                <c:pt idx="2295" formatCode="0.00">
                  <c:v>11.541399999999999</c:v>
                </c:pt>
                <c:pt idx="2296" formatCode="0.00">
                  <c:v>12.2149</c:v>
                </c:pt>
                <c:pt idx="2297" formatCode="0.00">
                  <c:v>9.1725999999999992</c:v>
                </c:pt>
                <c:pt idx="2298" formatCode="0.00">
                  <c:v>8.7256999999999998</c:v>
                </c:pt>
                <c:pt idx="2299" formatCode="0.00">
                  <c:v>8.6645000000000003</c:v>
                </c:pt>
                <c:pt idx="2300" formatCode="0.00">
                  <c:v>8.5376999999999992</c:v>
                </c:pt>
                <c:pt idx="2301" formatCode="0.00">
                  <c:v>8.7973999999999997</c:v>
                </c:pt>
                <c:pt idx="2302" formatCode="0.00">
                  <c:v>8.5733999999999995</c:v>
                </c:pt>
                <c:pt idx="2303" formatCode="0.00">
                  <c:v>8.7530999999999999</c:v>
                </c:pt>
                <c:pt idx="2304" formatCode="0.00">
                  <c:v>9.0159000000000002</c:v>
                </c:pt>
                <c:pt idx="2305" formatCode="0.00">
                  <c:v>8.9115000000000002</c:v>
                </c:pt>
                <c:pt idx="2306" formatCode="0.00">
                  <c:v>9.3834999999999997</c:v>
                </c:pt>
                <c:pt idx="2307" formatCode="0.00">
                  <c:v>8.0557999999999996</c:v>
                </c:pt>
                <c:pt idx="2308" formatCode="0.00">
                  <c:v>8.0657999999999994</c:v>
                </c:pt>
                <c:pt idx="2309" formatCode="0.00">
                  <c:v>9.4490999999999996</c:v>
                </c:pt>
                <c:pt idx="2310" formatCode="0.00">
                  <c:v>8.9819999999999993</c:v>
                </c:pt>
                <c:pt idx="2311" formatCode="0.00">
                  <c:v>9.1563999999999997</c:v>
                </c:pt>
                <c:pt idx="2312" formatCode="0.00">
                  <c:v>9.0643999999999991</c:v>
                </c:pt>
                <c:pt idx="2313" formatCode="0.00">
                  <c:v>9.5776000000000003</c:v>
                </c:pt>
                <c:pt idx="2314" formatCode="0.00">
                  <c:v>9.5838999999999999</c:v>
                </c:pt>
                <c:pt idx="2315" formatCode="0.00">
                  <c:v>9.4262999999999995</c:v>
                </c:pt>
                <c:pt idx="2316" formatCode="0.00">
                  <c:v>8.7596000000000007</c:v>
                </c:pt>
                <c:pt idx="2317" formatCode="0.00">
                  <c:v>9.1067</c:v>
                </c:pt>
                <c:pt idx="2318" formatCode="0.00">
                  <c:v>9.1278000000000006</c:v>
                </c:pt>
                <c:pt idx="2319" formatCode="0.00">
                  <c:v>8.8627000000000002</c:v>
                </c:pt>
                <c:pt idx="2320" formatCode="0.00">
                  <c:v>9.0724999999999998</c:v>
                </c:pt>
                <c:pt idx="2321" formatCode="0.00">
                  <c:v>8.8824000000000005</c:v>
                </c:pt>
                <c:pt idx="2322" formatCode="0.00">
                  <c:v>8.8572000000000006</c:v>
                </c:pt>
                <c:pt idx="2323" formatCode="0.00">
                  <c:v>8.4605999999999995</c:v>
                </c:pt>
                <c:pt idx="2324" formatCode="0.00">
                  <c:v>8.9368999999999996</c:v>
                </c:pt>
                <c:pt idx="2325" formatCode="0.00">
                  <c:v>8.8869000000000007</c:v>
                </c:pt>
                <c:pt idx="2326" formatCode="0.00">
                  <c:v>8.5883000000000003</c:v>
                </c:pt>
                <c:pt idx="2327" formatCode="0.00">
                  <c:v>7.8612000000000002</c:v>
                </c:pt>
                <c:pt idx="2328" formatCode="0.00">
                  <c:v>8.5259999999999998</c:v>
                </c:pt>
                <c:pt idx="2329" formatCode="0.00">
                  <c:v>7.8067000000000002</c:v>
                </c:pt>
                <c:pt idx="2330" formatCode="0.00">
                  <c:v>8.2025000000000006</c:v>
                </c:pt>
                <c:pt idx="2331" formatCode="0.00">
                  <c:v>8.1905999999999999</c:v>
                </c:pt>
                <c:pt idx="2332" formatCode="0.00">
                  <c:v>8.8262</c:v>
                </c:pt>
                <c:pt idx="2333" formatCode="0.00">
                  <c:v>8.5294000000000008</c:v>
                </c:pt>
                <c:pt idx="2334" formatCode="0.00">
                  <c:v>8.6862999999999992</c:v>
                </c:pt>
                <c:pt idx="2335" formatCode="0.00">
                  <c:v>8.7304999999999993</c:v>
                </c:pt>
                <c:pt idx="2336" formatCode="0.00">
                  <c:v>8.6580999999999992</c:v>
                </c:pt>
                <c:pt idx="2337" formatCode="0.00">
                  <c:v>8.5298999999999996</c:v>
                </c:pt>
                <c:pt idx="2338" formatCode="0.00">
                  <c:v>8.5523000000000007</c:v>
                </c:pt>
                <c:pt idx="2339" formatCode="0.00">
                  <c:v>9.3842999999999996</c:v>
                </c:pt>
                <c:pt idx="2340" formatCode="0.00">
                  <c:v>9.2050000000000001</c:v>
                </c:pt>
                <c:pt idx="2341" formatCode="0.00">
                  <c:v>9.0286000000000008</c:v>
                </c:pt>
                <c:pt idx="2342" formatCode="0.00">
                  <c:v>9.1130999999999993</c:v>
                </c:pt>
                <c:pt idx="2343" formatCode="0.00">
                  <c:v>9.0176999999999996</c:v>
                </c:pt>
                <c:pt idx="2344" formatCode="0.00">
                  <c:v>8.5754000000000001</c:v>
                </c:pt>
                <c:pt idx="2345" formatCode="0.00">
                  <c:v>8.5769000000000002</c:v>
                </c:pt>
                <c:pt idx="2346" formatCode="0.00">
                  <c:v>8.3579000000000008</c:v>
                </c:pt>
                <c:pt idx="2347" formatCode="0.00">
                  <c:v>9.7676999999999996</c:v>
                </c:pt>
                <c:pt idx="2348" formatCode="0.00">
                  <c:v>9.3937000000000008</c:v>
                </c:pt>
                <c:pt idx="2349" formatCode="0.00">
                  <c:v>9.2949999999999999</c:v>
                </c:pt>
                <c:pt idx="2350" formatCode="0.00">
                  <c:v>8.9441000000000006</c:v>
                </c:pt>
                <c:pt idx="2351" formatCode="0.00">
                  <c:v>8.9550999999999998</c:v>
                </c:pt>
                <c:pt idx="2352" formatCode="0.00">
                  <c:v>8.9544999999999995</c:v>
                </c:pt>
                <c:pt idx="2353" formatCode="0.00">
                  <c:v>9.4265000000000008</c:v>
                </c:pt>
                <c:pt idx="2354" formatCode="0.00">
                  <c:v>9.6193000000000008</c:v>
                </c:pt>
                <c:pt idx="2355" formatCode="0.00">
                  <c:v>9.4943000000000008</c:v>
                </c:pt>
                <c:pt idx="2356" formatCode="0.00">
                  <c:v>9.2484000000000002</c:v>
                </c:pt>
                <c:pt idx="2357" formatCode="0.00">
                  <c:v>9.6365999999999996</c:v>
                </c:pt>
                <c:pt idx="2358" formatCode="0.00">
                  <c:v>9.5386000000000006</c:v>
                </c:pt>
                <c:pt idx="2359" formatCode="0.00">
                  <c:v>8.5936000000000003</c:v>
                </c:pt>
                <c:pt idx="2360" formatCode="0.00">
                  <c:v>8.5630000000000006</c:v>
                </c:pt>
                <c:pt idx="2361" formatCode="0.00">
                  <c:v>8.5635999999999992</c:v>
                </c:pt>
                <c:pt idx="2362" formatCode="0.00">
                  <c:v>8.4910999999999994</c:v>
                </c:pt>
                <c:pt idx="2363" formatCode="0.00">
                  <c:v>9.0634999999999994</c:v>
                </c:pt>
                <c:pt idx="2364" formatCode="0.00">
                  <c:v>9.0813000000000006</c:v>
                </c:pt>
                <c:pt idx="2365" formatCode="0.00">
                  <c:v>9.1013999999999999</c:v>
                </c:pt>
                <c:pt idx="2366" formatCode="0.00">
                  <c:v>9.1113</c:v>
                </c:pt>
                <c:pt idx="2367" formatCode="0.00">
                  <c:v>7.7731000000000003</c:v>
                </c:pt>
                <c:pt idx="2368" formatCode="0.00">
                  <c:v>7.4410999999999996</c:v>
                </c:pt>
                <c:pt idx="2369" formatCode="0.00">
                  <c:v>8.0603999999999996</c:v>
                </c:pt>
                <c:pt idx="2370" formatCode="0.00">
                  <c:v>8.5742999999999991</c:v>
                </c:pt>
                <c:pt idx="2371" formatCode="0.00">
                  <c:v>8.5733999999999995</c:v>
                </c:pt>
                <c:pt idx="2372" formatCode="0.00">
                  <c:v>8.6365999999999996</c:v>
                </c:pt>
                <c:pt idx="2373" formatCode="0.00">
                  <c:v>8.8537999999999997</c:v>
                </c:pt>
                <c:pt idx="2374" formatCode="0.00">
                  <c:v>9.1652000000000005</c:v>
                </c:pt>
                <c:pt idx="2375" formatCode="0.00">
                  <c:v>9.2224000000000004</c:v>
                </c:pt>
                <c:pt idx="2376" formatCode="0.00">
                  <c:v>9.9252000000000002</c:v>
                </c:pt>
                <c:pt idx="2377" formatCode="0.00">
                  <c:v>10.823399999999999</c:v>
                </c:pt>
                <c:pt idx="2378" formatCode="0.00">
                  <c:v>11.115</c:v>
                </c:pt>
                <c:pt idx="2379" formatCode="0.00">
                  <c:v>11.1107</c:v>
                </c:pt>
                <c:pt idx="2380" formatCode="0.00">
                  <c:v>11.229799999999999</c:v>
                </c:pt>
                <c:pt idx="2381" formatCode="0.00">
                  <c:v>11.283200000000001</c:v>
                </c:pt>
                <c:pt idx="2382" formatCode="0.00">
                  <c:v>11.8767</c:v>
                </c:pt>
                <c:pt idx="2383" formatCode="0.00">
                  <c:v>20.4956</c:v>
                </c:pt>
                <c:pt idx="2384" formatCode="0.00">
                  <c:v>20.4434</c:v>
                </c:pt>
                <c:pt idx="2385" formatCode="0.00">
                  <c:v>20.3706</c:v>
                </c:pt>
                <c:pt idx="2386" formatCode="0.00">
                  <c:v>20.3978</c:v>
                </c:pt>
                <c:pt idx="2387" formatCode="0.00">
                  <c:v>21.0977</c:v>
                </c:pt>
                <c:pt idx="2388" formatCode="0.00">
                  <c:v>20.8889</c:v>
                </c:pt>
                <c:pt idx="2389" formatCode="0.00">
                  <c:v>21.155200000000001</c:v>
                </c:pt>
                <c:pt idx="2390" formatCode="0.00">
                  <c:v>21.140599999999999</c:v>
                </c:pt>
                <c:pt idx="2391" formatCode="0.00">
                  <c:v>21.297899999999998</c:v>
                </c:pt>
                <c:pt idx="2392" formatCode="0.00">
                  <c:v>21.3443</c:v>
                </c:pt>
                <c:pt idx="2393" formatCode="0.00">
                  <c:v>21.127400000000002</c:v>
                </c:pt>
                <c:pt idx="2394" formatCode="0.00">
                  <c:v>20.8687</c:v>
                </c:pt>
                <c:pt idx="2395" formatCode="0.00">
                  <c:v>20.880299999999998</c:v>
                </c:pt>
                <c:pt idx="2396" formatCode="0.00">
                  <c:v>20.740200000000002</c:v>
                </c:pt>
                <c:pt idx="2397" formatCode="0.00">
                  <c:v>21.031300000000002</c:v>
                </c:pt>
                <c:pt idx="2398" formatCode="0.00">
                  <c:v>21.700299999999999</c:v>
                </c:pt>
                <c:pt idx="2399" formatCode="0.00">
                  <c:v>21.772300000000001</c:v>
                </c:pt>
                <c:pt idx="2400" formatCode="0.00">
                  <c:v>22.166899999999998</c:v>
                </c:pt>
                <c:pt idx="2401" formatCode="0.00">
                  <c:v>22.012899999999998</c:v>
                </c:pt>
                <c:pt idx="2402" formatCode="0.00">
                  <c:v>22.288399999999999</c:v>
                </c:pt>
                <c:pt idx="2403" formatCode="0.00">
                  <c:v>14.6592</c:v>
                </c:pt>
                <c:pt idx="2404" formatCode="0.00">
                  <c:v>15.1297</c:v>
                </c:pt>
                <c:pt idx="2405" formatCode="0.00">
                  <c:v>15.800800000000001</c:v>
                </c:pt>
                <c:pt idx="2406" formatCode="0.00">
                  <c:v>16.785399999999999</c:v>
                </c:pt>
                <c:pt idx="2407" formatCode="0.00">
                  <c:v>20.064399999999999</c:v>
                </c:pt>
                <c:pt idx="2408" formatCode="0.00">
                  <c:v>20.4618</c:v>
                </c:pt>
                <c:pt idx="2409" formatCode="0.00">
                  <c:v>20.2987</c:v>
                </c:pt>
                <c:pt idx="2410" formatCode="0.00">
                  <c:v>20.2392</c:v>
                </c:pt>
                <c:pt idx="2411" formatCode="0.00">
                  <c:v>19.9877</c:v>
                </c:pt>
                <c:pt idx="2412" formatCode="0.00">
                  <c:v>19.5822</c:v>
                </c:pt>
                <c:pt idx="2413" formatCode="0.00">
                  <c:v>21.6938</c:v>
                </c:pt>
                <c:pt idx="2414" formatCode="0.00">
                  <c:v>21.771799999999999</c:v>
                </c:pt>
                <c:pt idx="2415" formatCode="0.00">
                  <c:v>21.930299999999999</c:v>
                </c:pt>
                <c:pt idx="2416" formatCode="0.00">
                  <c:v>22.860600000000002</c:v>
                </c:pt>
                <c:pt idx="2417" formatCode="0.00">
                  <c:v>22.971</c:v>
                </c:pt>
                <c:pt idx="2418" formatCode="0.00">
                  <c:v>21.863900000000001</c:v>
                </c:pt>
                <c:pt idx="2419" formatCode="0.00">
                  <c:v>22.164300000000001</c:v>
                </c:pt>
                <c:pt idx="2420" formatCode="0.00">
                  <c:v>21.9984</c:v>
                </c:pt>
                <c:pt idx="2421" formatCode="0.00">
                  <c:v>21.991700000000002</c:v>
                </c:pt>
                <c:pt idx="2422" formatCode="0.00">
                  <c:v>21.9283</c:v>
                </c:pt>
                <c:pt idx="2423" formatCode="0.00">
                  <c:v>22.4834</c:v>
                </c:pt>
                <c:pt idx="2424" formatCode="0.00">
                  <c:v>22.088799999999999</c:v>
                </c:pt>
                <c:pt idx="2425" formatCode="0.00">
                  <c:v>22.2273</c:v>
                </c:pt>
                <c:pt idx="2426" formatCode="0.00">
                  <c:v>23.345199999999998</c:v>
                </c:pt>
                <c:pt idx="2427" formatCode="0.00">
                  <c:v>20.8172</c:v>
                </c:pt>
                <c:pt idx="2428" formatCode="0.00">
                  <c:v>20.9742</c:v>
                </c:pt>
                <c:pt idx="2429" formatCode="0.00">
                  <c:v>20.194900000000001</c:v>
                </c:pt>
                <c:pt idx="2430" formatCode="0.00">
                  <c:v>24.748699999999999</c:v>
                </c:pt>
                <c:pt idx="2431" formatCode="0.00">
                  <c:v>24.883700000000001</c:v>
                </c:pt>
                <c:pt idx="2432" formatCode="0.00">
                  <c:v>25.220199999999998</c:v>
                </c:pt>
                <c:pt idx="2433" formatCode="0.00">
                  <c:v>23.3142</c:v>
                </c:pt>
                <c:pt idx="2434" formatCode="0.00">
                  <c:v>23.450700000000001</c:v>
                </c:pt>
                <c:pt idx="2435" formatCode="0.00">
                  <c:v>26.7255</c:v>
                </c:pt>
                <c:pt idx="2436" formatCode="0.00">
                  <c:v>26.183700000000002</c:v>
                </c:pt>
                <c:pt idx="2437" formatCode="0.00">
                  <c:v>26.431799999999999</c:v>
                </c:pt>
                <c:pt idx="2438" formatCode="0.00">
                  <c:v>26.3644</c:v>
                </c:pt>
                <c:pt idx="2439" formatCode="0.00">
                  <c:v>28.7118</c:v>
                </c:pt>
                <c:pt idx="2440" formatCode="0.00">
                  <c:v>28.709</c:v>
                </c:pt>
                <c:pt idx="2441" formatCode="0.00">
                  <c:v>28.843900000000001</c:v>
                </c:pt>
                <c:pt idx="2442" formatCode="0.00">
                  <c:v>28.638500000000001</c:v>
                </c:pt>
                <c:pt idx="2443" formatCode="0.00">
                  <c:v>28.253399999999999</c:v>
                </c:pt>
                <c:pt idx="2444" formatCode="0.00">
                  <c:v>27.9085</c:v>
                </c:pt>
                <c:pt idx="2445" formatCode="0.00">
                  <c:v>27.3431</c:v>
                </c:pt>
                <c:pt idx="2446" formatCode="0.00">
                  <c:v>27.811199999999999</c:v>
                </c:pt>
                <c:pt idx="2447" formatCode="0.00">
                  <c:v>27.4041</c:v>
                </c:pt>
                <c:pt idx="2448" formatCode="0.00">
                  <c:v>27.1983</c:v>
                </c:pt>
                <c:pt idx="2449" formatCode="0.00">
                  <c:v>27.1721</c:v>
                </c:pt>
                <c:pt idx="2450" formatCode="0.00">
                  <c:v>23.6831</c:v>
                </c:pt>
                <c:pt idx="2451" formatCode="0.00">
                  <c:v>23.720500000000001</c:v>
                </c:pt>
                <c:pt idx="2452" formatCode="0.00">
                  <c:v>22.897300000000001</c:v>
                </c:pt>
                <c:pt idx="2453" formatCode="0.00">
                  <c:v>22.162700000000001</c:v>
                </c:pt>
                <c:pt idx="2454" formatCode="0.00">
                  <c:v>22.009899999999998</c:v>
                </c:pt>
                <c:pt idx="2455" formatCode="0.00">
                  <c:v>19.043800000000001</c:v>
                </c:pt>
                <c:pt idx="2456" formatCode="0.00">
                  <c:v>19.180299999999999</c:v>
                </c:pt>
                <c:pt idx="2457" formatCode="0.00">
                  <c:v>19.5838</c:v>
                </c:pt>
                <c:pt idx="2458" formatCode="0.00">
                  <c:v>19.34</c:v>
                </c:pt>
                <c:pt idx="2459" formatCode="0.00">
                  <c:v>16.474799999999998</c:v>
                </c:pt>
                <c:pt idx="2460" formatCode="0.00">
                  <c:v>16.5687</c:v>
                </c:pt>
                <c:pt idx="2461" formatCode="0.00">
                  <c:v>16.031099999999999</c:v>
                </c:pt>
                <c:pt idx="2462" formatCode="0.00">
                  <c:v>16.0046</c:v>
                </c:pt>
                <c:pt idx="2463" formatCode="0.00">
                  <c:v>15.757899999999999</c:v>
                </c:pt>
                <c:pt idx="2464" formatCode="0.00">
                  <c:v>15.8523</c:v>
                </c:pt>
                <c:pt idx="2465" formatCode="0.00">
                  <c:v>15.8498</c:v>
                </c:pt>
                <c:pt idx="2466" formatCode="0.00">
                  <c:v>14.005699999999999</c:v>
                </c:pt>
                <c:pt idx="2467" formatCode="0.00">
                  <c:v>14.3742</c:v>
                </c:pt>
                <c:pt idx="2468" formatCode="0.00">
                  <c:v>14.2644</c:v>
                </c:pt>
                <c:pt idx="2469" formatCode="0.00">
                  <c:v>14.3042</c:v>
                </c:pt>
                <c:pt idx="2470" formatCode="0.00">
                  <c:v>11.624700000000001</c:v>
                </c:pt>
                <c:pt idx="2471" formatCode="0.00">
                  <c:v>11.4169</c:v>
                </c:pt>
                <c:pt idx="2472" formatCode="0.00">
                  <c:v>11.931699999999999</c:v>
                </c:pt>
                <c:pt idx="2473" formatCode="0.00">
                  <c:v>11.809799999999999</c:v>
                </c:pt>
                <c:pt idx="2474" formatCode="0.00">
                  <c:v>11.638400000000001</c:v>
                </c:pt>
                <c:pt idx="2475" formatCode="0.00">
                  <c:v>11.3034</c:v>
                </c:pt>
                <c:pt idx="2476" formatCode="0.00">
                  <c:v>11.1</c:v>
                </c:pt>
                <c:pt idx="2477" formatCode="0.00">
                  <c:v>9.5479000000000003</c:v>
                </c:pt>
                <c:pt idx="2478" formatCode="0.00">
                  <c:v>10.065799999999999</c:v>
                </c:pt>
                <c:pt idx="2479" formatCode="0.00">
                  <c:v>9.76</c:v>
                </c:pt>
                <c:pt idx="2480" formatCode="0.00">
                  <c:v>9.5742999999999991</c:v>
                </c:pt>
                <c:pt idx="2481" formatCode="0.00">
                  <c:v>9.6380999999999997</c:v>
                </c:pt>
                <c:pt idx="2482" formatCode="0.00">
                  <c:v>9.6927000000000003</c:v>
                </c:pt>
                <c:pt idx="2483" formatCode="0.00">
                  <c:v>9.6992999999999991</c:v>
                </c:pt>
                <c:pt idx="2484" formatCode="0.00">
                  <c:v>8.3242999999999991</c:v>
                </c:pt>
                <c:pt idx="2485" formatCode="0.00">
                  <c:v>8.6369000000000007</c:v>
                </c:pt>
                <c:pt idx="2486" formatCode="0.00">
                  <c:v>8.0216999999999992</c:v>
                </c:pt>
                <c:pt idx="2487" formatCode="0.00">
                  <c:v>6.9295999999999998</c:v>
                </c:pt>
                <c:pt idx="2488" formatCode="0.00">
                  <c:v>7.0392999999999999</c:v>
                </c:pt>
                <c:pt idx="2489" formatCode="0.00">
                  <c:v>7.0926</c:v>
                </c:pt>
                <c:pt idx="2490" formatCode="0.00">
                  <c:v>7.5511999999999997</c:v>
                </c:pt>
                <c:pt idx="2491" formatCode="0.00">
                  <c:v>7.5247000000000002</c:v>
                </c:pt>
                <c:pt idx="2492" formatCode="0.00">
                  <c:v>7.1264000000000003</c:v>
                </c:pt>
                <c:pt idx="2493" formatCode="0.00">
                  <c:v>7.4546999999999999</c:v>
                </c:pt>
                <c:pt idx="2494" formatCode="0.00">
                  <c:v>7.5724999999999998</c:v>
                </c:pt>
                <c:pt idx="2495" formatCode="0.00">
                  <c:v>7.4782000000000002</c:v>
                </c:pt>
                <c:pt idx="2496" formatCode="0.00">
                  <c:v>7.5019</c:v>
                </c:pt>
                <c:pt idx="2497" formatCode="0.00">
                  <c:v>7.5156999999999998</c:v>
                </c:pt>
                <c:pt idx="2498" formatCode="0.00">
                  <c:v>8.5203000000000007</c:v>
                </c:pt>
                <c:pt idx="2499" formatCode="0.00">
                  <c:v>8.6715</c:v>
                </c:pt>
                <c:pt idx="2500" formatCode="0.00">
                  <c:v>8.6334</c:v>
                </c:pt>
                <c:pt idx="2501" formatCode="0.00">
                  <c:v>9.3367000000000004</c:v>
                </c:pt>
                <c:pt idx="2502" formatCode="0.00">
                  <c:v>9.2951999999999995</c:v>
                </c:pt>
                <c:pt idx="2503" formatCode="0.00">
                  <c:v>9.6272000000000002</c:v>
                </c:pt>
                <c:pt idx="2504" formatCode="0.00">
                  <c:v>9.6387999999999998</c:v>
                </c:pt>
                <c:pt idx="2505" formatCode="0.00">
                  <c:v>9.2434999999999992</c:v>
                </c:pt>
                <c:pt idx="2506" formatCode="0.00">
                  <c:v>9.8491999999999997</c:v>
                </c:pt>
                <c:pt idx="2507" formatCode="0.00">
                  <c:v>9.6996000000000002</c:v>
                </c:pt>
                <c:pt idx="2508" formatCode="0.00">
                  <c:v>9.6791</c:v>
                </c:pt>
                <c:pt idx="2509" formatCode="0.00">
                  <c:v>9.7782</c:v>
                </c:pt>
                <c:pt idx="2510" formatCode="0.00">
                  <c:v>10.6248</c:v>
                </c:pt>
                <c:pt idx="2511" formatCode="0.00">
                  <c:v>11.061999999999999</c:v>
                </c:pt>
                <c:pt idx="2512" formatCode="0.00">
                  <c:v>11.248100000000001</c:v>
                </c:pt>
                <c:pt idx="2513" formatCode="0.00">
                  <c:v>11.653499999999999</c:v>
                </c:pt>
                <c:pt idx="2514" formatCode="0.00">
                  <c:v>11.6082</c:v>
                </c:pt>
                <c:pt idx="2515" formatCode="0.00">
                  <c:v>11.607100000000001</c:v>
                </c:pt>
                <c:pt idx="2516" formatCode="0.00">
                  <c:v>11.545199999999999</c:v>
                </c:pt>
                <c:pt idx="2517" formatCode="0.00">
                  <c:v>11.601900000000001</c:v>
                </c:pt>
                <c:pt idx="2518" formatCode="0.00">
                  <c:v>10.4339</c:v>
                </c:pt>
                <c:pt idx="2519" formatCode="0.00">
                  <c:v>10.3597</c:v>
                </c:pt>
                <c:pt idx="2520" formatCode="0.00">
                  <c:v>12.6275</c:v>
                </c:pt>
                <c:pt idx="2521" formatCode="0.00">
                  <c:v>12.9764</c:v>
                </c:pt>
                <c:pt idx="2522" formatCode="0.00">
                  <c:v>13.128</c:v>
                </c:pt>
                <c:pt idx="2523" formatCode="0.00">
                  <c:v>14.4557</c:v>
                </c:pt>
                <c:pt idx="2524" formatCode="0.00">
                  <c:v>14.717499999999999</c:v>
                </c:pt>
                <c:pt idx="2525" formatCode="0.00">
                  <c:v>14.6919</c:v>
                </c:pt>
                <c:pt idx="2526" formatCode="0.00">
                  <c:v>15.507099999999999</c:v>
                </c:pt>
                <c:pt idx="2527" formatCode="0.00">
                  <c:v>15.4642</c:v>
                </c:pt>
                <c:pt idx="2528" formatCode="0.00">
                  <c:v>16.188400000000001</c:v>
                </c:pt>
                <c:pt idx="2529" formatCode="0.00">
                  <c:v>16.642099999999999</c:v>
                </c:pt>
                <c:pt idx="2530" formatCode="0.00">
                  <c:v>15.7498</c:v>
                </c:pt>
                <c:pt idx="2531" formatCode="0.00">
                  <c:v>16.223099999999999</c:v>
                </c:pt>
                <c:pt idx="2532" formatCode="0.00">
                  <c:v>16.257400000000001</c:v>
                </c:pt>
                <c:pt idx="2533" formatCode="0.00">
                  <c:v>15.639200000000001</c:v>
                </c:pt>
                <c:pt idx="2534" formatCode="0.00">
                  <c:v>15.682</c:v>
                </c:pt>
                <c:pt idx="2535" formatCode="0.00">
                  <c:v>15.789099999999999</c:v>
                </c:pt>
                <c:pt idx="2536" formatCode="0.00">
                  <c:v>15.813800000000001</c:v>
                </c:pt>
                <c:pt idx="2537" formatCode="0.00">
                  <c:v>15.714600000000001</c:v>
                </c:pt>
                <c:pt idx="2538" formatCode="0.00">
                  <c:v>16.216899999999999</c:v>
                </c:pt>
                <c:pt idx="2539" formatCode="0.00">
                  <c:v>16.1694</c:v>
                </c:pt>
                <c:pt idx="2540" formatCode="0.00">
                  <c:v>15.4405</c:v>
                </c:pt>
                <c:pt idx="2541" formatCode="0.00">
                  <c:v>15.0868</c:v>
                </c:pt>
                <c:pt idx="2542" formatCode="0.00">
                  <c:v>15.2462</c:v>
                </c:pt>
                <c:pt idx="2543" formatCode="0.00">
                  <c:v>13.437200000000001</c:v>
                </c:pt>
                <c:pt idx="2544" formatCode="0.00">
                  <c:v>13.3344</c:v>
                </c:pt>
                <c:pt idx="2545" formatCode="0.00">
                  <c:v>14.3179</c:v>
                </c:pt>
                <c:pt idx="2546" formatCode="0.00">
                  <c:v>21.751100000000001</c:v>
                </c:pt>
                <c:pt idx="2547" formatCode="0.00">
                  <c:v>21.751300000000001</c:v>
                </c:pt>
                <c:pt idx="2548" formatCode="0.00">
                  <c:v>21.842500000000001</c:v>
                </c:pt>
                <c:pt idx="2549" formatCode="0.00">
                  <c:v>21.463000000000001</c:v>
                </c:pt>
                <c:pt idx="2550" formatCode="0.00">
                  <c:v>22.1279</c:v>
                </c:pt>
                <c:pt idx="2551" formatCode="0.00">
                  <c:v>22.1234</c:v>
                </c:pt>
                <c:pt idx="2552" formatCode="0.00">
                  <c:v>23.614100000000001</c:v>
                </c:pt>
                <c:pt idx="2553" formatCode="0.00">
                  <c:v>23.592500000000001</c:v>
                </c:pt>
                <c:pt idx="2554" formatCode="0.00">
                  <c:v>23.516300000000001</c:v>
                </c:pt>
                <c:pt idx="2555" formatCode="0.00">
                  <c:v>23.714099999999998</c:v>
                </c:pt>
                <c:pt idx="2556" formatCode="0.00">
                  <c:v>23.8264</c:v>
                </c:pt>
                <c:pt idx="2557" formatCode="0.00">
                  <c:v>24.6737</c:v>
                </c:pt>
                <c:pt idx="2558" formatCode="0.00">
                  <c:v>24.492100000000001</c:v>
                </c:pt>
                <c:pt idx="2559" formatCode="0.00">
                  <c:v>24.498000000000001</c:v>
                </c:pt>
                <c:pt idx="2560" formatCode="0.00">
                  <c:v>24.234200000000001</c:v>
                </c:pt>
                <c:pt idx="2561" formatCode="0.00">
                  <c:v>24.222899999999999</c:v>
                </c:pt>
                <c:pt idx="2562" formatCode="0.00">
                  <c:v>23.9482</c:v>
                </c:pt>
                <c:pt idx="2563" formatCode="0.00">
                  <c:v>23.958400000000001</c:v>
                </c:pt>
                <c:pt idx="2564" formatCode="0.00">
                  <c:v>24.1936</c:v>
                </c:pt>
                <c:pt idx="2565" formatCode="0.00">
                  <c:v>23.9693</c:v>
                </c:pt>
                <c:pt idx="2566" formatCode="0.00">
                  <c:v>16.059799999999999</c:v>
                </c:pt>
                <c:pt idx="2567" formatCode="0.00">
                  <c:v>16.0246</c:v>
                </c:pt>
                <c:pt idx="2568" formatCode="0.00">
                  <c:v>13.9948</c:v>
                </c:pt>
                <c:pt idx="2569" formatCode="0.00">
                  <c:v>12.904</c:v>
                </c:pt>
                <c:pt idx="2570" formatCode="0.00">
                  <c:v>12.7407</c:v>
                </c:pt>
                <c:pt idx="2571" formatCode="0.00">
                  <c:v>13.436</c:v>
                </c:pt>
                <c:pt idx="2572" formatCode="0.00">
                  <c:v>11.1592</c:v>
                </c:pt>
                <c:pt idx="2573" formatCode="0.00">
                  <c:v>11.4876</c:v>
                </c:pt>
                <c:pt idx="2574" formatCode="0.00">
                  <c:v>12.0345</c:v>
                </c:pt>
                <c:pt idx="2575" formatCode="0.00">
                  <c:v>12.2585</c:v>
                </c:pt>
                <c:pt idx="2576" formatCode="0.00">
                  <c:v>12.3964</c:v>
                </c:pt>
                <c:pt idx="2577" formatCode="0.00">
                  <c:v>12.05</c:v>
                </c:pt>
                <c:pt idx="2578" formatCode="0.00">
                  <c:v>11.962</c:v>
                </c:pt>
                <c:pt idx="2579" formatCode="0.00">
                  <c:v>11.964700000000001</c:v>
                </c:pt>
                <c:pt idx="2580" formatCode="0.00">
                  <c:v>11.942600000000001</c:v>
                </c:pt>
                <c:pt idx="2581" formatCode="0.00">
                  <c:v>11.8345</c:v>
                </c:pt>
                <c:pt idx="2582" formatCode="0.00">
                  <c:v>11.667899999999999</c:v>
                </c:pt>
                <c:pt idx="2583" formatCode="0.00">
                  <c:v>11.9138</c:v>
                </c:pt>
                <c:pt idx="2584" formatCode="0.00">
                  <c:v>12.2332</c:v>
                </c:pt>
                <c:pt idx="2585" formatCode="0.00">
                  <c:v>11.6988</c:v>
                </c:pt>
                <c:pt idx="2586" formatCode="0.00">
                  <c:v>13.2765</c:v>
                </c:pt>
                <c:pt idx="2587" formatCode="0.00">
                  <c:v>13.3017</c:v>
                </c:pt>
                <c:pt idx="2588" formatCode="0.00">
                  <c:v>13.369199999999999</c:v>
                </c:pt>
                <c:pt idx="2589" formatCode="0.00">
                  <c:v>13.0223</c:v>
                </c:pt>
                <c:pt idx="2590" formatCode="0.00">
                  <c:v>12.433299999999999</c:v>
                </c:pt>
                <c:pt idx="2591" formatCode="0.00">
                  <c:v>11.102600000000001</c:v>
                </c:pt>
                <c:pt idx="2592" formatCode="0.00">
                  <c:v>13.606199999999999</c:v>
                </c:pt>
                <c:pt idx="2593" formatCode="0.00">
                  <c:v>12.9543</c:v>
                </c:pt>
                <c:pt idx="2594" formatCode="0.00">
                  <c:v>12.8461</c:v>
                </c:pt>
                <c:pt idx="2595" formatCode="0.00">
                  <c:v>12.746</c:v>
                </c:pt>
                <c:pt idx="2596" formatCode="0.00">
                  <c:v>13.2559</c:v>
                </c:pt>
                <c:pt idx="2597" formatCode="0.00">
                  <c:v>12.4161</c:v>
                </c:pt>
                <c:pt idx="2598" formatCode="0.00">
                  <c:v>13.1991</c:v>
                </c:pt>
                <c:pt idx="2599" formatCode="0.00">
                  <c:v>13.369400000000001</c:v>
                </c:pt>
                <c:pt idx="2600" formatCode="0.00">
                  <c:v>13.4018</c:v>
                </c:pt>
                <c:pt idx="2601" formatCode="0.00">
                  <c:v>13.382400000000001</c:v>
                </c:pt>
                <c:pt idx="2602" formatCode="0.00">
                  <c:v>13.3505</c:v>
                </c:pt>
                <c:pt idx="2603" formatCode="0.00">
                  <c:v>13.533099999999999</c:v>
                </c:pt>
                <c:pt idx="2604" formatCode="0.00">
                  <c:v>12.955500000000001</c:v>
                </c:pt>
                <c:pt idx="2605" formatCode="0.00">
                  <c:v>12.9475</c:v>
                </c:pt>
                <c:pt idx="2606" formatCode="0.00">
                  <c:v>11.5223</c:v>
                </c:pt>
                <c:pt idx="2607" formatCode="0.00">
                  <c:v>11.428100000000001</c:v>
                </c:pt>
                <c:pt idx="2608" formatCode="0.00">
                  <c:v>11.359500000000001</c:v>
                </c:pt>
                <c:pt idx="2609" formatCode="0.00">
                  <c:v>11.884</c:v>
                </c:pt>
                <c:pt idx="2610" formatCode="0.00">
                  <c:v>11.987299999999999</c:v>
                </c:pt>
                <c:pt idx="2611" formatCode="0.00">
                  <c:v>12.261699999999999</c:v>
                </c:pt>
                <c:pt idx="2612" formatCode="0.00">
                  <c:v>9.8172999999999995</c:v>
                </c:pt>
                <c:pt idx="2613" formatCode="0.00">
                  <c:v>11.7326</c:v>
                </c:pt>
                <c:pt idx="2614" formatCode="0.00">
                  <c:v>11.835599999999999</c:v>
                </c:pt>
                <c:pt idx="2615" formatCode="0.00">
                  <c:v>11.892899999999999</c:v>
                </c:pt>
                <c:pt idx="2616" formatCode="0.00">
                  <c:v>11.6259</c:v>
                </c:pt>
                <c:pt idx="2617" formatCode="0.00">
                  <c:v>11.3782</c:v>
                </c:pt>
                <c:pt idx="2618" formatCode="0.00">
                  <c:v>10.4032</c:v>
                </c:pt>
                <c:pt idx="2619" formatCode="0.00">
                  <c:v>10.3729</c:v>
                </c:pt>
                <c:pt idx="2620" formatCode="0.00">
                  <c:v>12.223100000000001</c:v>
                </c:pt>
                <c:pt idx="2621" formatCode="0.00">
                  <c:v>12.627800000000001</c:v>
                </c:pt>
                <c:pt idx="2622" formatCode="0.00">
                  <c:v>18.438099999999999</c:v>
                </c:pt>
                <c:pt idx="2623" formatCode="0.00">
                  <c:v>19.672899999999998</c:v>
                </c:pt>
                <c:pt idx="2624" formatCode="0.00">
                  <c:v>19.840299999999999</c:v>
                </c:pt>
                <c:pt idx="2625" formatCode="0.00">
                  <c:v>19.871700000000001</c:v>
                </c:pt>
                <c:pt idx="2626" formatCode="0.00">
                  <c:v>20.627500000000001</c:v>
                </c:pt>
                <c:pt idx="2627" formatCode="0.00">
                  <c:v>20.8018</c:v>
                </c:pt>
                <c:pt idx="2628" formatCode="0.00">
                  <c:v>20.786200000000001</c:v>
                </c:pt>
                <c:pt idx="2629" formatCode="0.00">
                  <c:v>20.59</c:v>
                </c:pt>
                <c:pt idx="2630" formatCode="0.00">
                  <c:v>20.506900000000002</c:v>
                </c:pt>
                <c:pt idx="2631" formatCode="0.00">
                  <c:v>22.2209</c:v>
                </c:pt>
                <c:pt idx="2632" formatCode="0.00">
                  <c:v>22.2044</c:v>
                </c:pt>
                <c:pt idx="2633" formatCode="0.00">
                  <c:v>21.253</c:v>
                </c:pt>
                <c:pt idx="2634" formatCode="0.00">
                  <c:v>21.3749</c:v>
                </c:pt>
                <c:pt idx="2635" formatCode="0.00">
                  <c:v>21.283300000000001</c:v>
                </c:pt>
                <c:pt idx="2636" formatCode="0.00">
                  <c:v>21.194199999999999</c:v>
                </c:pt>
                <c:pt idx="2637" formatCode="0.00">
                  <c:v>21.279499999999999</c:v>
                </c:pt>
                <c:pt idx="2638" formatCode="0.00">
                  <c:v>21.261299999999999</c:v>
                </c:pt>
                <c:pt idx="2639" formatCode="0.00">
                  <c:v>21.216000000000001</c:v>
                </c:pt>
                <c:pt idx="2640" formatCode="0.00">
                  <c:v>19.741299999999999</c:v>
                </c:pt>
                <c:pt idx="2641" formatCode="0.00">
                  <c:v>19.628900000000002</c:v>
                </c:pt>
                <c:pt idx="2642" formatCode="0.00">
                  <c:v>12.4695</c:v>
                </c:pt>
                <c:pt idx="2643" formatCode="0.00">
                  <c:v>11.5778</c:v>
                </c:pt>
                <c:pt idx="2644" formatCode="0.00">
                  <c:v>11.5755</c:v>
                </c:pt>
                <c:pt idx="2645" formatCode="0.00">
                  <c:v>11.4544</c:v>
                </c:pt>
                <c:pt idx="2646" formatCode="0.00">
                  <c:v>11.581</c:v>
                </c:pt>
                <c:pt idx="2647" formatCode="0.00">
                  <c:v>11.5154</c:v>
                </c:pt>
                <c:pt idx="2648" formatCode="0.00">
                  <c:v>11.5235</c:v>
                </c:pt>
                <c:pt idx="2649" formatCode="0.00">
                  <c:v>11.640700000000001</c:v>
                </c:pt>
                <c:pt idx="2650" formatCode="0.00">
                  <c:v>12.0619</c:v>
                </c:pt>
                <c:pt idx="2651" formatCode="0.00">
                  <c:v>10.4155</c:v>
                </c:pt>
                <c:pt idx="2652" formatCode="0.00">
                  <c:v>10.2082</c:v>
                </c:pt>
                <c:pt idx="2653" formatCode="0.00">
                  <c:v>9.8880999999999997</c:v>
                </c:pt>
                <c:pt idx="2654" formatCode="0.00">
                  <c:v>9.3058999999999994</c:v>
                </c:pt>
                <c:pt idx="2655" formatCode="0.00">
                  <c:v>9.3412000000000006</c:v>
                </c:pt>
                <c:pt idx="2656" formatCode="0.00">
                  <c:v>9.6526999999999994</c:v>
                </c:pt>
                <c:pt idx="2657" formatCode="0.00">
                  <c:v>9.9894999999999996</c:v>
                </c:pt>
                <c:pt idx="2658" formatCode="0.00">
                  <c:v>10.039300000000001</c:v>
                </c:pt>
                <c:pt idx="2659" formatCode="0.00">
                  <c:v>10.0433</c:v>
                </c:pt>
                <c:pt idx="2660" formatCode="0.00">
                  <c:v>10.0877</c:v>
                </c:pt>
                <c:pt idx="2661" formatCode="0.00">
                  <c:v>10.1305</c:v>
                </c:pt>
                <c:pt idx="2662" formatCode="0.00">
                  <c:v>9.9293999999999993</c:v>
                </c:pt>
                <c:pt idx="2663" formatCode="0.00">
                  <c:v>10.083399999999999</c:v>
                </c:pt>
                <c:pt idx="2664" formatCode="0.00">
                  <c:v>10.1927</c:v>
                </c:pt>
                <c:pt idx="2665" formatCode="0.00">
                  <c:v>10.0395</c:v>
                </c:pt>
                <c:pt idx="2666" formatCode="0.00">
                  <c:v>9.3315999999999999</c:v>
                </c:pt>
                <c:pt idx="2667" formatCode="0.00">
                  <c:v>9.6140000000000008</c:v>
                </c:pt>
                <c:pt idx="2668" formatCode="0.00">
                  <c:v>9.6404999999999994</c:v>
                </c:pt>
                <c:pt idx="2669" formatCode="0.00">
                  <c:v>9.468</c:v>
                </c:pt>
                <c:pt idx="2670" formatCode="0.00">
                  <c:v>8.5539000000000005</c:v>
                </c:pt>
                <c:pt idx="2671" formatCode="0.00">
                  <c:v>7.0591999999999997</c:v>
                </c:pt>
                <c:pt idx="2672" formatCode="0.00">
                  <c:v>6.9459</c:v>
                </c:pt>
                <c:pt idx="2673" formatCode="0.00">
                  <c:v>6.9867999999999997</c:v>
                </c:pt>
                <c:pt idx="2674" formatCode="0.00">
                  <c:v>7.0049000000000001</c:v>
                </c:pt>
                <c:pt idx="2675" formatCode="0.00">
                  <c:v>7.1296999999999997</c:v>
                </c:pt>
                <c:pt idx="2676" formatCode="0.00">
                  <c:v>7.2914000000000003</c:v>
                </c:pt>
                <c:pt idx="2677" formatCode="0.00">
                  <c:v>6.5984999999999996</c:v>
                </c:pt>
                <c:pt idx="2678" formatCode="0.00">
                  <c:v>7.3247</c:v>
                </c:pt>
                <c:pt idx="2679" formatCode="0.00">
                  <c:v>7.3643000000000001</c:v>
                </c:pt>
                <c:pt idx="2680" formatCode="0.00">
                  <c:v>7.4390000000000001</c:v>
                </c:pt>
                <c:pt idx="2681" formatCode="0.00">
                  <c:v>7.6638000000000002</c:v>
                </c:pt>
                <c:pt idx="2682" formatCode="0.00">
                  <c:v>7.6368999999999998</c:v>
                </c:pt>
                <c:pt idx="2683" formatCode="0.00">
                  <c:v>7.5018000000000002</c:v>
                </c:pt>
                <c:pt idx="2684" formatCode="0.00">
                  <c:v>7.6864999999999997</c:v>
                </c:pt>
                <c:pt idx="2685" formatCode="0.00">
                  <c:v>8.1329999999999991</c:v>
                </c:pt>
                <c:pt idx="2686" formatCode="0.00">
                  <c:v>8.1050000000000004</c:v>
                </c:pt>
                <c:pt idx="2687" formatCode="0.00">
                  <c:v>8.8956</c:v>
                </c:pt>
                <c:pt idx="2688" formatCode="0.00">
                  <c:v>8.7492999999999999</c:v>
                </c:pt>
                <c:pt idx="2689" formatCode="0.00">
                  <c:v>8.8416999999999994</c:v>
                </c:pt>
                <c:pt idx="2690" formatCode="0.00">
                  <c:v>8.8424999999999994</c:v>
                </c:pt>
                <c:pt idx="2691" formatCode="0.00">
                  <c:v>8.8554999999999993</c:v>
                </c:pt>
                <c:pt idx="2692" formatCode="0.00">
                  <c:v>8.8966999999999992</c:v>
                </c:pt>
                <c:pt idx="2693" formatCode="0.00">
                  <c:v>9.1966999999999999</c:v>
                </c:pt>
                <c:pt idx="2694" formatCode="0.00">
                  <c:v>9.6768000000000001</c:v>
                </c:pt>
                <c:pt idx="2695" formatCode="0.00">
                  <c:v>9.6669999999999998</c:v>
                </c:pt>
                <c:pt idx="2696" formatCode="0.00">
                  <c:v>9.8468999999999998</c:v>
                </c:pt>
                <c:pt idx="2697" formatCode="0.00">
                  <c:v>10.6753</c:v>
                </c:pt>
                <c:pt idx="2698" formatCode="0.00">
                  <c:v>10.963100000000001</c:v>
                </c:pt>
                <c:pt idx="2699" formatCode="0.00">
                  <c:v>10.9255</c:v>
                </c:pt>
                <c:pt idx="2700" formatCode="0.00">
                  <c:v>11.120900000000001</c:v>
                </c:pt>
                <c:pt idx="2701" formatCode="0.00">
                  <c:v>11.154299999999999</c:v>
                </c:pt>
                <c:pt idx="2702" formatCode="0.00">
                  <c:v>11.1378</c:v>
                </c:pt>
                <c:pt idx="2703" formatCode="0.00">
                  <c:v>10.9679</c:v>
                </c:pt>
                <c:pt idx="2704" formatCode="0.00">
                  <c:v>10.981299999999999</c:v>
                </c:pt>
                <c:pt idx="2705" formatCode="0.00">
                  <c:v>10.574</c:v>
                </c:pt>
                <c:pt idx="2706" formatCode="0.00">
                  <c:v>10.5823</c:v>
                </c:pt>
                <c:pt idx="2707" formatCode="0.00">
                  <c:v>9.8785000000000007</c:v>
                </c:pt>
                <c:pt idx="2708" formatCode="0.00">
                  <c:v>12.669700000000001</c:v>
                </c:pt>
                <c:pt idx="2709" formatCode="0.00">
                  <c:v>12.4796</c:v>
                </c:pt>
                <c:pt idx="2710" formatCode="0.00">
                  <c:v>12.466900000000001</c:v>
                </c:pt>
                <c:pt idx="2711" formatCode="0.00">
                  <c:v>12.341799999999999</c:v>
                </c:pt>
                <c:pt idx="2712" formatCode="0.00">
                  <c:v>12.4078</c:v>
                </c:pt>
                <c:pt idx="2713" formatCode="0.00">
                  <c:v>11.5692</c:v>
                </c:pt>
                <c:pt idx="2714" formatCode="0.00">
                  <c:v>10.8256</c:v>
                </c:pt>
                <c:pt idx="2715" formatCode="0.00">
                  <c:v>10.7746</c:v>
                </c:pt>
                <c:pt idx="2716" formatCode="0.00">
                  <c:v>9.9530999999999992</c:v>
                </c:pt>
                <c:pt idx="2717" formatCode="0.00">
                  <c:v>9.6085999999999991</c:v>
                </c:pt>
                <c:pt idx="2718" formatCode="0.00">
                  <c:v>9.9099000000000004</c:v>
                </c:pt>
                <c:pt idx="2719" formatCode="0.00">
                  <c:v>9.907</c:v>
                </c:pt>
                <c:pt idx="2720" formatCode="0.00">
                  <c:v>9.85</c:v>
                </c:pt>
                <c:pt idx="2721" formatCode="0.00">
                  <c:v>9.7307000000000006</c:v>
                </c:pt>
                <c:pt idx="2722" formatCode="0.00">
                  <c:v>10.350899999999999</c:v>
                </c:pt>
                <c:pt idx="2723" formatCode="0.00">
                  <c:v>10.3725</c:v>
                </c:pt>
                <c:pt idx="2724" formatCode="0.00">
                  <c:v>10.1747</c:v>
                </c:pt>
                <c:pt idx="2725" formatCode="0.00">
                  <c:v>10.2464</c:v>
                </c:pt>
                <c:pt idx="2726" formatCode="0.00">
                  <c:v>10.376300000000001</c:v>
                </c:pt>
                <c:pt idx="2727" formatCode="0.00">
                  <c:v>9.9220000000000006</c:v>
                </c:pt>
                <c:pt idx="2728" formatCode="0.00">
                  <c:v>7.6599000000000004</c:v>
                </c:pt>
                <c:pt idx="2729" formatCode="0.00">
                  <c:v>7.8849</c:v>
                </c:pt>
                <c:pt idx="2730" formatCode="0.00">
                  <c:v>7.7747000000000002</c:v>
                </c:pt>
                <c:pt idx="2731" formatCode="0.00">
                  <c:v>7.9215999999999998</c:v>
                </c:pt>
                <c:pt idx="2732" formatCode="0.00">
                  <c:v>7.9907000000000004</c:v>
                </c:pt>
                <c:pt idx="2733" formatCode="0.00">
                  <c:v>8.9564000000000004</c:v>
                </c:pt>
                <c:pt idx="2734" formatCode="0.00">
                  <c:v>9.1285000000000007</c:v>
                </c:pt>
                <c:pt idx="2735" formatCode="0.00">
                  <c:v>9.2146000000000008</c:v>
                </c:pt>
                <c:pt idx="2736" formatCode="0.00">
                  <c:v>9.5543999999999993</c:v>
                </c:pt>
                <c:pt idx="2737" formatCode="0.00">
                  <c:v>9.6677</c:v>
                </c:pt>
                <c:pt idx="2738" formatCode="0.00">
                  <c:v>9.4286999999999992</c:v>
                </c:pt>
                <c:pt idx="2739" formatCode="0.00">
                  <c:v>9.3869000000000007</c:v>
                </c:pt>
                <c:pt idx="2740" formatCode="0.00">
                  <c:v>9.2702000000000009</c:v>
                </c:pt>
                <c:pt idx="2741" formatCode="0.00">
                  <c:v>9.2932000000000006</c:v>
                </c:pt>
                <c:pt idx="2742" formatCode="0.00">
                  <c:v>9.8027999999999995</c:v>
                </c:pt>
                <c:pt idx="2743" formatCode="0.00">
                  <c:v>9.9504000000000001</c:v>
                </c:pt>
                <c:pt idx="2744" formatCode="0.00">
                  <c:v>10.431800000000001</c:v>
                </c:pt>
                <c:pt idx="2745" formatCode="0.00">
                  <c:v>11.004300000000001</c:v>
                </c:pt>
                <c:pt idx="2746" formatCode="0.00">
                  <c:v>11.0015</c:v>
                </c:pt>
                <c:pt idx="2747" formatCode="0.00">
                  <c:v>10.9834</c:v>
                </c:pt>
                <c:pt idx="2748" formatCode="0.00">
                  <c:v>10.056900000000001</c:v>
                </c:pt>
                <c:pt idx="2749" formatCode="0.00">
                  <c:v>10.3742</c:v>
                </c:pt>
                <c:pt idx="2750" formatCode="0.00">
                  <c:v>10.444000000000001</c:v>
                </c:pt>
                <c:pt idx="2751" formatCode="0.00">
                  <c:v>10.4283</c:v>
                </c:pt>
                <c:pt idx="2752" formatCode="0.00">
                  <c:v>10.292</c:v>
                </c:pt>
                <c:pt idx="2753" formatCode="0.00">
                  <c:v>9.0731999999999999</c:v>
                </c:pt>
                <c:pt idx="2754" formatCode="0.00">
                  <c:v>9.1591000000000005</c:v>
                </c:pt>
                <c:pt idx="2755" formatCode="0.00">
                  <c:v>8.8419000000000008</c:v>
                </c:pt>
                <c:pt idx="2756" formatCode="0.00">
                  <c:v>9.0126000000000008</c:v>
                </c:pt>
                <c:pt idx="2757" formatCode="0.00">
                  <c:v>8.9629999999999992</c:v>
                </c:pt>
                <c:pt idx="2758" formatCode="0.00">
                  <c:v>8.8804999999999996</c:v>
                </c:pt>
                <c:pt idx="2759" formatCode="0.00">
                  <c:v>8.9776000000000007</c:v>
                </c:pt>
                <c:pt idx="2760" formatCode="0.00">
                  <c:v>8.8743999999999996</c:v>
                </c:pt>
                <c:pt idx="2761" formatCode="0.00">
                  <c:v>8.7200000000000006</c:v>
                </c:pt>
                <c:pt idx="2762" formatCode="0.00">
                  <c:v>7.6704999999999997</c:v>
                </c:pt>
                <c:pt idx="2763" formatCode="0.00">
                  <c:v>7.7241</c:v>
                </c:pt>
                <c:pt idx="2764" formatCode="0.00">
                  <c:v>6.5309999999999997</c:v>
                </c:pt>
                <c:pt idx="2765" formatCode="0.00">
                  <c:v>5.98</c:v>
                </c:pt>
                <c:pt idx="2766" formatCode="0.00">
                  <c:v>6.4580000000000002</c:v>
                </c:pt>
                <c:pt idx="2767" formatCode="0.00">
                  <c:v>7.1905000000000001</c:v>
                </c:pt>
                <c:pt idx="2768" formatCode="0.00">
                  <c:v>7.3287000000000004</c:v>
                </c:pt>
                <c:pt idx="2769" formatCode="0.00">
                  <c:v>5.9898999999999996</c:v>
                </c:pt>
                <c:pt idx="2770" formatCode="0.00">
                  <c:v>5.9701000000000004</c:v>
                </c:pt>
                <c:pt idx="2771" formatCode="0.00">
                  <c:v>5.8278999999999996</c:v>
                </c:pt>
                <c:pt idx="2772" formatCode="0.00">
                  <c:v>6.5910000000000002</c:v>
                </c:pt>
                <c:pt idx="2773" formatCode="0.00">
                  <c:v>6.5758000000000001</c:v>
                </c:pt>
                <c:pt idx="2774" formatCode="0.00">
                  <c:v>6.6367000000000003</c:v>
                </c:pt>
                <c:pt idx="2775" formatCode="0.00">
                  <c:v>6.9687000000000001</c:v>
                </c:pt>
                <c:pt idx="2776" formatCode="0.00">
                  <c:v>6.9760999999999997</c:v>
                </c:pt>
                <c:pt idx="2777" formatCode="0.00">
                  <c:v>6.9637000000000002</c:v>
                </c:pt>
                <c:pt idx="2778" formatCode="0.00">
                  <c:v>6.9965000000000002</c:v>
                </c:pt>
                <c:pt idx="2779" formatCode="0.00">
                  <c:v>7.0316999999999998</c:v>
                </c:pt>
                <c:pt idx="2780" formatCode="0.00">
                  <c:v>6.9901999999999997</c:v>
                </c:pt>
                <c:pt idx="2781" formatCode="0.00">
                  <c:v>7.2450000000000001</c:v>
                </c:pt>
                <c:pt idx="2782" formatCode="0.00">
                  <c:v>7.2203999999999997</c:v>
                </c:pt>
                <c:pt idx="2783" formatCode="0.00">
                  <c:v>7.4250999999999996</c:v>
                </c:pt>
                <c:pt idx="2784" formatCode="0.00">
                  <c:v>7.9382999999999999</c:v>
                </c:pt>
                <c:pt idx="2785" formatCode="0.00">
                  <c:v>8.4149999999999991</c:v>
                </c:pt>
                <c:pt idx="2786" formatCode="0.00">
                  <c:v>8.1425000000000001</c:v>
                </c:pt>
                <c:pt idx="2787" formatCode="0.00">
                  <c:v>25.4876</c:v>
                </c:pt>
                <c:pt idx="2788" formatCode="0.00">
                  <c:v>25.585999999999999</c:v>
                </c:pt>
                <c:pt idx="2789" formatCode="0.00">
                  <c:v>33.460799999999999</c:v>
                </c:pt>
                <c:pt idx="2790" formatCode="0.00">
                  <c:v>34.512900000000002</c:v>
                </c:pt>
                <c:pt idx="2791" formatCode="0.00">
                  <c:v>43.518900000000002</c:v>
                </c:pt>
                <c:pt idx="2792" formatCode="0.00">
                  <c:v>47.236199999999997</c:v>
                </c:pt>
                <c:pt idx="2793" formatCode="0.00">
                  <c:v>47.723500000000001</c:v>
                </c:pt>
                <c:pt idx="2794" formatCode="0.00">
                  <c:v>47.618699999999997</c:v>
                </c:pt>
                <c:pt idx="2795" formatCode="0.00">
                  <c:v>47.752299999999998</c:v>
                </c:pt>
                <c:pt idx="2796" formatCode="0.00">
                  <c:v>47.895699999999998</c:v>
                </c:pt>
                <c:pt idx="2797" formatCode="0.00">
                  <c:v>47.9223</c:v>
                </c:pt>
                <c:pt idx="2798" formatCode="0.00">
                  <c:v>47.954700000000003</c:v>
                </c:pt>
                <c:pt idx="2799" formatCode="0.00">
                  <c:v>47.795499999999997</c:v>
                </c:pt>
                <c:pt idx="2800" formatCode="0.00">
                  <c:v>48.117600000000003</c:v>
                </c:pt>
                <c:pt idx="2801" formatCode="0.00">
                  <c:v>48.405900000000003</c:v>
                </c:pt>
                <c:pt idx="2802" formatCode="0.00">
                  <c:v>48.5015</c:v>
                </c:pt>
                <c:pt idx="2803" formatCode="0.00">
                  <c:v>48.503399999999999</c:v>
                </c:pt>
                <c:pt idx="2804" formatCode="0.00">
                  <c:v>48.485300000000002</c:v>
                </c:pt>
                <c:pt idx="2805" formatCode="0.00">
                  <c:v>48.594200000000001</c:v>
                </c:pt>
                <c:pt idx="2806" formatCode="0.00">
                  <c:v>48.606499999999997</c:v>
                </c:pt>
                <c:pt idx="2807" formatCode="0.00">
                  <c:v>41.971699999999998</c:v>
                </c:pt>
                <c:pt idx="2808" formatCode="0.00">
                  <c:v>41.8005</c:v>
                </c:pt>
                <c:pt idx="2809" formatCode="0.00">
                  <c:v>33.139299999999999</c:v>
                </c:pt>
                <c:pt idx="2810" formatCode="0.00">
                  <c:v>29.622399999999999</c:v>
                </c:pt>
                <c:pt idx="2811" formatCode="0.00">
                  <c:v>20.507999999999999</c:v>
                </c:pt>
                <c:pt idx="2812" formatCode="0.00">
                  <c:v>14.429399999999999</c:v>
                </c:pt>
                <c:pt idx="2813" formatCode="0.00">
                  <c:v>13.726000000000001</c:v>
                </c:pt>
                <c:pt idx="2814" formatCode="0.00">
                  <c:v>13.4735</c:v>
                </c:pt>
                <c:pt idx="2815" formatCode="0.00">
                  <c:v>12.156499999999999</c:v>
                </c:pt>
                <c:pt idx="2816" formatCode="0.00">
                  <c:v>12.7494</c:v>
                </c:pt>
                <c:pt idx="2817" formatCode="0.00">
                  <c:v>12.7394</c:v>
                </c:pt>
                <c:pt idx="2818" formatCode="0.00">
                  <c:v>12.3491</c:v>
                </c:pt>
                <c:pt idx="2819" formatCode="0.00">
                  <c:v>11.5448</c:v>
                </c:pt>
                <c:pt idx="2820" formatCode="0.00">
                  <c:v>11.732799999999999</c:v>
                </c:pt>
                <c:pt idx="2821" formatCode="0.00">
                  <c:v>11.566700000000001</c:v>
                </c:pt>
                <c:pt idx="2822" formatCode="0.00">
                  <c:v>11.614800000000001</c:v>
                </c:pt>
                <c:pt idx="2823" formatCode="0.00">
                  <c:v>11.492900000000001</c:v>
                </c:pt>
                <c:pt idx="2824" formatCode="0.00">
                  <c:v>12.0741</c:v>
                </c:pt>
                <c:pt idx="2825" formatCode="0.00">
                  <c:v>11.7957</c:v>
                </c:pt>
                <c:pt idx="2826" formatCode="0.00">
                  <c:v>11.8652</c:v>
                </c:pt>
                <c:pt idx="2827" formatCode="0.00">
                  <c:v>11.957000000000001</c:v>
                </c:pt>
                <c:pt idx="2828" formatCode="0.00">
                  <c:v>11.315</c:v>
                </c:pt>
                <c:pt idx="2829" formatCode="0.00">
                  <c:v>11.973800000000001</c:v>
                </c:pt>
                <c:pt idx="2830" formatCode="0.00">
                  <c:v>12.779400000000001</c:v>
                </c:pt>
                <c:pt idx="2831" formatCode="0.00">
                  <c:v>12.5883</c:v>
                </c:pt>
                <c:pt idx="2832" formatCode="0.00">
                  <c:v>11.8239</c:v>
                </c:pt>
                <c:pt idx="2833" formatCode="0.00">
                  <c:v>11.967599999999999</c:v>
                </c:pt>
                <c:pt idx="2834" formatCode="0.00">
                  <c:v>11.676299999999999</c:v>
                </c:pt>
                <c:pt idx="2835" formatCode="0.00">
                  <c:v>12.9107</c:v>
                </c:pt>
                <c:pt idx="2836" formatCode="0.00">
                  <c:v>12.1915</c:v>
                </c:pt>
                <c:pt idx="2837" formatCode="0.00">
                  <c:v>12.075100000000001</c:v>
                </c:pt>
                <c:pt idx="2838" formatCode="0.00">
                  <c:v>11.748699999999999</c:v>
                </c:pt>
                <c:pt idx="2839" formatCode="0.00">
                  <c:v>11.807399999999999</c:v>
                </c:pt>
                <c:pt idx="2840" formatCode="0.00">
                  <c:v>11.075100000000001</c:v>
                </c:pt>
                <c:pt idx="2841" formatCode="0.00">
                  <c:v>11.124000000000001</c:v>
                </c:pt>
                <c:pt idx="2842" formatCode="0.00">
                  <c:v>11.127599999999999</c:v>
                </c:pt>
                <c:pt idx="2843" formatCode="0.00">
                  <c:v>11.1396</c:v>
                </c:pt>
                <c:pt idx="2844" formatCode="0.00">
                  <c:v>10.804</c:v>
                </c:pt>
                <c:pt idx="2845" formatCode="0.00">
                  <c:v>10.8157</c:v>
                </c:pt>
                <c:pt idx="2846" formatCode="0.00">
                  <c:v>10.5251</c:v>
                </c:pt>
                <c:pt idx="2847" formatCode="0.00">
                  <c:v>10.5708</c:v>
                </c:pt>
                <c:pt idx="2848" formatCode="0.00">
                  <c:v>10.5327</c:v>
                </c:pt>
                <c:pt idx="2849" formatCode="0.00">
                  <c:v>9.7829999999999995</c:v>
                </c:pt>
                <c:pt idx="2850" formatCode="0.00">
                  <c:v>8.0372000000000003</c:v>
                </c:pt>
                <c:pt idx="2851" formatCode="0.00">
                  <c:v>8.3223000000000003</c:v>
                </c:pt>
                <c:pt idx="2852" formatCode="0.00">
                  <c:v>8.5542999999999996</c:v>
                </c:pt>
                <c:pt idx="2853" formatCode="0.00">
                  <c:v>8.7756000000000007</c:v>
                </c:pt>
                <c:pt idx="2854" formatCode="0.00">
                  <c:v>8.0164000000000009</c:v>
                </c:pt>
                <c:pt idx="2855" formatCode="0.00">
                  <c:v>6.8369</c:v>
                </c:pt>
                <c:pt idx="2856" formatCode="0.00">
                  <c:v>7.859</c:v>
                </c:pt>
                <c:pt idx="2857" formatCode="0.00">
                  <c:v>7.9368999999999996</c:v>
                </c:pt>
                <c:pt idx="2858" formatCode="0.00">
                  <c:v>8.1434999999999995</c:v>
                </c:pt>
                <c:pt idx="2859" formatCode="0.00">
                  <c:v>7.7351999999999999</c:v>
                </c:pt>
                <c:pt idx="2860" formatCode="0.00">
                  <c:v>9.0450999999999997</c:v>
                </c:pt>
                <c:pt idx="2861" formatCode="0.00">
                  <c:v>9.9654000000000007</c:v>
                </c:pt>
                <c:pt idx="2862" formatCode="0.00">
                  <c:v>9.8648000000000007</c:v>
                </c:pt>
                <c:pt idx="2863" formatCode="0.00">
                  <c:v>9.6224000000000007</c:v>
                </c:pt>
                <c:pt idx="2864" formatCode="0.00">
                  <c:v>9.6214999999999993</c:v>
                </c:pt>
                <c:pt idx="2865" formatCode="0.00">
                  <c:v>10.401899999999999</c:v>
                </c:pt>
                <c:pt idx="2866" formatCode="0.00">
                  <c:v>19.947199999999999</c:v>
                </c:pt>
                <c:pt idx="2867" formatCode="0.00">
                  <c:v>20.039000000000001</c:v>
                </c:pt>
                <c:pt idx="2868" formatCode="0.00">
                  <c:v>20.106200000000001</c:v>
                </c:pt>
                <c:pt idx="2869" formatCode="0.00">
                  <c:v>20.360299999999999</c:v>
                </c:pt>
                <c:pt idx="2870" formatCode="0.00">
                  <c:v>21.215499999999999</c:v>
                </c:pt>
                <c:pt idx="2871" formatCode="0.00">
                  <c:v>21.329599999999999</c:v>
                </c:pt>
                <c:pt idx="2872" formatCode="0.00">
                  <c:v>21.6709</c:v>
                </c:pt>
                <c:pt idx="2873" formatCode="0.00">
                  <c:v>21.5852</c:v>
                </c:pt>
                <c:pt idx="2874" formatCode="0.00">
                  <c:v>21.5532</c:v>
                </c:pt>
                <c:pt idx="2875" formatCode="0.00">
                  <c:v>21.525400000000001</c:v>
                </c:pt>
                <c:pt idx="2876" formatCode="0.00">
                  <c:v>21.164400000000001</c:v>
                </c:pt>
                <c:pt idx="2877" formatCode="0.00">
                  <c:v>21.090499999999999</c:v>
                </c:pt>
                <c:pt idx="2878" formatCode="0.00">
                  <c:v>21.551100000000002</c:v>
                </c:pt>
                <c:pt idx="2879" formatCode="0.00">
                  <c:v>21.921600000000002</c:v>
                </c:pt>
                <c:pt idx="2880" formatCode="0.00">
                  <c:v>21.429400000000001</c:v>
                </c:pt>
                <c:pt idx="2881" formatCode="0.00">
                  <c:v>21.126200000000001</c:v>
                </c:pt>
                <c:pt idx="2882" formatCode="0.00">
                  <c:v>21.107299999999999</c:v>
                </c:pt>
                <c:pt idx="2883" formatCode="0.00">
                  <c:v>21.362400000000001</c:v>
                </c:pt>
                <c:pt idx="2884" formatCode="0.00">
                  <c:v>23.9483</c:v>
                </c:pt>
                <c:pt idx="2885" formatCode="0.00">
                  <c:v>24.7</c:v>
                </c:pt>
                <c:pt idx="2886" formatCode="0.00">
                  <c:v>21.143599999999999</c:v>
                </c:pt>
                <c:pt idx="2887" formatCode="0.00">
                  <c:v>21.1068</c:v>
                </c:pt>
                <c:pt idx="2888" formatCode="0.00">
                  <c:v>20.865300000000001</c:v>
                </c:pt>
                <c:pt idx="2889" formatCode="0.00">
                  <c:v>20.584399999999999</c:v>
                </c:pt>
                <c:pt idx="2890" formatCode="0.00">
                  <c:v>19.811800000000002</c:v>
                </c:pt>
                <c:pt idx="2891" formatCode="0.00">
                  <c:v>19.675599999999999</c:v>
                </c:pt>
                <c:pt idx="2892" formatCode="0.00">
                  <c:v>20.565100000000001</c:v>
                </c:pt>
                <c:pt idx="2893" formatCode="0.00">
                  <c:v>22.8932</c:v>
                </c:pt>
                <c:pt idx="2894" formatCode="0.00">
                  <c:v>23.008500000000002</c:v>
                </c:pt>
                <c:pt idx="2895" formatCode="0.00">
                  <c:v>22.9194</c:v>
                </c:pt>
                <c:pt idx="2896" formatCode="0.00">
                  <c:v>22.981999999999999</c:v>
                </c:pt>
                <c:pt idx="2897" formatCode="0.00">
                  <c:v>23.029699999999998</c:v>
                </c:pt>
                <c:pt idx="2898" formatCode="0.00">
                  <c:v>22.4892</c:v>
                </c:pt>
                <c:pt idx="2899" formatCode="0.00">
                  <c:v>22.345400000000001</c:v>
                </c:pt>
                <c:pt idx="2900" formatCode="0.00">
                  <c:v>22.478300000000001</c:v>
                </c:pt>
                <c:pt idx="2901" formatCode="0.00">
                  <c:v>22.226099999999999</c:v>
                </c:pt>
                <c:pt idx="2902" formatCode="0.00">
                  <c:v>22.165800000000001</c:v>
                </c:pt>
                <c:pt idx="2903" formatCode="0.00">
                  <c:v>22.0623</c:v>
                </c:pt>
                <c:pt idx="2904" formatCode="0.00">
                  <c:v>20.191099999999999</c:v>
                </c:pt>
                <c:pt idx="2905" formatCode="0.00">
                  <c:v>19.448699999999999</c:v>
                </c:pt>
                <c:pt idx="2906" formatCode="0.00">
                  <c:v>15.6844</c:v>
                </c:pt>
                <c:pt idx="2907" formatCode="0.00">
                  <c:v>15.6777</c:v>
                </c:pt>
                <c:pt idx="2908" formatCode="0.00">
                  <c:v>15.6264</c:v>
                </c:pt>
                <c:pt idx="2909" formatCode="0.00">
                  <c:v>15.642200000000001</c:v>
                </c:pt>
                <c:pt idx="2910" formatCode="0.00">
                  <c:v>15.6699</c:v>
                </c:pt>
                <c:pt idx="2911" formatCode="0.00">
                  <c:v>15.4474</c:v>
                </c:pt>
                <c:pt idx="2912" formatCode="0.00">
                  <c:v>14.2934</c:v>
                </c:pt>
                <c:pt idx="2913" formatCode="0.00">
                  <c:v>14.906499999999999</c:v>
                </c:pt>
                <c:pt idx="2914" formatCode="0.00">
                  <c:v>15.014799999999999</c:v>
                </c:pt>
                <c:pt idx="2915" formatCode="0.00">
                  <c:v>15.146100000000001</c:v>
                </c:pt>
                <c:pt idx="2916" formatCode="0.00">
                  <c:v>15.2971</c:v>
                </c:pt>
                <c:pt idx="2917" formatCode="0.00">
                  <c:v>16.293700000000001</c:v>
                </c:pt>
                <c:pt idx="2918" formatCode="0.00">
                  <c:v>16.260300000000001</c:v>
                </c:pt>
                <c:pt idx="2919" formatCode="0.00">
                  <c:v>16.2575</c:v>
                </c:pt>
                <c:pt idx="2920" formatCode="0.00">
                  <c:v>16.044799999999999</c:v>
                </c:pt>
                <c:pt idx="2921" formatCode="0.00">
                  <c:v>15.9072</c:v>
                </c:pt>
                <c:pt idx="2922" formatCode="0.00">
                  <c:v>17.797000000000001</c:v>
                </c:pt>
                <c:pt idx="2923" formatCode="0.00">
                  <c:v>26.783899999999999</c:v>
                </c:pt>
                <c:pt idx="2924" formatCode="0.00">
                  <c:v>27.398399999999999</c:v>
                </c:pt>
                <c:pt idx="2925" formatCode="0.00">
                  <c:v>27.1721</c:v>
                </c:pt>
                <c:pt idx="2926" formatCode="0.00">
                  <c:v>27.169799999999999</c:v>
                </c:pt>
                <c:pt idx="2927" formatCode="0.00">
                  <c:v>27.154299999999999</c:v>
                </c:pt>
                <c:pt idx="2928" formatCode="0.00">
                  <c:v>27.944600000000001</c:v>
                </c:pt>
                <c:pt idx="2929" formatCode="0.00">
                  <c:v>28.574200000000001</c:v>
                </c:pt>
                <c:pt idx="2930" formatCode="0.00">
                  <c:v>28.584800000000001</c:v>
                </c:pt>
                <c:pt idx="2931" formatCode="0.00">
                  <c:v>28.679300000000001</c:v>
                </c:pt>
                <c:pt idx="2932" formatCode="0.00">
                  <c:v>29.390799999999999</c:v>
                </c:pt>
                <c:pt idx="2933" formatCode="0.00">
                  <c:v>27.535799999999998</c:v>
                </c:pt>
                <c:pt idx="2934" formatCode="0.00">
                  <c:v>28.7377</c:v>
                </c:pt>
                <c:pt idx="2935" formatCode="0.00">
                  <c:v>28.589400000000001</c:v>
                </c:pt>
                <c:pt idx="2936" formatCode="0.00">
                  <c:v>28.293600000000001</c:v>
                </c:pt>
                <c:pt idx="2937" formatCode="0.00">
                  <c:v>28.5304</c:v>
                </c:pt>
                <c:pt idx="2938" formatCode="0.00">
                  <c:v>28.1129</c:v>
                </c:pt>
                <c:pt idx="2939" formatCode="0.00">
                  <c:v>28.515699999999999</c:v>
                </c:pt>
                <c:pt idx="2940" formatCode="0.00">
                  <c:v>30.2653</c:v>
                </c:pt>
                <c:pt idx="2941" formatCode="0.00">
                  <c:v>30.120699999999999</c:v>
                </c:pt>
                <c:pt idx="2942" formatCode="0.00">
                  <c:v>29.561699999999998</c:v>
                </c:pt>
                <c:pt idx="2943" formatCode="0.00">
                  <c:v>22.247</c:v>
                </c:pt>
                <c:pt idx="2944" formatCode="0.00">
                  <c:v>21.491900000000001</c:v>
                </c:pt>
                <c:pt idx="2945" formatCode="0.00">
                  <c:v>21.328199999999999</c:v>
                </c:pt>
                <c:pt idx="2946" formatCode="0.00">
                  <c:v>21.2987</c:v>
                </c:pt>
                <c:pt idx="2947" formatCode="0.00">
                  <c:v>21.2927</c:v>
                </c:pt>
                <c:pt idx="2948" formatCode="0.00">
                  <c:v>20.454999999999998</c:v>
                </c:pt>
                <c:pt idx="2949" formatCode="0.00">
                  <c:v>19.589200000000002</c:v>
                </c:pt>
                <c:pt idx="2950" formatCode="0.00">
                  <c:v>20.054200000000002</c:v>
                </c:pt>
                <c:pt idx="2951" formatCode="0.00">
                  <c:v>19.750900000000001</c:v>
                </c:pt>
                <c:pt idx="2952" formatCode="0.00">
                  <c:v>18.5306</c:v>
                </c:pt>
                <c:pt idx="2953" formatCode="0.00">
                  <c:v>17.6707</c:v>
                </c:pt>
                <c:pt idx="2954" formatCode="0.00">
                  <c:v>16.430700000000002</c:v>
                </c:pt>
                <c:pt idx="2955" formatCode="0.00">
                  <c:v>16.594899999999999</c:v>
                </c:pt>
                <c:pt idx="2956" formatCode="0.00">
                  <c:v>16.198</c:v>
                </c:pt>
                <c:pt idx="2957" formatCode="0.00">
                  <c:v>11.8748</c:v>
                </c:pt>
                <c:pt idx="2958" formatCode="0.00">
                  <c:v>10.3125</c:v>
                </c:pt>
                <c:pt idx="2959" formatCode="0.00">
                  <c:v>10.711399999999999</c:v>
                </c:pt>
                <c:pt idx="2960" formatCode="0.00">
                  <c:v>10.6493</c:v>
                </c:pt>
                <c:pt idx="2961" formatCode="0.00">
                  <c:v>11.7713</c:v>
                </c:pt>
                <c:pt idx="2962" formatCode="0.00">
                  <c:v>12.782500000000001</c:v>
                </c:pt>
              </c:numCache>
            </c:numRef>
          </c:val>
          <c:smooth val="0"/>
          <c:extLst>
            <c:ext xmlns:c16="http://schemas.microsoft.com/office/drawing/2014/chart" uri="{C3380CC4-5D6E-409C-BE32-E72D297353CC}">
              <c16:uniqueId val="{00000003-D663-0C4B-B347-E9834DA15F70}"/>
            </c:ext>
          </c:extLst>
        </c:ser>
        <c:ser>
          <c:idx val="4"/>
          <c:order val="4"/>
          <c:tx>
            <c:strRef>
              <c:f>'Chart Data'!$C$1</c:f>
              <c:strCache>
                <c:ptCount val="1"/>
                <c:pt idx="0">
                  <c:v>25th Percentile Threshold (%)</c:v>
                </c:pt>
              </c:strCache>
            </c:strRef>
          </c:tx>
          <c:spPr>
            <a:ln w="16000">
              <a:solidFill>
                <a:srgbClr val="2E8B57"/>
              </a:solidFill>
              <a:prstDash val="dash"/>
            </a:ln>
          </c:spPr>
          <c:marker>
            <c:symbol val="none"/>
          </c:marker>
          <c:cat>
            <c:numRef>
              <c:f>'Chart Data'!$A$2:$A$2964</c:f>
              <c:numCache>
                <c:formatCode>yyyy\-mm\-dd</c:formatCode>
                <c:ptCount val="2963"/>
                <c:pt idx="0">
                  <c:v>41676</c:v>
                </c:pt>
                <c:pt idx="1">
                  <c:v>41677</c:v>
                </c:pt>
                <c:pt idx="2">
                  <c:v>41680</c:v>
                </c:pt>
                <c:pt idx="3">
                  <c:v>41681</c:v>
                </c:pt>
                <c:pt idx="4">
                  <c:v>41682</c:v>
                </c:pt>
                <c:pt idx="5">
                  <c:v>41683</c:v>
                </c:pt>
                <c:pt idx="6">
                  <c:v>41684</c:v>
                </c:pt>
                <c:pt idx="7">
                  <c:v>41687</c:v>
                </c:pt>
                <c:pt idx="8">
                  <c:v>41688</c:v>
                </c:pt>
                <c:pt idx="9">
                  <c:v>41689</c:v>
                </c:pt>
                <c:pt idx="10">
                  <c:v>41690</c:v>
                </c:pt>
                <c:pt idx="11">
                  <c:v>41691</c:v>
                </c:pt>
                <c:pt idx="12">
                  <c:v>41694</c:v>
                </c:pt>
                <c:pt idx="13">
                  <c:v>41695</c:v>
                </c:pt>
                <c:pt idx="14">
                  <c:v>41696</c:v>
                </c:pt>
                <c:pt idx="15">
                  <c:v>41697</c:v>
                </c:pt>
                <c:pt idx="16">
                  <c:v>41698</c:v>
                </c:pt>
                <c:pt idx="17">
                  <c:v>41701</c:v>
                </c:pt>
                <c:pt idx="18">
                  <c:v>41702</c:v>
                </c:pt>
                <c:pt idx="19">
                  <c:v>41703</c:v>
                </c:pt>
                <c:pt idx="20">
                  <c:v>41704</c:v>
                </c:pt>
                <c:pt idx="21">
                  <c:v>41705</c:v>
                </c:pt>
                <c:pt idx="22">
                  <c:v>41708</c:v>
                </c:pt>
                <c:pt idx="23">
                  <c:v>41709</c:v>
                </c:pt>
                <c:pt idx="24">
                  <c:v>41710</c:v>
                </c:pt>
                <c:pt idx="25">
                  <c:v>41711</c:v>
                </c:pt>
                <c:pt idx="26">
                  <c:v>41712</c:v>
                </c:pt>
                <c:pt idx="27">
                  <c:v>41715</c:v>
                </c:pt>
                <c:pt idx="28">
                  <c:v>41716</c:v>
                </c:pt>
                <c:pt idx="29">
                  <c:v>41717</c:v>
                </c:pt>
                <c:pt idx="30">
                  <c:v>41718</c:v>
                </c:pt>
                <c:pt idx="31">
                  <c:v>41719</c:v>
                </c:pt>
                <c:pt idx="32">
                  <c:v>41722</c:v>
                </c:pt>
                <c:pt idx="33">
                  <c:v>41723</c:v>
                </c:pt>
                <c:pt idx="34">
                  <c:v>41724</c:v>
                </c:pt>
                <c:pt idx="35">
                  <c:v>41725</c:v>
                </c:pt>
                <c:pt idx="36">
                  <c:v>41726</c:v>
                </c:pt>
                <c:pt idx="37">
                  <c:v>41729</c:v>
                </c:pt>
                <c:pt idx="38">
                  <c:v>41730</c:v>
                </c:pt>
                <c:pt idx="39">
                  <c:v>41731</c:v>
                </c:pt>
                <c:pt idx="40">
                  <c:v>41732</c:v>
                </c:pt>
                <c:pt idx="41">
                  <c:v>41733</c:v>
                </c:pt>
                <c:pt idx="42">
                  <c:v>41736</c:v>
                </c:pt>
                <c:pt idx="43">
                  <c:v>41737</c:v>
                </c:pt>
                <c:pt idx="44">
                  <c:v>41739</c:v>
                </c:pt>
                <c:pt idx="45">
                  <c:v>41740</c:v>
                </c:pt>
                <c:pt idx="46">
                  <c:v>41743</c:v>
                </c:pt>
                <c:pt idx="47">
                  <c:v>41744</c:v>
                </c:pt>
                <c:pt idx="48">
                  <c:v>41745</c:v>
                </c:pt>
                <c:pt idx="49">
                  <c:v>41746</c:v>
                </c:pt>
                <c:pt idx="50">
                  <c:v>41747</c:v>
                </c:pt>
                <c:pt idx="51">
                  <c:v>41750</c:v>
                </c:pt>
                <c:pt idx="52">
                  <c:v>41751</c:v>
                </c:pt>
                <c:pt idx="53">
                  <c:v>41752</c:v>
                </c:pt>
                <c:pt idx="54">
                  <c:v>41753</c:v>
                </c:pt>
                <c:pt idx="55">
                  <c:v>41754</c:v>
                </c:pt>
                <c:pt idx="56">
                  <c:v>41757</c:v>
                </c:pt>
                <c:pt idx="57">
                  <c:v>41758</c:v>
                </c:pt>
                <c:pt idx="58">
                  <c:v>41764</c:v>
                </c:pt>
                <c:pt idx="59">
                  <c:v>41765</c:v>
                </c:pt>
                <c:pt idx="60">
                  <c:v>41766</c:v>
                </c:pt>
                <c:pt idx="61">
                  <c:v>41767</c:v>
                </c:pt>
                <c:pt idx="62">
                  <c:v>41768</c:v>
                </c:pt>
                <c:pt idx="63">
                  <c:v>41771</c:v>
                </c:pt>
                <c:pt idx="64">
                  <c:v>41772</c:v>
                </c:pt>
                <c:pt idx="65">
                  <c:v>41773</c:v>
                </c:pt>
                <c:pt idx="66">
                  <c:v>41774</c:v>
                </c:pt>
                <c:pt idx="67">
                  <c:v>41775</c:v>
                </c:pt>
                <c:pt idx="68">
                  <c:v>41778</c:v>
                </c:pt>
                <c:pt idx="69">
                  <c:v>41779</c:v>
                </c:pt>
                <c:pt idx="70">
                  <c:v>41780</c:v>
                </c:pt>
                <c:pt idx="71">
                  <c:v>41781</c:v>
                </c:pt>
                <c:pt idx="72">
                  <c:v>41782</c:v>
                </c:pt>
                <c:pt idx="73">
                  <c:v>41785</c:v>
                </c:pt>
                <c:pt idx="74">
                  <c:v>41786</c:v>
                </c:pt>
                <c:pt idx="75">
                  <c:v>41787</c:v>
                </c:pt>
                <c:pt idx="76">
                  <c:v>41788</c:v>
                </c:pt>
                <c:pt idx="77">
                  <c:v>41789</c:v>
                </c:pt>
                <c:pt idx="78">
                  <c:v>41792</c:v>
                </c:pt>
                <c:pt idx="79">
                  <c:v>41793</c:v>
                </c:pt>
                <c:pt idx="80">
                  <c:v>41794</c:v>
                </c:pt>
                <c:pt idx="81">
                  <c:v>41795</c:v>
                </c:pt>
                <c:pt idx="82">
                  <c:v>41796</c:v>
                </c:pt>
                <c:pt idx="83">
                  <c:v>41799</c:v>
                </c:pt>
                <c:pt idx="84">
                  <c:v>41800</c:v>
                </c:pt>
                <c:pt idx="85">
                  <c:v>41801</c:v>
                </c:pt>
                <c:pt idx="86">
                  <c:v>41802</c:v>
                </c:pt>
                <c:pt idx="87">
                  <c:v>41803</c:v>
                </c:pt>
                <c:pt idx="88">
                  <c:v>41806</c:v>
                </c:pt>
                <c:pt idx="89">
                  <c:v>41807</c:v>
                </c:pt>
                <c:pt idx="90">
                  <c:v>41808</c:v>
                </c:pt>
                <c:pt idx="91">
                  <c:v>41809</c:v>
                </c:pt>
                <c:pt idx="92">
                  <c:v>41810</c:v>
                </c:pt>
                <c:pt idx="93">
                  <c:v>41813</c:v>
                </c:pt>
                <c:pt idx="94">
                  <c:v>41814</c:v>
                </c:pt>
                <c:pt idx="95">
                  <c:v>41815</c:v>
                </c:pt>
                <c:pt idx="96">
                  <c:v>41816</c:v>
                </c:pt>
                <c:pt idx="97">
                  <c:v>41817</c:v>
                </c:pt>
                <c:pt idx="98">
                  <c:v>41820</c:v>
                </c:pt>
                <c:pt idx="99">
                  <c:v>41821</c:v>
                </c:pt>
                <c:pt idx="100">
                  <c:v>41822</c:v>
                </c:pt>
                <c:pt idx="101">
                  <c:v>41823</c:v>
                </c:pt>
                <c:pt idx="102">
                  <c:v>41824</c:v>
                </c:pt>
                <c:pt idx="103">
                  <c:v>41827</c:v>
                </c:pt>
                <c:pt idx="104">
                  <c:v>41828</c:v>
                </c:pt>
                <c:pt idx="105">
                  <c:v>41829</c:v>
                </c:pt>
                <c:pt idx="106">
                  <c:v>41830</c:v>
                </c:pt>
                <c:pt idx="107">
                  <c:v>41831</c:v>
                </c:pt>
                <c:pt idx="108">
                  <c:v>41834</c:v>
                </c:pt>
                <c:pt idx="109">
                  <c:v>41835</c:v>
                </c:pt>
                <c:pt idx="110">
                  <c:v>41836</c:v>
                </c:pt>
                <c:pt idx="111">
                  <c:v>41837</c:v>
                </c:pt>
                <c:pt idx="112">
                  <c:v>41838</c:v>
                </c:pt>
                <c:pt idx="113">
                  <c:v>41841</c:v>
                </c:pt>
                <c:pt idx="114">
                  <c:v>41842</c:v>
                </c:pt>
                <c:pt idx="115">
                  <c:v>41843</c:v>
                </c:pt>
                <c:pt idx="116">
                  <c:v>41844</c:v>
                </c:pt>
                <c:pt idx="117">
                  <c:v>41845</c:v>
                </c:pt>
                <c:pt idx="118">
                  <c:v>41848</c:v>
                </c:pt>
                <c:pt idx="119">
                  <c:v>41849</c:v>
                </c:pt>
                <c:pt idx="120">
                  <c:v>41850</c:v>
                </c:pt>
                <c:pt idx="121">
                  <c:v>41851</c:v>
                </c:pt>
                <c:pt idx="122">
                  <c:v>41852</c:v>
                </c:pt>
                <c:pt idx="123">
                  <c:v>41855</c:v>
                </c:pt>
                <c:pt idx="124">
                  <c:v>41856</c:v>
                </c:pt>
                <c:pt idx="125">
                  <c:v>41857</c:v>
                </c:pt>
                <c:pt idx="126">
                  <c:v>41858</c:v>
                </c:pt>
                <c:pt idx="127">
                  <c:v>41859</c:v>
                </c:pt>
                <c:pt idx="128">
                  <c:v>41862</c:v>
                </c:pt>
                <c:pt idx="129">
                  <c:v>41863</c:v>
                </c:pt>
                <c:pt idx="130">
                  <c:v>41864</c:v>
                </c:pt>
                <c:pt idx="131">
                  <c:v>41865</c:v>
                </c:pt>
                <c:pt idx="132">
                  <c:v>41866</c:v>
                </c:pt>
                <c:pt idx="133">
                  <c:v>41869</c:v>
                </c:pt>
                <c:pt idx="134">
                  <c:v>41870</c:v>
                </c:pt>
                <c:pt idx="135">
                  <c:v>41871</c:v>
                </c:pt>
                <c:pt idx="136">
                  <c:v>41872</c:v>
                </c:pt>
                <c:pt idx="137">
                  <c:v>41873</c:v>
                </c:pt>
                <c:pt idx="138">
                  <c:v>41876</c:v>
                </c:pt>
                <c:pt idx="139">
                  <c:v>41877</c:v>
                </c:pt>
                <c:pt idx="140">
                  <c:v>41878</c:v>
                </c:pt>
                <c:pt idx="141">
                  <c:v>41879</c:v>
                </c:pt>
                <c:pt idx="142">
                  <c:v>41880</c:v>
                </c:pt>
                <c:pt idx="143">
                  <c:v>41885</c:v>
                </c:pt>
                <c:pt idx="144">
                  <c:v>41886</c:v>
                </c:pt>
                <c:pt idx="145">
                  <c:v>41887</c:v>
                </c:pt>
                <c:pt idx="146">
                  <c:v>41890</c:v>
                </c:pt>
                <c:pt idx="147">
                  <c:v>41891</c:v>
                </c:pt>
                <c:pt idx="148">
                  <c:v>41892</c:v>
                </c:pt>
                <c:pt idx="149">
                  <c:v>41893</c:v>
                </c:pt>
                <c:pt idx="150">
                  <c:v>41894</c:v>
                </c:pt>
                <c:pt idx="151">
                  <c:v>41897</c:v>
                </c:pt>
                <c:pt idx="152">
                  <c:v>41898</c:v>
                </c:pt>
                <c:pt idx="153">
                  <c:v>41899</c:v>
                </c:pt>
                <c:pt idx="154">
                  <c:v>41900</c:v>
                </c:pt>
                <c:pt idx="155">
                  <c:v>41901</c:v>
                </c:pt>
                <c:pt idx="156">
                  <c:v>41904</c:v>
                </c:pt>
                <c:pt idx="157">
                  <c:v>41905</c:v>
                </c:pt>
                <c:pt idx="158">
                  <c:v>41906</c:v>
                </c:pt>
                <c:pt idx="159">
                  <c:v>41907</c:v>
                </c:pt>
                <c:pt idx="160">
                  <c:v>41908</c:v>
                </c:pt>
                <c:pt idx="161">
                  <c:v>41911</c:v>
                </c:pt>
                <c:pt idx="162">
                  <c:v>41912</c:v>
                </c:pt>
                <c:pt idx="163">
                  <c:v>41913</c:v>
                </c:pt>
                <c:pt idx="164">
                  <c:v>41914</c:v>
                </c:pt>
                <c:pt idx="165">
                  <c:v>41915</c:v>
                </c:pt>
                <c:pt idx="166">
                  <c:v>41918</c:v>
                </c:pt>
                <c:pt idx="167">
                  <c:v>41919</c:v>
                </c:pt>
                <c:pt idx="168">
                  <c:v>41920</c:v>
                </c:pt>
                <c:pt idx="169">
                  <c:v>41921</c:v>
                </c:pt>
                <c:pt idx="170">
                  <c:v>41922</c:v>
                </c:pt>
                <c:pt idx="171">
                  <c:v>41925</c:v>
                </c:pt>
                <c:pt idx="172">
                  <c:v>41926</c:v>
                </c:pt>
                <c:pt idx="173">
                  <c:v>41927</c:v>
                </c:pt>
                <c:pt idx="174">
                  <c:v>41928</c:v>
                </c:pt>
                <c:pt idx="175">
                  <c:v>41929</c:v>
                </c:pt>
                <c:pt idx="176">
                  <c:v>41932</c:v>
                </c:pt>
                <c:pt idx="177">
                  <c:v>41933</c:v>
                </c:pt>
                <c:pt idx="178">
                  <c:v>41934</c:v>
                </c:pt>
                <c:pt idx="179">
                  <c:v>41935</c:v>
                </c:pt>
                <c:pt idx="180">
                  <c:v>41936</c:v>
                </c:pt>
                <c:pt idx="181">
                  <c:v>41939</c:v>
                </c:pt>
                <c:pt idx="182">
                  <c:v>41940</c:v>
                </c:pt>
                <c:pt idx="183">
                  <c:v>41941</c:v>
                </c:pt>
                <c:pt idx="184">
                  <c:v>41942</c:v>
                </c:pt>
                <c:pt idx="185">
                  <c:v>41943</c:v>
                </c:pt>
                <c:pt idx="186">
                  <c:v>41946</c:v>
                </c:pt>
                <c:pt idx="187">
                  <c:v>41947</c:v>
                </c:pt>
                <c:pt idx="188">
                  <c:v>41948</c:v>
                </c:pt>
                <c:pt idx="189">
                  <c:v>41949</c:v>
                </c:pt>
                <c:pt idx="190">
                  <c:v>41950</c:v>
                </c:pt>
                <c:pt idx="191">
                  <c:v>41953</c:v>
                </c:pt>
                <c:pt idx="192">
                  <c:v>41954</c:v>
                </c:pt>
                <c:pt idx="193">
                  <c:v>41955</c:v>
                </c:pt>
                <c:pt idx="194">
                  <c:v>41956</c:v>
                </c:pt>
                <c:pt idx="195">
                  <c:v>41957</c:v>
                </c:pt>
                <c:pt idx="196">
                  <c:v>41960</c:v>
                </c:pt>
                <c:pt idx="197">
                  <c:v>41961</c:v>
                </c:pt>
                <c:pt idx="198">
                  <c:v>41962</c:v>
                </c:pt>
                <c:pt idx="199">
                  <c:v>41963</c:v>
                </c:pt>
                <c:pt idx="200">
                  <c:v>41964</c:v>
                </c:pt>
                <c:pt idx="201">
                  <c:v>41967</c:v>
                </c:pt>
                <c:pt idx="202">
                  <c:v>41968</c:v>
                </c:pt>
                <c:pt idx="203">
                  <c:v>41969</c:v>
                </c:pt>
                <c:pt idx="204">
                  <c:v>41970</c:v>
                </c:pt>
                <c:pt idx="205">
                  <c:v>41971</c:v>
                </c:pt>
                <c:pt idx="206">
                  <c:v>41974</c:v>
                </c:pt>
                <c:pt idx="207">
                  <c:v>41975</c:v>
                </c:pt>
                <c:pt idx="208">
                  <c:v>41976</c:v>
                </c:pt>
                <c:pt idx="209">
                  <c:v>41977</c:v>
                </c:pt>
                <c:pt idx="210">
                  <c:v>41978</c:v>
                </c:pt>
                <c:pt idx="211">
                  <c:v>41981</c:v>
                </c:pt>
                <c:pt idx="212">
                  <c:v>41982</c:v>
                </c:pt>
                <c:pt idx="213">
                  <c:v>41983</c:v>
                </c:pt>
                <c:pt idx="214">
                  <c:v>41984</c:v>
                </c:pt>
                <c:pt idx="215">
                  <c:v>41985</c:v>
                </c:pt>
                <c:pt idx="216">
                  <c:v>41988</c:v>
                </c:pt>
                <c:pt idx="217">
                  <c:v>41989</c:v>
                </c:pt>
                <c:pt idx="218">
                  <c:v>41990</c:v>
                </c:pt>
                <c:pt idx="219">
                  <c:v>41991</c:v>
                </c:pt>
                <c:pt idx="220">
                  <c:v>41992</c:v>
                </c:pt>
                <c:pt idx="221">
                  <c:v>41995</c:v>
                </c:pt>
                <c:pt idx="222">
                  <c:v>41996</c:v>
                </c:pt>
                <c:pt idx="223">
                  <c:v>41997</c:v>
                </c:pt>
                <c:pt idx="224">
                  <c:v>41998</c:v>
                </c:pt>
                <c:pt idx="225">
                  <c:v>41999</c:v>
                </c:pt>
                <c:pt idx="226">
                  <c:v>42002</c:v>
                </c:pt>
                <c:pt idx="227">
                  <c:v>42003</c:v>
                </c:pt>
                <c:pt idx="228">
                  <c:v>42004</c:v>
                </c:pt>
                <c:pt idx="229">
                  <c:v>42009</c:v>
                </c:pt>
                <c:pt idx="230">
                  <c:v>42010</c:v>
                </c:pt>
                <c:pt idx="231">
                  <c:v>42011</c:v>
                </c:pt>
                <c:pt idx="232">
                  <c:v>42012</c:v>
                </c:pt>
                <c:pt idx="233">
                  <c:v>42013</c:v>
                </c:pt>
                <c:pt idx="234">
                  <c:v>42016</c:v>
                </c:pt>
                <c:pt idx="235">
                  <c:v>42017</c:v>
                </c:pt>
                <c:pt idx="236">
                  <c:v>42018</c:v>
                </c:pt>
                <c:pt idx="237">
                  <c:v>42019</c:v>
                </c:pt>
                <c:pt idx="238">
                  <c:v>42020</c:v>
                </c:pt>
                <c:pt idx="239">
                  <c:v>42023</c:v>
                </c:pt>
                <c:pt idx="240">
                  <c:v>42024</c:v>
                </c:pt>
                <c:pt idx="241">
                  <c:v>42025</c:v>
                </c:pt>
                <c:pt idx="242">
                  <c:v>42026</c:v>
                </c:pt>
                <c:pt idx="243">
                  <c:v>42027</c:v>
                </c:pt>
                <c:pt idx="244">
                  <c:v>42030</c:v>
                </c:pt>
                <c:pt idx="245">
                  <c:v>42031</c:v>
                </c:pt>
                <c:pt idx="246">
                  <c:v>42032</c:v>
                </c:pt>
                <c:pt idx="247">
                  <c:v>42033</c:v>
                </c:pt>
                <c:pt idx="248">
                  <c:v>42034</c:v>
                </c:pt>
                <c:pt idx="249">
                  <c:v>42037</c:v>
                </c:pt>
                <c:pt idx="250">
                  <c:v>42038</c:v>
                </c:pt>
                <c:pt idx="251">
                  <c:v>42039</c:v>
                </c:pt>
                <c:pt idx="252">
                  <c:v>42040</c:v>
                </c:pt>
                <c:pt idx="253">
                  <c:v>42041</c:v>
                </c:pt>
                <c:pt idx="254">
                  <c:v>42044</c:v>
                </c:pt>
                <c:pt idx="255">
                  <c:v>42045</c:v>
                </c:pt>
                <c:pt idx="256">
                  <c:v>42046</c:v>
                </c:pt>
                <c:pt idx="257">
                  <c:v>42047</c:v>
                </c:pt>
                <c:pt idx="258">
                  <c:v>42048</c:v>
                </c:pt>
                <c:pt idx="259">
                  <c:v>42059</c:v>
                </c:pt>
                <c:pt idx="260">
                  <c:v>42060</c:v>
                </c:pt>
                <c:pt idx="261">
                  <c:v>42061</c:v>
                </c:pt>
                <c:pt idx="262">
                  <c:v>42062</c:v>
                </c:pt>
                <c:pt idx="263">
                  <c:v>42065</c:v>
                </c:pt>
                <c:pt idx="264">
                  <c:v>42066</c:v>
                </c:pt>
                <c:pt idx="265">
                  <c:v>42067</c:v>
                </c:pt>
                <c:pt idx="266">
                  <c:v>42068</c:v>
                </c:pt>
                <c:pt idx="267">
                  <c:v>42069</c:v>
                </c:pt>
                <c:pt idx="268">
                  <c:v>42072</c:v>
                </c:pt>
                <c:pt idx="269">
                  <c:v>42073</c:v>
                </c:pt>
                <c:pt idx="270">
                  <c:v>42074</c:v>
                </c:pt>
                <c:pt idx="271">
                  <c:v>42075</c:v>
                </c:pt>
                <c:pt idx="272">
                  <c:v>42076</c:v>
                </c:pt>
                <c:pt idx="273">
                  <c:v>42079</c:v>
                </c:pt>
                <c:pt idx="274">
                  <c:v>42080</c:v>
                </c:pt>
                <c:pt idx="275">
                  <c:v>42081</c:v>
                </c:pt>
                <c:pt idx="276">
                  <c:v>42082</c:v>
                </c:pt>
                <c:pt idx="277">
                  <c:v>42083</c:v>
                </c:pt>
                <c:pt idx="278">
                  <c:v>42086</c:v>
                </c:pt>
                <c:pt idx="279">
                  <c:v>42087</c:v>
                </c:pt>
                <c:pt idx="280">
                  <c:v>42088</c:v>
                </c:pt>
                <c:pt idx="281">
                  <c:v>42089</c:v>
                </c:pt>
                <c:pt idx="282">
                  <c:v>42090</c:v>
                </c:pt>
                <c:pt idx="283">
                  <c:v>42093</c:v>
                </c:pt>
                <c:pt idx="284">
                  <c:v>42094</c:v>
                </c:pt>
                <c:pt idx="285">
                  <c:v>42095</c:v>
                </c:pt>
                <c:pt idx="286">
                  <c:v>42096</c:v>
                </c:pt>
                <c:pt idx="287">
                  <c:v>42097</c:v>
                </c:pt>
                <c:pt idx="288">
                  <c:v>42100</c:v>
                </c:pt>
                <c:pt idx="289">
                  <c:v>42101</c:v>
                </c:pt>
                <c:pt idx="290">
                  <c:v>42102</c:v>
                </c:pt>
                <c:pt idx="291">
                  <c:v>42103</c:v>
                </c:pt>
                <c:pt idx="292">
                  <c:v>42104</c:v>
                </c:pt>
                <c:pt idx="293">
                  <c:v>42107</c:v>
                </c:pt>
                <c:pt idx="294">
                  <c:v>42108</c:v>
                </c:pt>
                <c:pt idx="295">
                  <c:v>42109</c:v>
                </c:pt>
                <c:pt idx="296">
                  <c:v>42110</c:v>
                </c:pt>
                <c:pt idx="297">
                  <c:v>42111</c:v>
                </c:pt>
                <c:pt idx="298">
                  <c:v>42114</c:v>
                </c:pt>
                <c:pt idx="299">
                  <c:v>42115</c:v>
                </c:pt>
                <c:pt idx="300">
                  <c:v>42116</c:v>
                </c:pt>
                <c:pt idx="301">
                  <c:v>42117</c:v>
                </c:pt>
                <c:pt idx="302">
                  <c:v>42118</c:v>
                </c:pt>
                <c:pt idx="303">
                  <c:v>42121</c:v>
                </c:pt>
                <c:pt idx="304">
                  <c:v>42128</c:v>
                </c:pt>
                <c:pt idx="305">
                  <c:v>42129</c:v>
                </c:pt>
                <c:pt idx="306">
                  <c:v>42130</c:v>
                </c:pt>
                <c:pt idx="307">
                  <c:v>42131</c:v>
                </c:pt>
                <c:pt idx="308">
                  <c:v>42132</c:v>
                </c:pt>
                <c:pt idx="309">
                  <c:v>42135</c:v>
                </c:pt>
                <c:pt idx="310">
                  <c:v>42136</c:v>
                </c:pt>
                <c:pt idx="311">
                  <c:v>42137</c:v>
                </c:pt>
                <c:pt idx="312">
                  <c:v>42138</c:v>
                </c:pt>
                <c:pt idx="313">
                  <c:v>42139</c:v>
                </c:pt>
                <c:pt idx="314">
                  <c:v>42142</c:v>
                </c:pt>
                <c:pt idx="315">
                  <c:v>42143</c:v>
                </c:pt>
                <c:pt idx="316">
                  <c:v>42144</c:v>
                </c:pt>
                <c:pt idx="317">
                  <c:v>42145</c:v>
                </c:pt>
                <c:pt idx="318">
                  <c:v>42146</c:v>
                </c:pt>
                <c:pt idx="319">
                  <c:v>42149</c:v>
                </c:pt>
                <c:pt idx="320">
                  <c:v>42150</c:v>
                </c:pt>
                <c:pt idx="321">
                  <c:v>42151</c:v>
                </c:pt>
                <c:pt idx="322">
                  <c:v>42152</c:v>
                </c:pt>
                <c:pt idx="323">
                  <c:v>42153</c:v>
                </c:pt>
                <c:pt idx="324">
                  <c:v>42156</c:v>
                </c:pt>
                <c:pt idx="325">
                  <c:v>42157</c:v>
                </c:pt>
                <c:pt idx="326">
                  <c:v>42158</c:v>
                </c:pt>
                <c:pt idx="327">
                  <c:v>42159</c:v>
                </c:pt>
                <c:pt idx="328">
                  <c:v>42160</c:v>
                </c:pt>
                <c:pt idx="329">
                  <c:v>42163</c:v>
                </c:pt>
                <c:pt idx="330">
                  <c:v>42164</c:v>
                </c:pt>
                <c:pt idx="331">
                  <c:v>42165</c:v>
                </c:pt>
                <c:pt idx="332">
                  <c:v>42166</c:v>
                </c:pt>
                <c:pt idx="333">
                  <c:v>42167</c:v>
                </c:pt>
                <c:pt idx="334">
                  <c:v>42170</c:v>
                </c:pt>
                <c:pt idx="335">
                  <c:v>42171</c:v>
                </c:pt>
                <c:pt idx="336">
                  <c:v>42172</c:v>
                </c:pt>
                <c:pt idx="337">
                  <c:v>42173</c:v>
                </c:pt>
                <c:pt idx="338">
                  <c:v>42174</c:v>
                </c:pt>
                <c:pt idx="339">
                  <c:v>42177</c:v>
                </c:pt>
                <c:pt idx="340">
                  <c:v>42178</c:v>
                </c:pt>
                <c:pt idx="341">
                  <c:v>42179</c:v>
                </c:pt>
                <c:pt idx="342">
                  <c:v>42180</c:v>
                </c:pt>
                <c:pt idx="343">
                  <c:v>42181</c:v>
                </c:pt>
                <c:pt idx="344">
                  <c:v>42184</c:v>
                </c:pt>
                <c:pt idx="345">
                  <c:v>42185</c:v>
                </c:pt>
                <c:pt idx="346">
                  <c:v>42186</c:v>
                </c:pt>
                <c:pt idx="347">
                  <c:v>42187</c:v>
                </c:pt>
                <c:pt idx="348">
                  <c:v>42188</c:v>
                </c:pt>
                <c:pt idx="349">
                  <c:v>42191</c:v>
                </c:pt>
                <c:pt idx="350">
                  <c:v>42192</c:v>
                </c:pt>
                <c:pt idx="351">
                  <c:v>42193</c:v>
                </c:pt>
                <c:pt idx="352">
                  <c:v>42194</c:v>
                </c:pt>
                <c:pt idx="353">
                  <c:v>42195</c:v>
                </c:pt>
                <c:pt idx="354">
                  <c:v>42198</c:v>
                </c:pt>
                <c:pt idx="355">
                  <c:v>42199</c:v>
                </c:pt>
                <c:pt idx="356">
                  <c:v>42200</c:v>
                </c:pt>
                <c:pt idx="357">
                  <c:v>42201</c:v>
                </c:pt>
                <c:pt idx="358">
                  <c:v>42202</c:v>
                </c:pt>
                <c:pt idx="359">
                  <c:v>42205</c:v>
                </c:pt>
                <c:pt idx="360">
                  <c:v>42206</c:v>
                </c:pt>
                <c:pt idx="361">
                  <c:v>42207</c:v>
                </c:pt>
                <c:pt idx="362">
                  <c:v>42208</c:v>
                </c:pt>
                <c:pt idx="363">
                  <c:v>42209</c:v>
                </c:pt>
                <c:pt idx="364">
                  <c:v>42212</c:v>
                </c:pt>
                <c:pt idx="365">
                  <c:v>42213</c:v>
                </c:pt>
                <c:pt idx="366">
                  <c:v>42214</c:v>
                </c:pt>
                <c:pt idx="367">
                  <c:v>42215</c:v>
                </c:pt>
                <c:pt idx="368">
                  <c:v>42216</c:v>
                </c:pt>
                <c:pt idx="369">
                  <c:v>42219</c:v>
                </c:pt>
                <c:pt idx="370">
                  <c:v>42220</c:v>
                </c:pt>
                <c:pt idx="371">
                  <c:v>42221</c:v>
                </c:pt>
                <c:pt idx="372">
                  <c:v>42222</c:v>
                </c:pt>
                <c:pt idx="373">
                  <c:v>42223</c:v>
                </c:pt>
                <c:pt idx="374">
                  <c:v>42226</c:v>
                </c:pt>
                <c:pt idx="375">
                  <c:v>42227</c:v>
                </c:pt>
                <c:pt idx="376">
                  <c:v>42228</c:v>
                </c:pt>
                <c:pt idx="377">
                  <c:v>42229</c:v>
                </c:pt>
                <c:pt idx="378">
                  <c:v>42230</c:v>
                </c:pt>
                <c:pt idx="379">
                  <c:v>42233</c:v>
                </c:pt>
                <c:pt idx="380">
                  <c:v>42234</c:v>
                </c:pt>
                <c:pt idx="381">
                  <c:v>42235</c:v>
                </c:pt>
                <c:pt idx="382">
                  <c:v>42236</c:v>
                </c:pt>
                <c:pt idx="383">
                  <c:v>42237</c:v>
                </c:pt>
                <c:pt idx="384">
                  <c:v>42240</c:v>
                </c:pt>
                <c:pt idx="385">
                  <c:v>42241</c:v>
                </c:pt>
                <c:pt idx="386">
                  <c:v>42242</c:v>
                </c:pt>
                <c:pt idx="387">
                  <c:v>42243</c:v>
                </c:pt>
                <c:pt idx="388">
                  <c:v>42244</c:v>
                </c:pt>
                <c:pt idx="389">
                  <c:v>42247</c:v>
                </c:pt>
                <c:pt idx="390">
                  <c:v>42248</c:v>
                </c:pt>
                <c:pt idx="391">
                  <c:v>42250</c:v>
                </c:pt>
                <c:pt idx="392">
                  <c:v>42251</c:v>
                </c:pt>
                <c:pt idx="393">
                  <c:v>42254</c:v>
                </c:pt>
                <c:pt idx="394">
                  <c:v>42255</c:v>
                </c:pt>
                <c:pt idx="395">
                  <c:v>42256</c:v>
                </c:pt>
                <c:pt idx="396">
                  <c:v>42257</c:v>
                </c:pt>
                <c:pt idx="397">
                  <c:v>42258</c:v>
                </c:pt>
                <c:pt idx="398">
                  <c:v>42261</c:v>
                </c:pt>
                <c:pt idx="399">
                  <c:v>42262</c:v>
                </c:pt>
                <c:pt idx="400">
                  <c:v>42263</c:v>
                </c:pt>
                <c:pt idx="401">
                  <c:v>42264</c:v>
                </c:pt>
                <c:pt idx="402">
                  <c:v>42265</c:v>
                </c:pt>
                <c:pt idx="403">
                  <c:v>42268</c:v>
                </c:pt>
                <c:pt idx="404">
                  <c:v>42269</c:v>
                </c:pt>
                <c:pt idx="405">
                  <c:v>42270</c:v>
                </c:pt>
                <c:pt idx="406">
                  <c:v>42271</c:v>
                </c:pt>
                <c:pt idx="407">
                  <c:v>42272</c:v>
                </c:pt>
                <c:pt idx="408">
                  <c:v>42275</c:v>
                </c:pt>
                <c:pt idx="409">
                  <c:v>42276</c:v>
                </c:pt>
                <c:pt idx="410">
                  <c:v>42277</c:v>
                </c:pt>
                <c:pt idx="411">
                  <c:v>42278</c:v>
                </c:pt>
                <c:pt idx="412">
                  <c:v>42279</c:v>
                </c:pt>
                <c:pt idx="413">
                  <c:v>42282</c:v>
                </c:pt>
                <c:pt idx="414">
                  <c:v>42283</c:v>
                </c:pt>
                <c:pt idx="415">
                  <c:v>42284</c:v>
                </c:pt>
                <c:pt idx="416">
                  <c:v>42285</c:v>
                </c:pt>
                <c:pt idx="417">
                  <c:v>42286</c:v>
                </c:pt>
                <c:pt idx="418">
                  <c:v>42289</c:v>
                </c:pt>
                <c:pt idx="419">
                  <c:v>42290</c:v>
                </c:pt>
                <c:pt idx="420">
                  <c:v>42291</c:v>
                </c:pt>
                <c:pt idx="421">
                  <c:v>42292</c:v>
                </c:pt>
                <c:pt idx="422">
                  <c:v>42293</c:v>
                </c:pt>
                <c:pt idx="423">
                  <c:v>42296</c:v>
                </c:pt>
                <c:pt idx="424">
                  <c:v>42297</c:v>
                </c:pt>
                <c:pt idx="425">
                  <c:v>42298</c:v>
                </c:pt>
                <c:pt idx="426">
                  <c:v>42299</c:v>
                </c:pt>
                <c:pt idx="427">
                  <c:v>42300</c:v>
                </c:pt>
                <c:pt idx="428">
                  <c:v>42303</c:v>
                </c:pt>
                <c:pt idx="429">
                  <c:v>42304</c:v>
                </c:pt>
                <c:pt idx="430">
                  <c:v>42305</c:v>
                </c:pt>
                <c:pt idx="431">
                  <c:v>42306</c:v>
                </c:pt>
                <c:pt idx="432">
                  <c:v>42307</c:v>
                </c:pt>
                <c:pt idx="433">
                  <c:v>42310</c:v>
                </c:pt>
                <c:pt idx="434">
                  <c:v>42311</c:v>
                </c:pt>
                <c:pt idx="435">
                  <c:v>42312</c:v>
                </c:pt>
                <c:pt idx="436">
                  <c:v>42313</c:v>
                </c:pt>
                <c:pt idx="437">
                  <c:v>42314</c:v>
                </c:pt>
                <c:pt idx="438">
                  <c:v>42317</c:v>
                </c:pt>
                <c:pt idx="439">
                  <c:v>42318</c:v>
                </c:pt>
                <c:pt idx="440">
                  <c:v>42319</c:v>
                </c:pt>
                <c:pt idx="441">
                  <c:v>42320</c:v>
                </c:pt>
                <c:pt idx="442">
                  <c:v>42321</c:v>
                </c:pt>
                <c:pt idx="443">
                  <c:v>42324</c:v>
                </c:pt>
                <c:pt idx="444">
                  <c:v>42325</c:v>
                </c:pt>
                <c:pt idx="445">
                  <c:v>42326</c:v>
                </c:pt>
                <c:pt idx="446">
                  <c:v>42327</c:v>
                </c:pt>
                <c:pt idx="447">
                  <c:v>42328</c:v>
                </c:pt>
                <c:pt idx="448">
                  <c:v>42331</c:v>
                </c:pt>
                <c:pt idx="449">
                  <c:v>42332</c:v>
                </c:pt>
                <c:pt idx="450">
                  <c:v>42333</c:v>
                </c:pt>
                <c:pt idx="451">
                  <c:v>42334</c:v>
                </c:pt>
                <c:pt idx="452">
                  <c:v>42335</c:v>
                </c:pt>
                <c:pt idx="453">
                  <c:v>42338</c:v>
                </c:pt>
                <c:pt idx="454">
                  <c:v>42339</c:v>
                </c:pt>
                <c:pt idx="455">
                  <c:v>42340</c:v>
                </c:pt>
                <c:pt idx="456">
                  <c:v>42341</c:v>
                </c:pt>
                <c:pt idx="457">
                  <c:v>42342</c:v>
                </c:pt>
                <c:pt idx="458">
                  <c:v>42345</c:v>
                </c:pt>
                <c:pt idx="459">
                  <c:v>42346</c:v>
                </c:pt>
                <c:pt idx="460">
                  <c:v>42347</c:v>
                </c:pt>
                <c:pt idx="461">
                  <c:v>42348</c:v>
                </c:pt>
                <c:pt idx="462">
                  <c:v>42349</c:v>
                </c:pt>
                <c:pt idx="463">
                  <c:v>42352</c:v>
                </c:pt>
                <c:pt idx="464">
                  <c:v>42353</c:v>
                </c:pt>
                <c:pt idx="465">
                  <c:v>42354</c:v>
                </c:pt>
                <c:pt idx="466">
                  <c:v>42355</c:v>
                </c:pt>
                <c:pt idx="467">
                  <c:v>42356</c:v>
                </c:pt>
                <c:pt idx="468">
                  <c:v>42359</c:v>
                </c:pt>
                <c:pt idx="469">
                  <c:v>42360</c:v>
                </c:pt>
                <c:pt idx="470">
                  <c:v>42361</c:v>
                </c:pt>
                <c:pt idx="471">
                  <c:v>42362</c:v>
                </c:pt>
                <c:pt idx="472">
                  <c:v>42363</c:v>
                </c:pt>
                <c:pt idx="473">
                  <c:v>42366</c:v>
                </c:pt>
                <c:pt idx="474">
                  <c:v>42367</c:v>
                </c:pt>
                <c:pt idx="475">
                  <c:v>42368</c:v>
                </c:pt>
                <c:pt idx="476">
                  <c:v>42369</c:v>
                </c:pt>
                <c:pt idx="477">
                  <c:v>42373</c:v>
                </c:pt>
                <c:pt idx="478">
                  <c:v>42374</c:v>
                </c:pt>
                <c:pt idx="479">
                  <c:v>42375</c:v>
                </c:pt>
                <c:pt idx="480">
                  <c:v>42376</c:v>
                </c:pt>
                <c:pt idx="481">
                  <c:v>42377</c:v>
                </c:pt>
                <c:pt idx="482">
                  <c:v>42380</c:v>
                </c:pt>
                <c:pt idx="483">
                  <c:v>42381</c:v>
                </c:pt>
                <c:pt idx="484">
                  <c:v>42382</c:v>
                </c:pt>
                <c:pt idx="485">
                  <c:v>42383</c:v>
                </c:pt>
                <c:pt idx="486">
                  <c:v>42384</c:v>
                </c:pt>
                <c:pt idx="487">
                  <c:v>42387</c:v>
                </c:pt>
                <c:pt idx="488">
                  <c:v>42388</c:v>
                </c:pt>
                <c:pt idx="489">
                  <c:v>42389</c:v>
                </c:pt>
                <c:pt idx="490">
                  <c:v>42390</c:v>
                </c:pt>
                <c:pt idx="491">
                  <c:v>42391</c:v>
                </c:pt>
                <c:pt idx="492">
                  <c:v>42394</c:v>
                </c:pt>
                <c:pt idx="493">
                  <c:v>42395</c:v>
                </c:pt>
                <c:pt idx="494">
                  <c:v>42396</c:v>
                </c:pt>
                <c:pt idx="495">
                  <c:v>42397</c:v>
                </c:pt>
                <c:pt idx="496">
                  <c:v>42398</c:v>
                </c:pt>
                <c:pt idx="497">
                  <c:v>42401</c:v>
                </c:pt>
                <c:pt idx="498">
                  <c:v>42402</c:v>
                </c:pt>
                <c:pt idx="499">
                  <c:v>42403</c:v>
                </c:pt>
                <c:pt idx="500">
                  <c:v>42404</c:v>
                </c:pt>
                <c:pt idx="501">
                  <c:v>42405</c:v>
                </c:pt>
                <c:pt idx="502">
                  <c:v>42415</c:v>
                </c:pt>
                <c:pt idx="503">
                  <c:v>42416</c:v>
                </c:pt>
                <c:pt idx="504">
                  <c:v>42417</c:v>
                </c:pt>
                <c:pt idx="505">
                  <c:v>42418</c:v>
                </c:pt>
                <c:pt idx="506">
                  <c:v>42419</c:v>
                </c:pt>
                <c:pt idx="507">
                  <c:v>42422</c:v>
                </c:pt>
                <c:pt idx="508">
                  <c:v>42423</c:v>
                </c:pt>
                <c:pt idx="509">
                  <c:v>42424</c:v>
                </c:pt>
                <c:pt idx="510">
                  <c:v>42425</c:v>
                </c:pt>
                <c:pt idx="511">
                  <c:v>42426</c:v>
                </c:pt>
                <c:pt idx="512">
                  <c:v>42429</c:v>
                </c:pt>
                <c:pt idx="513">
                  <c:v>42430</c:v>
                </c:pt>
                <c:pt idx="514">
                  <c:v>42431</c:v>
                </c:pt>
                <c:pt idx="515">
                  <c:v>42432</c:v>
                </c:pt>
                <c:pt idx="516">
                  <c:v>42433</c:v>
                </c:pt>
                <c:pt idx="517">
                  <c:v>42436</c:v>
                </c:pt>
                <c:pt idx="518">
                  <c:v>42437</c:v>
                </c:pt>
                <c:pt idx="519">
                  <c:v>42438</c:v>
                </c:pt>
                <c:pt idx="520">
                  <c:v>42439</c:v>
                </c:pt>
                <c:pt idx="521">
                  <c:v>42440</c:v>
                </c:pt>
                <c:pt idx="522">
                  <c:v>42443</c:v>
                </c:pt>
                <c:pt idx="523">
                  <c:v>42444</c:v>
                </c:pt>
                <c:pt idx="524">
                  <c:v>42445</c:v>
                </c:pt>
                <c:pt idx="525">
                  <c:v>42446</c:v>
                </c:pt>
                <c:pt idx="526">
                  <c:v>42447</c:v>
                </c:pt>
                <c:pt idx="527">
                  <c:v>42450</c:v>
                </c:pt>
                <c:pt idx="528">
                  <c:v>42451</c:v>
                </c:pt>
                <c:pt idx="529">
                  <c:v>42452</c:v>
                </c:pt>
                <c:pt idx="530">
                  <c:v>42453</c:v>
                </c:pt>
                <c:pt idx="531">
                  <c:v>42454</c:v>
                </c:pt>
                <c:pt idx="532">
                  <c:v>42457</c:v>
                </c:pt>
                <c:pt idx="533">
                  <c:v>42458</c:v>
                </c:pt>
                <c:pt idx="534">
                  <c:v>42459</c:v>
                </c:pt>
                <c:pt idx="535">
                  <c:v>42460</c:v>
                </c:pt>
                <c:pt idx="536">
                  <c:v>42461</c:v>
                </c:pt>
                <c:pt idx="537">
                  <c:v>42464</c:v>
                </c:pt>
                <c:pt idx="538">
                  <c:v>42465</c:v>
                </c:pt>
                <c:pt idx="539">
                  <c:v>42466</c:v>
                </c:pt>
                <c:pt idx="540">
                  <c:v>42467</c:v>
                </c:pt>
                <c:pt idx="541">
                  <c:v>42468</c:v>
                </c:pt>
                <c:pt idx="542">
                  <c:v>42471</c:v>
                </c:pt>
                <c:pt idx="543">
                  <c:v>42472</c:v>
                </c:pt>
                <c:pt idx="544">
                  <c:v>42473</c:v>
                </c:pt>
                <c:pt idx="545">
                  <c:v>42474</c:v>
                </c:pt>
                <c:pt idx="546">
                  <c:v>42475</c:v>
                </c:pt>
                <c:pt idx="547">
                  <c:v>42479</c:v>
                </c:pt>
                <c:pt idx="548">
                  <c:v>42480</c:v>
                </c:pt>
                <c:pt idx="549">
                  <c:v>42481</c:v>
                </c:pt>
                <c:pt idx="550">
                  <c:v>42482</c:v>
                </c:pt>
                <c:pt idx="551">
                  <c:v>42485</c:v>
                </c:pt>
                <c:pt idx="552">
                  <c:v>42486</c:v>
                </c:pt>
                <c:pt idx="553">
                  <c:v>42487</c:v>
                </c:pt>
                <c:pt idx="554">
                  <c:v>42488</c:v>
                </c:pt>
                <c:pt idx="555">
                  <c:v>42489</c:v>
                </c:pt>
                <c:pt idx="556">
                  <c:v>42494</c:v>
                </c:pt>
                <c:pt idx="557">
                  <c:v>42495</c:v>
                </c:pt>
                <c:pt idx="558">
                  <c:v>42496</c:v>
                </c:pt>
                <c:pt idx="559">
                  <c:v>42499</c:v>
                </c:pt>
                <c:pt idx="560">
                  <c:v>42500</c:v>
                </c:pt>
                <c:pt idx="561">
                  <c:v>42501</c:v>
                </c:pt>
                <c:pt idx="562">
                  <c:v>42502</c:v>
                </c:pt>
                <c:pt idx="563">
                  <c:v>42503</c:v>
                </c:pt>
                <c:pt idx="564">
                  <c:v>42506</c:v>
                </c:pt>
                <c:pt idx="565">
                  <c:v>42507</c:v>
                </c:pt>
                <c:pt idx="566">
                  <c:v>42508</c:v>
                </c:pt>
                <c:pt idx="567">
                  <c:v>42509</c:v>
                </c:pt>
                <c:pt idx="568">
                  <c:v>42510</c:v>
                </c:pt>
                <c:pt idx="569">
                  <c:v>42513</c:v>
                </c:pt>
                <c:pt idx="570">
                  <c:v>42514</c:v>
                </c:pt>
                <c:pt idx="571">
                  <c:v>42515</c:v>
                </c:pt>
                <c:pt idx="572">
                  <c:v>42516</c:v>
                </c:pt>
                <c:pt idx="573">
                  <c:v>42517</c:v>
                </c:pt>
                <c:pt idx="574">
                  <c:v>42520</c:v>
                </c:pt>
                <c:pt idx="575">
                  <c:v>42521</c:v>
                </c:pt>
                <c:pt idx="576">
                  <c:v>42522</c:v>
                </c:pt>
                <c:pt idx="577">
                  <c:v>42523</c:v>
                </c:pt>
                <c:pt idx="578">
                  <c:v>42524</c:v>
                </c:pt>
                <c:pt idx="579">
                  <c:v>42527</c:v>
                </c:pt>
                <c:pt idx="580">
                  <c:v>42528</c:v>
                </c:pt>
                <c:pt idx="581">
                  <c:v>42529</c:v>
                </c:pt>
                <c:pt idx="582">
                  <c:v>42530</c:v>
                </c:pt>
                <c:pt idx="583">
                  <c:v>42531</c:v>
                </c:pt>
                <c:pt idx="584">
                  <c:v>42534</c:v>
                </c:pt>
                <c:pt idx="585">
                  <c:v>42535</c:v>
                </c:pt>
                <c:pt idx="586">
                  <c:v>42536</c:v>
                </c:pt>
                <c:pt idx="587">
                  <c:v>42537</c:v>
                </c:pt>
                <c:pt idx="588">
                  <c:v>42538</c:v>
                </c:pt>
                <c:pt idx="589">
                  <c:v>42541</c:v>
                </c:pt>
                <c:pt idx="590">
                  <c:v>42542</c:v>
                </c:pt>
                <c:pt idx="591">
                  <c:v>42543</c:v>
                </c:pt>
                <c:pt idx="592">
                  <c:v>42544</c:v>
                </c:pt>
                <c:pt idx="593">
                  <c:v>42545</c:v>
                </c:pt>
                <c:pt idx="594">
                  <c:v>42548</c:v>
                </c:pt>
                <c:pt idx="595">
                  <c:v>42549</c:v>
                </c:pt>
                <c:pt idx="596">
                  <c:v>42550</c:v>
                </c:pt>
                <c:pt idx="597">
                  <c:v>42551</c:v>
                </c:pt>
                <c:pt idx="598">
                  <c:v>42552</c:v>
                </c:pt>
                <c:pt idx="599">
                  <c:v>42555</c:v>
                </c:pt>
                <c:pt idx="600">
                  <c:v>42556</c:v>
                </c:pt>
                <c:pt idx="601">
                  <c:v>42557</c:v>
                </c:pt>
                <c:pt idx="602">
                  <c:v>42558</c:v>
                </c:pt>
                <c:pt idx="603">
                  <c:v>42559</c:v>
                </c:pt>
                <c:pt idx="604">
                  <c:v>42562</c:v>
                </c:pt>
                <c:pt idx="605">
                  <c:v>42563</c:v>
                </c:pt>
                <c:pt idx="606">
                  <c:v>42564</c:v>
                </c:pt>
                <c:pt idx="607">
                  <c:v>42565</c:v>
                </c:pt>
                <c:pt idx="608">
                  <c:v>42566</c:v>
                </c:pt>
                <c:pt idx="609">
                  <c:v>42569</c:v>
                </c:pt>
                <c:pt idx="610">
                  <c:v>42570</c:v>
                </c:pt>
                <c:pt idx="611">
                  <c:v>42571</c:v>
                </c:pt>
                <c:pt idx="612">
                  <c:v>42572</c:v>
                </c:pt>
                <c:pt idx="613">
                  <c:v>42573</c:v>
                </c:pt>
                <c:pt idx="614">
                  <c:v>42576</c:v>
                </c:pt>
                <c:pt idx="615">
                  <c:v>42577</c:v>
                </c:pt>
                <c:pt idx="616">
                  <c:v>42578</c:v>
                </c:pt>
                <c:pt idx="617">
                  <c:v>42579</c:v>
                </c:pt>
                <c:pt idx="618">
                  <c:v>42580</c:v>
                </c:pt>
                <c:pt idx="619">
                  <c:v>42583</c:v>
                </c:pt>
                <c:pt idx="620">
                  <c:v>42584</c:v>
                </c:pt>
                <c:pt idx="621">
                  <c:v>42585</c:v>
                </c:pt>
                <c:pt idx="622">
                  <c:v>42586</c:v>
                </c:pt>
                <c:pt idx="623">
                  <c:v>42587</c:v>
                </c:pt>
                <c:pt idx="624">
                  <c:v>42590</c:v>
                </c:pt>
                <c:pt idx="625">
                  <c:v>42591</c:v>
                </c:pt>
                <c:pt idx="626">
                  <c:v>42592</c:v>
                </c:pt>
                <c:pt idx="627">
                  <c:v>42593</c:v>
                </c:pt>
                <c:pt idx="628">
                  <c:v>42594</c:v>
                </c:pt>
                <c:pt idx="629">
                  <c:v>42597</c:v>
                </c:pt>
                <c:pt idx="630">
                  <c:v>42598</c:v>
                </c:pt>
                <c:pt idx="631">
                  <c:v>42599</c:v>
                </c:pt>
                <c:pt idx="632">
                  <c:v>42600</c:v>
                </c:pt>
                <c:pt idx="633">
                  <c:v>42601</c:v>
                </c:pt>
                <c:pt idx="634">
                  <c:v>42604</c:v>
                </c:pt>
                <c:pt idx="635">
                  <c:v>42605</c:v>
                </c:pt>
                <c:pt idx="636">
                  <c:v>42606</c:v>
                </c:pt>
                <c:pt idx="637">
                  <c:v>42607</c:v>
                </c:pt>
                <c:pt idx="638">
                  <c:v>42608</c:v>
                </c:pt>
                <c:pt idx="639">
                  <c:v>42611</c:v>
                </c:pt>
                <c:pt idx="640">
                  <c:v>42612</c:v>
                </c:pt>
                <c:pt idx="641">
                  <c:v>42613</c:v>
                </c:pt>
                <c:pt idx="642">
                  <c:v>42614</c:v>
                </c:pt>
                <c:pt idx="643">
                  <c:v>42618</c:v>
                </c:pt>
                <c:pt idx="644">
                  <c:v>42619</c:v>
                </c:pt>
                <c:pt idx="645">
                  <c:v>42620</c:v>
                </c:pt>
                <c:pt idx="646">
                  <c:v>42621</c:v>
                </c:pt>
                <c:pt idx="647">
                  <c:v>42622</c:v>
                </c:pt>
                <c:pt idx="648">
                  <c:v>42625</c:v>
                </c:pt>
                <c:pt idx="649">
                  <c:v>42626</c:v>
                </c:pt>
                <c:pt idx="650">
                  <c:v>42627</c:v>
                </c:pt>
                <c:pt idx="651">
                  <c:v>42628</c:v>
                </c:pt>
                <c:pt idx="652">
                  <c:v>42629</c:v>
                </c:pt>
                <c:pt idx="653">
                  <c:v>42632</c:v>
                </c:pt>
                <c:pt idx="654">
                  <c:v>42633</c:v>
                </c:pt>
                <c:pt idx="655">
                  <c:v>42634</c:v>
                </c:pt>
                <c:pt idx="656">
                  <c:v>42635</c:v>
                </c:pt>
                <c:pt idx="657">
                  <c:v>42636</c:v>
                </c:pt>
                <c:pt idx="658">
                  <c:v>42639</c:v>
                </c:pt>
                <c:pt idx="659">
                  <c:v>42640</c:v>
                </c:pt>
                <c:pt idx="660">
                  <c:v>42641</c:v>
                </c:pt>
                <c:pt idx="661">
                  <c:v>42642</c:v>
                </c:pt>
                <c:pt idx="662">
                  <c:v>42643</c:v>
                </c:pt>
                <c:pt idx="663">
                  <c:v>42646</c:v>
                </c:pt>
                <c:pt idx="664">
                  <c:v>42647</c:v>
                </c:pt>
                <c:pt idx="665">
                  <c:v>42648</c:v>
                </c:pt>
                <c:pt idx="666">
                  <c:v>42649</c:v>
                </c:pt>
                <c:pt idx="667">
                  <c:v>42650</c:v>
                </c:pt>
                <c:pt idx="668">
                  <c:v>42653</c:v>
                </c:pt>
                <c:pt idx="669">
                  <c:v>42654</c:v>
                </c:pt>
                <c:pt idx="670">
                  <c:v>42655</c:v>
                </c:pt>
                <c:pt idx="671">
                  <c:v>42656</c:v>
                </c:pt>
                <c:pt idx="672">
                  <c:v>42657</c:v>
                </c:pt>
                <c:pt idx="673">
                  <c:v>42660</c:v>
                </c:pt>
                <c:pt idx="674">
                  <c:v>42661</c:v>
                </c:pt>
                <c:pt idx="675">
                  <c:v>42662</c:v>
                </c:pt>
                <c:pt idx="676">
                  <c:v>42663</c:v>
                </c:pt>
                <c:pt idx="677">
                  <c:v>42664</c:v>
                </c:pt>
                <c:pt idx="678">
                  <c:v>42667</c:v>
                </c:pt>
                <c:pt idx="679">
                  <c:v>42668</c:v>
                </c:pt>
                <c:pt idx="680">
                  <c:v>42669</c:v>
                </c:pt>
                <c:pt idx="681">
                  <c:v>42670</c:v>
                </c:pt>
                <c:pt idx="682">
                  <c:v>42671</c:v>
                </c:pt>
                <c:pt idx="683">
                  <c:v>42674</c:v>
                </c:pt>
                <c:pt idx="684">
                  <c:v>42675</c:v>
                </c:pt>
                <c:pt idx="685">
                  <c:v>42676</c:v>
                </c:pt>
                <c:pt idx="686">
                  <c:v>42677</c:v>
                </c:pt>
                <c:pt idx="687">
                  <c:v>42678</c:v>
                </c:pt>
                <c:pt idx="688">
                  <c:v>42681</c:v>
                </c:pt>
                <c:pt idx="689">
                  <c:v>42682</c:v>
                </c:pt>
                <c:pt idx="690">
                  <c:v>42683</c:v>
                </c:pt>
                <c:pt idx="691">
                  <c:v>42684</c:v>
                </c:pt>
                <c:pt idx="692">
                  <c:v>42685</c:v>
                </c:pt>
                <c:pt idx="693">
                  <c:v>42688</c:v>
                </c:pt>
                <c:pt idx="694">
                  <c:v>42689</c:v>
                </c:pt>
                <c:pt idx="695">
                  <c:v>42690</c:v>
                </c:pt>
                <c:pt idx="696">
                  <c:v>42691</c:v>
                </c:pt>
                <c:pt idx="697">
                  <c:v>42692</c:v>
                </c:pt>
                <c:pt idx="698">
                  <c:v>42695</c:v>
                </c:pt>
                <c:pt idx="699">
                  <c:v>42696</c:v>
                </c:pt>
                <c:pt idx="700">
                  <c:v>42697</c:v>
                </c:pt>
                <c:pt idx="701">
                  <c:v>42698</c:v>
                </c:pt>
                <c:pt idx="702">
                  <c:v>42699</c:v>
                </c:pt>
                <c:pt idx="703">
                  <c:v>42702</c:v>
                </c:pt>
                <c:pt idx="704">
                  <c:v>42703</c:v>
                </c:pt>
                <c:pt idx="705">
                  <c:v>42704</c:v>
                </c:pt>
                <c:pt idx="706">
                  <c:v>42705</c:v>
                </c:pt>
                <c:pt idx="707">
                  <c:v>42706</c:v>
                </c:pt>
                <c:pt idx="708">
                  <c:v>42709</c:v>
                </c:pt>
                <c:pt idx="709">
                  <c:v>42710</c:v>
                </c:pt>
                <c:pt idx="710">
                  <c:v>42711</c:v>
                </c:pt>
                <c:pt idx="711">
                  <c:v>42712</c:v>
                </c:pt>
                <c:pt idx="712">
                  <c:v>42713</c:v>
                </c:pt>
                <c:pt idx="713">
                  <c:v>42716</c:v>
                </c:pt>
                <c:pt idx="714">
                  <c:v>42717</c:v>
                </c:pt>
                <c:pt idx="715">
                  <c:v>42718</c:v>
                </c:pt>
                <c:pt idx="716">
                  <c:v>42719</c:v>
                </c:pt>
                <c:pt idx="717">
                  <c:v>42720</c:v>
                </c:pt>
                <c:pt idx="718">
                  <c:v>42723</c:v>
                </c:pt>
                <c:pt idx="719">
                  <c:v>42724</c:v>
                </c:pt>
                <c:pt idx="720">
                  <c:v>42725</c:v>
                </c:pt>
                <c:pt idx="721">
                  <c:v>42726</c:v>
                </c:pt>
                <c:pt idx="722">
                  <c:v>42727</c:v>
                </c:pt>
                <c:pt idx="723">
                  <c:v>42730</c:v>
                </c:pt>
                <c:pt idx="724">
                  <c:v>42731</c:v>
                </c:pt>
                <c:pt idx="725">
                  <c:v>42732</c:v>
                </c:pt>
                <c:pt idx="726">
                  <c:v>42733</c:v>
                </c:pt>
                <c:pt idx="727">
                  <c:v>42734</c:v>
                </c:pt>
                <c:pt idx="728">
                  <c:v>42738</c:v>
                </c:pt>
                <c:pt idx="729">
                  <c:v>42739</c:v>
                </c:pt>
                <c:pt idx="730">
                  <c:v>42740</c:v>
                </c:pt>
                <c:pt idx="731">
                  <c:v>42741</c:v>
                </c:pt>
                <c:pt idx="732">
                  <c:v>42744</c:v>
                </c:pt>
                <c:pt idx="733">
                  <c:v>42745</c:v>
                </c:pt>
                <c:pt idx="734">
                  <c:v>42746</c:v>
                </c:pt>
                <c:pt idx="735">
                  <c:v>42747</c:v>
                </c:pt>
                <c:pt idx="736">
                  <c:v>42748</c:v>
                </c:pt>
                <c:pt idx="737">
                  <c:v>42751</c:v>
                </c:pt>
                <c:pt idx="738">
                  <c:v>42752</c:v>
                </c:pt>
                <c:pt idx="739">
                  <c:v>42753</c:v>
                </c:pt>
                <c:pt idx="740">
                  <c:v>42754</c:v>
                </c:pt>
                <c:pt idx="741">
                  <c:v>42755</c:v>
                </c:pt>
                <c:pt idx="742">
                  <c:v>42758</c:v>
                </c:pt>
                <c:pt idx="743">
                  <c:v>42759</c:v>
                </c:pt>
                <c:pt idx="744">
                  <c:v>42760</c:v>
                </c:pt>
                <c:pt idx="745">
                  <c:v>42768</c:v>
                </c:pt>
                <c:pt idx="746">
                  <c:v>42769</c:v>
                </c:pt>
                <c:pt idx="747">
                  <c:v>42772</c:v>
                </c:pt>
                <c:pt idx="748">
                  <c:v>42773</c:v>
                </c:pt>
                <c:pt idx="749">
                  <c:v>42774</c:v>
                </c:pt>
                <c:pt idx="750">
                  <c:v>42775</c:v>
                </c:pt>
                <c:pt idx="751">
                  <c:v>42776</c:v>
                </c:pt>
                <c:pt idx="752">
                  <c:v>42779</c:v>
                </c:pt>
                <c:pt idx="753">
                  <c:v>42780</c:v>
                </c:pt>
                <c:pt idx="754">
                  <c:v>42781</c:v>
                </c:pt>
                <c:pt idx="755">
                  <c:v>42782</c:v>
                </c:pt>
                <c:pt idx="756">
                  <c:v>42783</c:v>
                </c:pt>
                <c:pt idx="757">
                  <c:v>42786</c:v>
                </c:pt>
                <c:pt idx="758">
                  <c:v>42787</c:v>
                </c:pt>
                <c:pt idx="759">
                  <c:v>42788</c:v>
                </c:pt>
                <c:pt idx="760">
                  <c:v>42789</c:v>
                </c:pt>
                <c:pt idx="761">
                  <c:v>42790</c:v>
                </c:pt>
                <c:pt idx="762">
                  <c:v>42793</c:v>
                </c:pt>
                <c:pt idx="763">
                  <c:v>42794</c:v>
                </c:pt>
                <c:pt idx="764">
                  <c:v>42795</c:v>
                </c:pt>
                <c:pt idx="765">
                  <c:v>42796</c:v>
                </c:pt>
                <c:pt idx="766">
                  <c:v>42797</c:v>
                </c:pt>
                <c:pt idx="767">
                  <c:v>42800</c:v>
                </c:pt>
                <c:pt idx="768">
                  <c:v>42801</c:v>
                </c:pt>
                <c:pt idx="769">
                  <c:v>42802</c:v>
                </c:pt>
                <c:pt idx="770">
                  <c:v>42803</c:v>
                </c:pt>
                <c:pt idx="771">
                  <c:v>42804</c:v>
                </c:pt>
                <c:pt idx="772">
                  <c:v>42807</c:v>
                </c:pt>
                <c:pt idx="773">
                  <c:v>42808</c:v>
                </c:pt>
                <c:pt idx="774">
                  <c:v>42809</c:v>
                </c:pt>
                <c:pt idx="775">
                  <c:v>42810</c:v>
                </c:pt>
                <c:pt idx="776">
                  <c:v>42811</c:v>
                </c:pt>
                <c:pt idx="777">
                  <c:v>42814</c:v>
                </c:pt>
                <c:pt idx="778">
                  <c:v>42815</c:v>
                </c:pt>
                <c:pt idx="779">
                  <c:v>42816</c:v>
                </c:pt>
                <c:pt idx="780">
                  <c:v>42817</c:v>
                </c:pt>
                <c:pt idx="781">
                  <c:v>42818</c:v>
                </c:pt>
                <c:pt idx="782">
                  <c:v>42821</c:v>
                </c:pt>
                <c:pt idx="783">
                  <c:v>42822</c:v>
                </c:pt>
                <c:pt idx="784">
                  <c:v>42823</c:v>
                </c:pt>
                <c:pt idx="785">
                  <c:v>42824</c:v>
                </c:pt>
                <c:pt idx="786">
                  <c:v>42825</c:v>
                </c:pt>
                <c:pt idx="787">
                  <c:v>42828</c:v>
                </c:pt>
                <c:pt idx="788">
                  <c:v>42829</c:v>
                </c:pt>
                <c:pt idx="789">
                  <c:v>42830</c:v>
                </c:pt>
                <c:pt idx="790">
                  <c:v>42832</c:v>
                </c:pt>
                <c:pt idx="791">
                  <c:v>42835</c:v>
                </c:pt>
                <c:pt idx="792">
                  <c:v>42836</c:v>
                </c:pt>
                <c:pt idx="793">
                  <c:v>42837</c:v>
                </c:pt>
                <c:pt idx="794">
                  <c:v>42838</c:v>
                </c:pt>
                <c:pt idx="795">
                  <c:v>42839</c:v>
                </c:pt>
                <c:pt idx="796">
                  <c:v>42842</c:v>
                </c:pt>
                <c:pt idx="797">
                  <c:v>42843</c:v>
                </c:pt>
                <c:pt idx="798">
                  <c:v>42844</c:v>
                </c:pt>
                <c:pt idx="799">
                  <c:v>42845</c:v>
                </c:pt>
                <c:pt idx="800">
                  <c:v>42846</c:v>
                </c:pt>
                <c:pt idx="801">
                  <c:v>42849</c:v>
                </c:pt>
                <c:pt idx="802">
                  <c:v>42850</c:v>
                </c:pt>
                <c:pt idx="803">
                  <c:v>42851</c:v>
                </c:pt>
                <c:pt idx="804">
                  <c:v>42852</c:v>
                </c:pt>
                <c:pt idx="805">
                  <c:v>42853</c:v>
                </c:pt>
                <c:pt idx="806">
                  <c:v>42858</c:v>
                </c:pt>
                <c:pt idx="807">
                  <c:v>42859</c:v>
                </c:pt>
                <c:pt idx="808">
                  <c:v>42860</c:v>
                </c:pt>
                <c:pt idx="809">
                  <c:v>42863</c:v>
                </c:pt>
                <c:pt idx="810">
                  <c:v>42864</c:v>
                </c:pt>
                <c:pt idx="811">
                  <c:v>42865</c:v>
                </c:pt>
                <c:pt idx="812">
                  <c:v>42866</c:v>
                </c:pt>
                <c:pt idx="813">
                  <c:v>42867</c:v>
                </c:pt>
                <c:pt idx="814">
                  <c:v>42870</c:v>
                </c:pt>
                <c:pt idx="815">
                  <c:v>42871</c:v>
                </c:pt>
                <c:pt idx="816">
                  <c:v>42872</c:v>
                </c:pt>
                <c:pt idx="817">
                  <c:v>42873</c:v>
                </c:pt>
                <c:pt idx="818">
                  <c:v>42874</c:v>
                </c:pt>
                <c:pt idx="819">
                  <c:v>42877</c:v>
                </c:pt>
                <c:pt idx="820">
                  <c:v>42878</c:v>
                </c:pt>
                <c:pt idx="821">
                  <c:v>42879</c:v>
                </c:pt>
                <c:pt idx="822">
                  <c:v>42880</c:v>
                </c:pt>
                <c:pt idx="823">
                  <c:v>42881</c:v>
                </c:pt>
                <c:pt idx="824">
                  <c:v>42884</c:v>
                </c:pt>
                <c:pt idx="825">
                  <c:v>42885</c:v>
                </c:pt>
                <c:pt idx="826">
                  <c:v>42886</c:v>
                </c:pt>
                <c:pt idx="827">
                  <c:v>42887</c:v>
                </c:pt>
                <c:pt idx="828">
                  <c:v>42888</c:v>
                </c:pt>
                <c:pt idx="829">
                  <c:v>42891</c:v>
                </c:pt>
                <c:pt idx="830">
                  <c:v>42892</c:v>
                </c:pt>
                <c:pt idx="831">
                  <c:v>42893</c:v>
                </c:pt>
                <c:pt idx="832">
                  <c:v>42894</c:v>
                </c:pt>
                <c:pt idx="833">
                  <c:v>42895</c:v>
                </c:pt>
                <c:pt idx="834">
                  <c:v>42898</c:v>
                </c:pt>
                <c:pt idx="835">
                  <c:v>42899</c:v>
                </c:pt>
                <c:pt idx="836">
                  <c:v>42900</c:v>
                </c:pt>
                <c:pt idx="837">
                  <c:v>42901</c:v>
                </c:pt>
                <c:pt idx="838">
                  <c:v>42902</c:v>
                </c:pt>
                <c:pt idx="839">
                  <c:v>42905</c:v>
                </c:pt>
                <c:pt idx="840">
                  <c:v>42906</c:v>
                </c:pt>
                <c:pt idx="841">
                  <c:v>42907</c:v>
                </c:pt>
                <c:pt idx="842">
                  <c:v>42908</c:v>
                </c:pt>
                <c:pt idx="843">
                  <c:v>42909</c:v>
                </c:pt>
                <c:pt idx="844">
                  <c:v>42912</c:v>
                </c:pt>
                <c:pt idx="845">
                  <c:v>42913</c:v>
                </c:pt>
                <c:pt idx="846">
                  <c:v>42914</c:v>
                </c:pt>
                <c:pt idx="847">
                  <c:v>42915</c:v>
                </c:pt>
                <c:pt idx="848">
                  <c:v>42916</c:v>
                </c:pt>
                <c:pt idx="849">
                  <c:v>42919</c:v>
                </c:pt>
                <c:pt idx="850">
                  <c:v>42920</c:v>
                </c:pt>
                <c:pt idx="851">
                  <c:v>42921</c:v>
                </c:pt>
                <c:pt idx="852">
                  <c:v>42922</c:v>
                </c:pt>
                <c:pt idx="853">
                  <c:v>42923</c:v>
                </c:pt>
                <c:pt idx="854">
                  <c:v>42926</c:v>
                </c:pt>
                <c:pt idx="855">
                  <c:v>42927</c:v>
                </c:pt>
                <c:pt idx="856">
                  <c:v>42928</c:v>
                </c:pt>
                <c:pt idx="857">
                  <c:v>42929</c:v>
                </c:pt>
                <c:pt idx="858">
                  <c:v>42930</c:v>
                </c:pt>
                <c:pt idx="859">
                  <c:v>42933</c:v>
                </c:pt>
                <c:pt idx="860">
                  <c:v>42934</c:v>
                </c:pt>
                <c:pt idx="861">
                  <c:v>42935</c:v>
                </c:pt>
                <c:pt idx="862">
                  <c:v>42936</c:v>
                </c:pt>
                <c:pt idx="863">
                  <c:v>42937</c:v>
                </c:pt>
                <c:pt idx="864">
                  <c:v>42940</c:v>
                </c:pt>
                <c:pt idx="865">
                  <c:v>42941</c:v>
                </c:pt>
                <c:pt idx="866">
                  <c:v>42942</c:v>
                </c:pt>
                <c:pt idx="867">
                  <c:v>42943</c:v>
                </c:pt>
                <c:pt idx="868">
                  <c:v>42944</c:v>
                </c:pt>
                <c:pt idx="869">
                  <c:v>42947</c:v>
                </c:pt>
                <c:pt idx="870">
                  <c:v>42948</c:v>
                </c:pt>
                <c:pt idx="871">
                  <c:v>42949</c:v>
                </c:pt>
                <c:pt idx="872">
                  <c:v>42950</c:v>
                </c:pt>
                <c:pt idx="873">
                  <c:v>42951</c:v>
                </c:pt>
                <c:pt idx="874">
                  <c:v>42954</c:v>
                </c:pt>
                <c:pt idx="875">
                  <c:v>42955</c:v>
                </c:pt>
                <c:pt idx="876">
                  <c:v>42956</c:v>
                </c:pt>
                <c:pt idx="877">
                  <c:v>42957</c:v>
                </c:pt>
                <c:pt idx="878">
                  <c:v>42958</c:v>
                </c:pt>
                <c:pt idx="879">
                  <c:v>42961</c:v>
                </c:pt>
                <c:pt idx="880">
                  <c:v>42962</c:v>
                </c:pt>
                <c:pt idx="881">
                  <c:v>42963</c:v>
                </c:pt>
                <c:pt idx="882">
                  <c:v>42964</c:v>
                </c:pt>
                <c:pt idx="883">
                  <c:v>42965</c:v>
                </c:pt>
                <c:pt idx="884">
                  <c:v>42968</c:v>
                </c:pt>
                <c:pt idx="885">
                  <c:v>42969</c:v>
                </c:pt>
                <c:pt idx="886">
                  <c:v>42970</c:v>
                </c:pt>
                <c:pt idx="887">
                  <c:v>42971</c:v>
                </c:pt>
                <c:pt idx="888">
                  <c:v>42972</c:v>
                </c:pt>
                <c:pt idx="889">
                  <c:v>42975</c:v>
                </c:pt>
                <c:pt idx="890">
                  <c:v>42976</c:v>
                </c:pt>
                <c:pt idx="891">
                  <c:v>42977</c:v>
                </c:pt>
                <c:pt idx="892">
                  <c:v>42978</c:v>
                </c:pt>
                <c:pt idx="893">
                  <c:v>42979</c:v>
                </c:pt>
                <c:pt idx="894">
                  <c:v>42983</c:v>
                </c:pt>
                <c:pt idx="895">
                  <c:v>42984</c:v>
                </c:pt>
                <c:pt idx="896">
                  <c:v>42985</c:v>
                </c:pt>
                <c:pt idx="897">
                  <c:v>42986</c:v>
                </c:pt>
                <c:pt idx="898">
                  <c:v>42989</c:v>
                </c:pt>
                <c:pt idx="899">
                  <c:v>42990</c:v>
                </c:pt>
                <c:pt idx="900">
                  <c:v>42991</c:v>
                </c:pt>
                <c:pt idx="901">
                  <c:v>42992</c:v>
                </c:pt>
                <c:pt idx="902">
                  <c:v>42993</c:v>
                </c:pt>
                <c:pt idx="903">
                  <c:v>42996</c:v>
                </c:pt>
                <c:pt idx="904">
                  <c:v>42997</c:v>
                </c:pt>
                <c:pt idx="905">
                  <c:v>42998</c:v>
                </c:pt>
                <c:pt idx="906">
                  <c:v>42999</c:v>
                </c:pt>
                <c:pt idx="907">
                  <c:v>43000</c:v>
                </c:pt>
                <c:pt idx="908">
                  <c:v>43003</c:v>
                </c:pt>
                <c:pt idx="909">
                  <c:v>43004</c:v>
                </c:pt>
                <c:pt idx="910">
                  <c:v>43005</c:v>
                </c:pt>
                <c:pt idx="911">
                  <c:v>43006</c:v>
                </c:pt>
                <c:pt idx="912">
                  <c:v>43007</c:v>
                </c:pt>
                <c:pt idx="913">
                  <c:v>43010</c:v>
                </c:pt>
                <c:pt idx="914">
                  <c:v>43011</c:v>
                </c:pt>
                <c:pt idx="915">
                  <c:v>43012</c:v>
                </c:pt>
                <c:pt idx="916">
                  <c:v>43013</c:v>
                </c:pt>
                <c:pt idx="917">
                  <c:v>43014</c:v>
                </c:pt>
                <c:pt idx="918">
                  <c:v>43017</c:v>
                </c:pt>
                <c:pt idx="919">
                  <c:v>43018</c:v>
                </c:pt>
                <c:pt idx="920">
                  <c:v>43019</c:v>
                </c:pt>
                <c:pt idx="921">
                  <c:v>43020</c:v>
                </c:pt>
                <c:pt idx="922">
                  <c:v>43021</c:v>
                </c:pt>
                <c:pt idx="923">
                  <c:v>43024</c:v>
                </c:pt>
                <c:pt idx="924">
                  <c:v>43025</c:v>
                </c:pt>
                <c:pt idx="925">
                  <c:v>43026</c:v>
                </c:pt>
                <c:pt idx="926">
                  <c:v>43027</c:v>
                </c:pt>
                <c:pt idx="927">
                  <c:v>43028</c:v>
                </c:pt>
                <c:pt idx="928">
                  <c:v>43031</c:v>
                </c:pt>
                <c:pt idx="929">
                  <c:v>43032</c:v>
                </c:pt>
                <c:pt idx="930">
                  <c:v>43033</c:v>
                </c:pt>
                <c:pt idx="931">
                  <c:v>43034</c:v>
                </c:pt>
                <c:pt idx="932">
                  <c:v>43035</c:v>
                </c:pt>
                <c:pt idx="933">
                  <c:v>43038</c:v>
                </c:pt>
                <c:pt idx="934">
                  <c:v>43039</c:v>
                </c:pt>
                <c:pt idx="935">
                  <c:v>43040</c:v>
                </c:pt>
                <c:pt idx="936">
                  <c:v>43041</c:v>
                </c:pt>
                <c:pt idx="937">
                  <c:v>43042</c:v>
                </c:pt>
                <c:pt idx="938">
                  <c:v>43045</c:v>
                </c:pt>
                <c:pt idx="939">
                  <c:v>43046</c:v>
                </c:pt>
                <c:pt idx="940">
                  <c:v>43047</c:v>
                </c:pt>
                <c:pt idx="941">
                  <c:v>43048</c:v>
                </c:pt>
                <c:pt idx="942">
                  <c:v>43049</c:v>
                </c:pt>
                <c:pt idx="943">
                  <c:v>43052</c:v>
                </c:pt>
                <c:pt idx="944">
                  <c:v>43053</c:v>
                </c:pt>
                <c:pt idx="945">
                  <c:v>43054</c:v>
                </c:pt>
                <c:pt idx="946">
                  <c:v>43055</c:v>
                </c:pt>
                <c:pt idx="947">
                  <c:v>43056</c:v>
                </c:pt>
                <c:pt idx="948">
                  <c:v>43059</c:v>
                </c:pt>
                <c:pt idx="949">
                  <c:v>43060</c:v>
                </c:pt>
                <c:pt idx="950">
                  <c:v>43061</c:v>
                </c:pt>
                <c:pt idx="951">
                  <c:v>43062</c:v>
                </c:pt>
                <c:pt idx="952">
                  <c:v>43063</c:v>
                </c:pt>
                <c:pt idx="953">
                  <c:v>43066</c:v>
                </c:pt>
                <c:pt idx="954">
                  <c:v>43067</c:v>
                </c:pt>
                <c:pt idx="955">
                  <c:v>43068</c:v>
                </c:pt>
                <c:pt idx="956">
                  <c:v>43069</c:v>
                </c:pt>
                <c:pt idx="957">
                  <c:v>43070</c:v>
                </c:pt>
                <c:pt idx="958">
                  <c:v>43073</c:v>
                </c:pt>
                <c:pt idx="959">
                  <c:v>43074</c:v>
                </c:pt>
                <c:pt idx="960">
                  <c:v>43075</c:v>
                </c:pt>
                <c:pt idx="961">
                  <c:v>43076</c:v>
                </c:pt>
                <c:pt idx="962">
                  <c:v>43077</c:v>
                </c:pt>
                <c:pt idx="963">
                  <c:v>43080</c:v>
                </c:pt>
                <c:pt idx="964">
                  <c:v>43081</c:v>
                </c:pt>
                <c:pt idx="965">
                  <c:v>43082</c:v>
                </c:pt>
                <c:pt idx="966">
                  <c:v>43083</c:v>
                </c:pt>
                <c:pt idx="967">
                  <c:v>43084</c:v>
                </c:pt>
                <c:pt idx="968">
                  <c:v>43087</c:v>
                </c:pt>
                <c:pt idx="969">
                  <c:v>43088</c:v>
                </c:pt>
                <c:pt idx="970">
                  <c:v>43089</c:v>
                </c:pt>
                <c:pt idx="971">
                  <c:v>43090</c:v>
                </c:pt>
                <c:pt idx="972">
                  <c:v>43091</c:v>
                </c:pt>
                <c:pt idx="973">
                  <c:v>43094</c:v>
                </c:pt>
                <c:pt idx="974">
                  <c:v>43095</c:v>
                </c:pt>
                <c:pt idx="975">
                  <c:v>43096</c:v>
                </c:pt>
                <c:pt idx="976">
                  <c:v>43097</c:v>
                </c:pt>
                <c:pt idx="977">
                  <c:v>43098</c:v>
                </c:pt>
                <c:pt idx="978">
                  <c:v>43102</c:v>
                </c:pt>
                <c:pt idx="979">
                  <c:v>43103</c:v>
                </c:pt>
                <c:pt idx="980">
                  <c:v>43104</c:v>
                </c:pt>
                <c:pt idx="981">
                  <c:v>43105</c:v>
                </c:pt>
                <c:pt idx="982">
                  <c:v>43108</c:v>
                </c:pt>
                <c:pt idx="983">
                  <c:v>43109</c:v>
                </c:pt>
                <c:pt idx="984">
                  <c:v>43110</c:v>
                </c:pt>
                <c:pt idx="985">
                  <c:v>43111</c:v>
                </c:pt>
                <c:pt idx="986">
                  <c:v>43112</c:v>
                </c:pt>
                <c:pt idx="987">
                  <c:v>43115</c:v>
                </c:pt>
                <c:pt idx="988">
                  <c:v>43116</c:v>
                </c:pt>
                <c:pt idx="989">
                  <c:v>43117</c:v>
                </c:pt>
                <c:pt idx="990">
                  <c:v>43118</c:v>
                </c:pt>
                <c:pt idx="991">
                  <c:v>43119</c:v>
                </c:pt>
                <c:pt idx="992">
                  <c:v>43122</c:v>
                </c:pt>
                <c:pt idx="993">
                  <c:v>43123</c:v>
                </c:pt>
                <c:pt idx="994">
                  <c:v>43125</c:v>
                </c:pt>
                <c:pt idx="995">
                  <c:v>43126</c:v>
                </c:pt>
                <c:pt idx="996">
                  <c:v>43129</c:v>
                </c:pt>
                <c:pt idx="997">
                  <c:v>43130</c:v>
                </c:pt>
                <c:pt idx="998">
                  <c:v>43131</c:v>
                </c:pt>
                <c:pt idx="999">
                  <c:v>43132</c:v>
                </c:pt>
                <c:pt idx="1000">
                  <c:v>43133</c:v>
                </c:pt>
                <c:pt idx="1001">
                  <c:v>43136</c:v>
                </c:pt>
                <c:pt idx="1002">
                  <c:v>43137</c:v>
                </c:pt>
                <c:pt idx="1003">
                  <c:v>43138</c:v>
                </c:pt>
                <c:pt idx="1004">
                  <c:v>43139</c:v>
                </c:pt>
                <c:pt idx="1005">
                  <c:v>43140</c:v>
                </c:pt>
                <c:pt idx="1006">
                  <c:v>43143</c:v>
                </c:pt>
                <c:pt idx="1007">
                  <c:v>43144</c:v>
                </c:pt>
                <c:pt idx="1008">
                  <c:v>43152</c:v>
                </c:pt>
                <c:pt idx="1009">
                  <c:v>43153</c:v>
                </c:pt>
                <c:pt idx="1010">
                  <c:v>43154</c:v>
                </c:pt>
                <c:pt idx="1011">
                  <c:v>43157</c:v>
                </c:pt>
                <c:pt idx="1012">
                  <c:v>43158</c:v>
                </c:pt>
                <c:pt idx="1013">
                  <c:v>43159</c:v>
                </c:pt>
                <c:pt idx="1014">
                  <c:v>43160</c:v>
                </c:pt>
                <c:pt idx="1015">
                  <c:v>43161</c:v>
                </c:pt>
                <c:pt idx="1016">
                  <c:v>43164</c:v>
                </c:pt>
                <c:pt idx="1017">
                  <c:v>43165</c:v>
                </c:pt>
                <c:pt idx="1018">
                  <c:v>43166</c:v>
                </c:pt>
                <c:pt idx="1019">
                  <c:v>43167</c:v>
                </c:pt>
                <c:pt idx="1020">
                  <c:v>43168</c:v>
                </c:pt>
                <c:pt idx="1021">
                  <c:v>43171</c:v>
                </c:pt>
                <c:pt idx="1022">
                  <c:v>43172</c:v>
                </c:pt>
                <c:pt idx="1023">
                  <c:v>43173</c:v>
                </c:pt>
                <c:pt idx="1024">
                  <c:v>43174</c:v>
                </c:pt>
                <c:pt idx="1025">
                  <c:v>43175</c:v>
                </c:pt>
                <c:pt idx="1026">
                  <c:v>43178</c:v>
                </c:pt>
                <c:pt idx="1027">
                  <c:v>43179</c:v>
                </c:pt>
                <c:pt idx="1028">
                  <c:v>43180</c:v>
                </c:pt>
                <c:pt idx="1029">
                  <c:v>43181</c:v>
                </c:pt>
                <c:pt idx="1030">
                  <c:v>43182</c:v>
                </c:pt>
                <c:pt idx="1031">
                  <c:v>43185</c:v>
                </c:pt>
                <c:pt idx="1032">
                  <c:v>43186</c:v>
                </c:pt>
                <c:pt idx="1033">
                  <c:v>43187</c:v>
                </c:pt>
                <c:pt idx="1034">
                  <c:v>43188</c:v>
                </c:pt>
                <c:pt idx="1035">
                  <c:v>43189</c:v>
                </c:pt>
                <c:pt idx="1036">
                  <c:v>43192</c:v>
                </c:pt>
                <c:pt idx="1037">
                  <c:v>43193</c:v>
                </c:pt>
                <c:pt idx="1038">
                  <c:v>43194</c:v>
                </c:pt>
                <c:pt idx="1039">
                  <c:v>43195</c:v>
                </c:pt>
                <c:pt idx="1040">
                  <c:v>43196</c:v>
                </c:pt>
                <c:pt idx="1041">
                  <c:v>43199</c:v>
                </c:pt>
                <c:pt idx="1042">
                  <c:v>43200</c:v>
                </c:pt>
                <c:pt idx="1043">
                  <c:v>43201</c:v>
                </c:pt>
                <c:pt idx="1044">
                  <c:v>43202</c:v>
                </c:pt>
                <c:pt idx="1045">
                  <c:v>43203</c:v>
                </c:pt>
                <c:pt idx="1046">
                  <c:v>43206</c:v>
                </c:pt>
                <c:pt idx="1047">
                  <c:v>43207</c:v>
                </c:pt>
                <c:pt idx="1048">
                  <c:v>43208</c:v>
                </c:pt>
                <c:pt idx="1049">
                  <c:v>43209</c:v>
                </c:pt>
                <c:pt idx="1050">
                  <c:v>43210</c:v>
                </c:pt>
                <c:pt idx="1051">
                  <c:v>43213</c:v>
                </c:pt>
                <c:pt idx="1052">
                  <c:v>43214</c:v>
                </c:pt>
                <c:pt idx="1053">
                  <c:v>43216</c:v>
                </c:pt>
                <c:pt idx="1054">
                  <c:v>43217</c:v>
                </c:pt>
                <c:pt idx="1055">
                  <c:v>43222</c:v>
                </c:pt>
                <c:pt idx="1056">
                  <c:v>43223</c:v>
                </c:pt>
                <c:pt idx="1057">
                  <c:v>43224</c:v>
                </c:pt>
                <c:pt idx="1058">
                  <c:v>43227</c:v>
                </c:pt>
                <c:pt idx="1059">
                  <c:v>43228</c:v>
                </c:pt>
                <c:pt idx="1060">
                  <c:v>43229</c:v>
                </c:pt>
                <c:pt idx="1061">
                  <c:v>43230</c:v>
                </c:pt>
                <c:pt idx="1062">
                  <c:v>43231</c:v>
                </c:pt>
                <c:pt idx="1063">
                  <c:v>43234</c:v>
                </c:pt>
                <c:pt idx="1064">
                  <c:v>43235</c:v>
                </c:pt>
                <c:pt idx="1065">
                  <c:v>43236</c:v>
                </c:pt>
                <c:pt idx="1066">
                  <c:v>43237</c:v>
                </c:pt>
                <c:pt idx="1067">
                  <c:v>43238</c:v>
                </c:pt>
                <c:pt idx="1068">
                  <c:v>43241</c:v>
                </c:pt>
                <c:pt idx="1069">
                  <c:v>43242</c:v>
                </c:pt>
                <c:pt idx="1070">
                  <c:v>43243</c:v>
                </c:pt>
                <c:pt idx="1071">
                  <c:v>43244</c:v>
                </c:pt>
                <c:pt idx="1072">
                  <c:v>43245</c:v>
                </c:pt>
                <c:pt idx="1073">
                  <c:v>43248</c:v>
                </c:pt>
                <c:pt idx="1074">
                  <c:v>43249</c:v>
                </c:pt>
                <c:pt idx="1075">
                  <c:v>43250</c:v>
                </c:pt>
                <c:pt idx="1076">
                  <c:v>43251</c:v>
                </c:pt>
                <c:pt idx="1077">
                  <c:v>43252</c:v>
                </c:pt>
                <c:pt idx="1078">
                  <c:v>43255</c:v>
                </c:pt>
                <c:pt idx="1079">
                  <c:v>43256</c:v>
                </c:pt>
                <c:pt idx="1080">
                  <c:v>43257</c:v>
                </c:pt>
                <c:pt idx="1081">
                  <c:v>43258</c:v>
                </c:pt>
                <c:pt idx="1082">
                  <c:v>43259</c:v>
                </c:pt>
                <c:pt idx="1083">
                  <c:v>43262</c:v>
                </c:pt>
                <c:pt idx="1084">
                  <c:v>43263</c:v>
                </c:pt>
                <c:pt idx="1085">
                  <c:v>43264</c:v>
                </c:pt>
                <c:pt idx="1086">
                  <c:v>43265</c:v>
                </c:pt>
                <c:pt idx="1087">
                  <c:v>43266</c:v>
                </c:pt>
                <c:pt idx="1088">
                  <c:v>43269</c:v>
                </c:pt>
                <c:pt idx="1089">
                  <c:v>43270</c:v>
                </c:pt>
                <c:pt idx="1090">
                  <c:v>43271</c:v>
                </c:pt>
                <c:pt idx="1091">
                  <c:v>43272</c:v>
                </c:pt>
                <c:pt idx="1092">
                  <c:v>43273</c:v>
                </c:pt>
                <c:pt idx="1093">
                  <c:v>43276</c:v>
                </c:pt>
                <c:pt idx="1094">
                  <c:v>43277</c:v>
                </c:pt>
                <c:pt idx="1095">
                  <c:v>43278</c:v>
                </c:pt>
                <c:pt idx="1096">
                  <c:v>43279</c:v>
                </c:pt>
                <c:pt idx="1097">
                  <c:v>43280</c:v>
                </c:pt>
                <c:pt idx="1098">
                  <c:v>43283</c:v>
                </c:pt>
                <c:pt idx="1099">
                  <c:v>43284</c:v>
                </c:pt>
                <c:pt idx="1100">
                  <c:v>43285</c:v>
                </c:pt>
                <c:pt idx="1101">
                  <c:v>43286</c:v>
                </c:pt>
                <c:pt idx="1102">
                  <c:v>43287</c:v>
                </c:pt>
                <c:pt idx="1103">
                  <c:v>43290</c:v>
                </c:pt>
                <c:pt idx="1104">
                  <c:v>43291</c:v>
                </c:pt>
                <c:pt idx="1105">
                  <c:v>43292</c:v>
                </c:pt>
                <c:pt idx="1106">
                  <c:v>43293</c:v>
                </c:pt>
                <c:pt idx="1107">
                  <c:v>43294</c:v>
                </c:pt>
                <c:pt idx="1108">
                  <c:v>43297</c:v>
                </c:pt>
                <c:pt idx="1109">
                  <c:v>43298</c:v>
                </c:pt>
                <c:pt idx="1110">
                  <c:v>43299</c:v>
                </c:pt>
                <c:pt idx="1111">
                  <c:v>43300</c:v>
                </c:pt>
                <c:pt idx="1112">
                  <c:v>43301</c:v>
                </c:pt>
                <c:pt idx="1113">
                  <c:v>43304</c:v>
                </c:pt>
                <c:pt idx="1114">
                  <c:v>43305</c:v>
                </c:pt>
                <c:pt idx="1115">
                  <c:v>43306</c:v>
                </c:pt>
                <c:pt idx="1116">
                  <c:v>43307</c:v>
                </c:pt>
                <c:pt idx="1117">
                  <c:v>43308</c:v>
                </c:pt>
                <c:pt idx="1118">
                  <c:v>43311</c:v>
                </c:pt>
                <c:pt idx="1119">
                  <c:v>43312</c:v>
                </c:pt>
                <c:pt idx="1120">
                  <c:v>43313</c:v>
                </c:pt>
                <c:pt idx="1121">
                  <c:v>43314</c:v>
                </c:pt>
                <c:pt idx="1122">
                  <c:v>43315</c:v>
                </c:pt>
                <c:pt idx="1123">
                  <c:v>43318</c:v>
                </c:pt>
                <c:pt idx="1124">
                  <c:v>43319</c:v>
                </c:pt>
                <c:pt idx="1125">
                  <c:v>43320</c:v>
                </c:pt>
                <c:pt idx="1126">
                  <c:v>43321</c:v>
                </c:pt>
                <c:pt idx="1127">
                  <c:v>43322</c:v>
                </c:pt>
                <c:pt idx="1128">
                  <c:v>43325</c:v>
                </c:pt>
                <c:pt idx="1129">
                  <c:v>43326</c:v>
                </c:pt>
                <c:pt idx="1130">
                  <c:v>43327</c:v>
                </c:pt>
                <c:pt idx="1131">
                  <c:v>43328</c:v>
                </c:pt>
                <c:pt idx="1132">
                  <c:v>43329</c:v>
                </c:pt>
                <c:pt idx="1133">
                  <c:v>43332</c:v>
                </c:pt>
                <c:pt idx="1134">
                  <c:v>43333</c:v>
                </c:pt>
                <c:pt idx="1135">
                  <c:v>43334</c:v>
                </c:pt>
                <c:pt idx="1136">
                  <c:v>43335</c:v>
                </c:pt>
                <c:pt idx="1137">
                  <c:v>43336</c:v>
                </c:pt>
                <c:pt idx="1138">
                  <c:v>43339</c:v>
                </c:pt>
                <c:pt idx="1139">
                  <c:v>43340</c:v>
                </c:pt>
                <c:pt idx="1140">
                  <c:v>43341</c:v>
                </c:pt>
                <c:pt idx="1141">
                  <c:v>43342</c:v>
                </c:pt>
                <c:pt idx="1142">
                  <c:v>43343</c:v>
                </c:pt>
                <c:pt idx="1143">
                  <c:v>43347</c:v>
                </c:pt>
                <c:pt idx="1144">
                  <c:v>43348</c:v>
                </c:pt>
                <c:pt idx="1145">
                  <c:v>43349</c:v>
                </c:pt>
                <c:pt idx="1146">
                  <c:v>43350</c:v>
                </c:pt>
                <c:pt idx="1147">
                  <c:v>43353</c:v>
                </c:pt>
                <c:pt idx="1148">
                  <c:v>43354</c:v>
                </c:pt>
                <c:pt idx="1149">
                  <c:v>43355</c:v>
                </c:pt>
                <c:pt idx="1150">
                  <c:v>43356</c:v>
                </c:pt>
                <c:pt idx="1151">
                  <c:v>43357</c:v>
                </c:pt>
                <c:pt idx="1152">
                  <c:v>43360</c:v>
                </c:pt>
                <c:pt idx="1153">
                  <c:v>43361</c:v>
                </c:pt>
                <c:pt idx="1154">
                  <c:v>43362</c:v>
                </c:pt>
                <c:pt idx="1155">
                  <c:v>43363</c:v>
                </c:pt>
                <c:pt idx="1156">
                  <c:v>43364</c:v>
                </c:pt>
                <c:pt idx="1157">
                  <c:v>43367</c:v>
                </c:pt>
                <c:pt idx="1158">
                  <c:v>43368</c:v>
                </c:pt>
                <c:pt idx="1159">
                  <c:v>43369</c:v>
                </c:pt>
                <c:pt idx="1160">
                  <c:v>43370</c:v>
                </c:pt>
                <c:pt idx="1161">
                  <c:v>43371</c:v>
                </c:pt>
                <c:pt idx="1162">
                  <c:v>43374</c:v>
                </c:pt>
                <c:pt idx="1163">
                  <c:v>43375</c:v>
                </c:pt>
                <c:pt idx="1164">
                  <c:v>43376</c:v>
                </c:pt>
                <c:pt idx="1165">
                  <c:v>43377</c:v>
                </c:pt>
                <c:pt idx="1166">
                  <c:v>43378</c:v>
                </c:pt>
                <c:pt idx="1167">
                  <c:v>43381</c:v>
                </c:pt>
                <c:pt idx="1168">
                  <c:v>43382</c:v>
                </c:pt>
                <c:pt idx="1169">
                  <c:v>43383</c:v>
                </c:pt>
                <c:pt idx="1170">
                  <c:v>43384</c:v>
                </c:pt>
                <c:pt idx="1171">
                  <c:v>43385</c:v>
                </c:pt>
                <c:pt idx="1172">
                  <c:v>43388</c:v>
                </c:pt>
                <c:pt idx="1173">
                  <c:v>43389</c:v>
                </c:pt>
                <c:pt idx="1174">
                  <c:v>43390</c:v>
                </c:pt>
                <c:pt idx="1175">
                  <c:v>43391</c:v>
                </c:pt>
                <c:pt idx="1176">
                  <c:v>43392</c:v>
                </c:pt>
                <c:pt idx="1177">
                  <c:v>43395</c:v>
                </c:pt>
                <c:pt idx="1178">
                  <c:v>43396</c:v>
                </c:pt>
                <c:pt idx="1179">
                  <c:v>43397</c:v>
                </c:pt>
                <c:pt idx="1180">
                  <c:v>43398</c:v>
                </c:pt>
                <c:pt idx="1181">
                  <c:v>43399</c:v>
                </c:pt>
                <c:pt idx="1182">
                  <c:v>43402</c:v>
                </c:pt>
                <c:pt idx="1183">
                  <c:v>43403</c:v>
                </c:pt>
                <c:pt idx="1184">
                  <c:v>43404</c:v>
                </c:pt>
                <c:pt idx="1185">
                  <c:v>43405</c:v>
                </c:pt>
                <c:pt idx="1186">
                  <c:v>43406</c:v>
                </c:pt>
                <c:pt idx="1187">
                  <c:v>43409</c:v>
                </c:pt>
                <c:pt idx="1188">
                  <c:v>43410</c:v>
                </c:pt>
                <c:pt idx="1189">
                  <c:v>43411</c:v>
                </c:pt>
                <c:pt idx="1190">
                  <c:v>43412</c:v>
                </c:pt>
                <c:pt idx="1191">
                  <c:v>43413</c:v>
                </c:pt>
                <c:pt idx="1192">
                  <c:v>43416</c:v>
                </c:pt>
                <c:pt idx="1193">
                  <c:v>43417</c:v>
                </c:pt>
                <c:pt idx="1194">
                  <c:v>43418</c:v>
                </c:pt>
                <c:pt idx="1195">
                  <c:v>43419</c:v>
                </c:pt>
                <c:pt idx="1196">
                  <c:v>43420</c:v>
                </c:pt>
                <c:pt idx="1197">
                  <c:v>43423</c:v>
                </c:pt>
                <c:pt idx="1198">
                  <c:v>43424</c:v>
                </c:pt>
                <c:pt idx="1199">
                  <c:v>43425</c:v>
                </c:pt>
                <c:pt idx="1200">
                  <c:v>43426</c:v>
                </c:pt>
                <c:pt idx="1201">
                  <c:v>43427</c:v>
                </c:pt>
                <c:pt idx="1202">
                  <c:v>43430</c:v>
                </c:pt>
                <c:pt idx="1203">
                  <c:v>43431</c:v>
                </c:pt>
                <c:pt idx="1204">
                  <c:v>43432</c:v>
                </c:pt>
                <c:pt idx="1205">
                  <c:v>43433</c:v>
                </c:pt>
                <c:pt idx="1206">
                  <c:v>43434</c:v>
                </c:pt>
                <c:pt idx="1207">
                  <c:v>43437</c:v>
                </c:pt>
                <c:pt idx="1208">
                  <c:v>43438</c:v>
                </c:pt>
                <c:pt idx="1209">
                  <c:v>43439</c:v>
                </c:pt>
                <c:pt idx="1210">
                  <c:v>43440</c:v>
                </c:pt>
                <c:pt idx="1211">
                  <c:v>43441</c:v>
                </c:pt>
                <c:pt idx="1212">
                  <c:v>43444</c:v>
                </c:pt>
                <c:pt idx="1213">
                  <c:v>43445</c:v>
                </c:pt>
                <c:pt idx="1214">
                  <c:v>43446</c:v>
                </c:pt>
                <c:pt idx="1215">
                  <c:v>43447</c:v>
                </c:pt>
                <c:pt idx="1216">
                  <c:v>43448</c:v>
                </c:pt>
                <c:pt idx="1217">
                  <c:v>43451</c:v>
                </c:pt>
                <c:pt idx="1218">
                  <c:v>43452</c:v>
                </c:pt>
                <c:pt idx="1219">
                  <c:v>43453</c:v>
                </c:pt>
                <c:pt idx="1220">
                  <c:v>43454</c:v>
                </c:pt>
                <c:pt idx="1221">
                  <c:v>43455</c:v>
                </c:pt>
                <c:pt idx="1222">
                  <c:v>43458</c:v>
                </c:pt>
                <c:pt idx="1223">
                  <c:v>43459</c:v>
                </c:pt>
                <c:pt idx="1224">
                  <c:v>43460</c:v>
                </c:pt>
                <c:pt idx="1225">
                  <c:v>43461</c:v>
                </c:pt>
                <c:pt idx="1226">
                  <c:v>43462</c:v>
                </c:pt>
                <c:pt idx="1227">
                  <c:v>43467</c:v>
                </c:pt>
                <c:pt idx="1228">
                  <c:v>43468</c:v>
                </c:pt>
                <c:pt idx="1229">
                  <c:v>43469</c:v>
                </c:pt>
                <c:pt idx="1230">
                  <c:v>43472</c:v>
                </c:pt>
                <c:pt idx="1231">
                  <c:v>43473</c:v>
                </c:pt>
                <c:pt idx="1232">
                  <c:v>43474</c:v>
                </c:pt>
                <c:pt idx="1233">
                  <c:v>43475</c:v>
                </c:pt>
                <c:pt idx="1234">
                  <c:v>43476</c:v>
                </c:pt>
                <c:pt idx="1235">
                  <c:v>43479</c:v>
                </c:pt>
                <c:pt idx="1236">
                  <c:v>43480</c:v>
                </c:pt>
                <c:pt idx="1237">
                  <c:v>43481</c:v>
                </c:pt>
                <c:pt idx="1238">
                  <c:v>43482</c:v>
                </c:pt>
                <c:pt idx="1239">
                  <c:v>43483</c:v>
                </c:pt>
                <c:pt idx="1240">
                  <c:v>43486</c:v>
                </c:pt>
                <c:pt idx="1241">
                  <c:v>43487</c:v>
                </c:pt>
                <c:pt idx="1242">
                  <c:v>43488</c:v>
                </c:pt>
                <c:pt idx="1243">
                  <c:v>43489</c:v>
                </c:pt>
                <c:pt idx="1244">
                  <c:v>43490</c:v>
                </c:pt>
                <c:pt idx="1245">
                  <c:v>43493</c:v>
                </c:pt>
                <c:pt idx="1246">
                  <c:v>43494</c:v>
                </c:pt>
                <c:pt idx="1247">
                  <c:v>43495</c:v>
                </c:pt>
                <c:pt idx="1248">
                  <c:v>43496</c:v>
                </c:pt>
                <c:pt idx="1249">
                  <c:v>43497</c:v>
                </c:pt>
                <c:pt idx="1250">
                  <c:v>43507</c:v>
                </c:pt>
                <c:pt idx="1251">
                  <c:v>43508</c:v>
                </c:pt>
                <c:pt idx="1252">
                  <c:v>43509</c:v>
                </c:pt>
                <c:pt idx="1253">
                  <c:v>43510</c:v>
                </c:pt>
                <c:pt idx="1254">
                  <c:v>43511</c:v>
                </c:pt>
                <c:pt idx="1255">
                  <c:v>43514</c:v>
                </c:pt>
                <c:pt idx="1256">
                  <c:v>43515</c:v>
                </c:pt>
                <c:pt idx="1257">
                  <c:v>43516</c:v>
                </c:pt>
                <c:pt idx="1258">
                  <c:v>43517</c:v>
                </c:pt>
                <c:pt idx="1259">
                  <c:v>43518</c:v>
                </c:pt>
                <c:pt idx="1260">
                  <c:v>43521</c:v>
                </c:pt>
                <c:pt idx="1261">
                  <c:v>43522</c:v>
                </c:pt>
                <c:pt idx="1262">
                  <c:v>43523</c:v>
                </c:pt>
                <c:pt idx="1263">
                  <c:v>43524</c:v>
                </c:pt>
                <c:pt idx="1264">
                  <c:v>43525</c:v>
                </c:pt>
                <c:pt idx="1265">
                  <c:v>43528</c:v>
                </c:pt>
                <c:pt idx="1266">
                  <c:v>43529</c:v>
                </c:pt>
                <c:pt idx="1267">
                  <c:v>43530</c:v>
                </c:pt>
                <c:pt idx="1268">
                  <c:v>43531</c:v>
                </c:pt>
                <c:pt idx="1269">
                  <c:v>43532</c:v>
                </c:pt>
                <c:pt idx="1270">
                  <c:v>43535</c:v>
                </c:pt>
                <c:pt idx="1271">
                  <c:v>43536</c:v>
                </c:pt>
                <c:pt idx="1272">
                  <c:v>43537</c:v>
                </c:pt>
                <c:pt idx="1273">
                  <c:v>43538</c:v>
                </c:pt>
                <c:pt idx="1274">
                  <c:v>43539</c:v>
                </c:pt>
                <c:pt idx="1275">
                  <c:v>43542</c:v>
                </c:pt>
                <c:pt idx="1276">
                  <c:v>43543</c:v>
                </c:pt>
                <c:pt idx="1277">
                  <c:v>43544</c:v>
                </c:pt>
                <c:pt idx="1278">
                  <c:v>43545</c:v>
                </c:pt>
                <c:pt idx="1279">
                  <c:v>43546</c:v>
                </c:pt>
                <c:pt idx="1280">
                  <c:v>43549</c:v>
                </c:pt>
                <c:pt idx="1281">
                  <c:v>43550</c:v>
                </c:pt>
                <c:pt idx="1282">
                  <c:v>43551</c:v>
                </c:pt>
                <c:pt idx="1283">
                  <c:v>43552</c:v>
                </c:pt>
                <c:pt idx="1284">
                  <c:v>43553</c:v>
                </c:pt>
                <c:pt idx="1285">
                  <c:v>43556</c:v>
                </c:pt>
                <c:pt idx="1286">
                  <c:v>43557</c:v>
                </c:pt>
                <c:pt idx="1287">
                  <c:v>43558</c:v>
                </c:pt>
                <c:pt idx="1288">
                  <c:v>43559</c:v>
                </c:pt>
                <c:pt idx="1289">
                  <c:v>43560</c:v>
                </c:pt>
                <c:pt idx="1290">
                  <c:v>43563</c:v>
                </c:pt>
                <c:pt idx="1291">
                  <c:v>43564</c:v>
                </c:pt>
                <c:pt idx="1292">
                  <c:v>43565</c:v>
                </c:pt>
                <c:pt idx="1293">
                  <c:v>43566</c:v>
                </c:pt>
                <c:pt idx="1294">
                  <c:v>43567</c:v>
                </c:pt>
                <c:pt idx="1295">
                  <c:v>43571</c:v>
                </c:pt>
                <c:pt idx="1296">
                  <c:v>43572</c:v>
                </c:pt>
                <c:pt idx="1297">
                  <c:v>43573</c:v>
                </c:pt>
                <c:pt idx="1298">
                  <c:v>43574</c:v>
                </c:pt>
                <c:pt idx="1299">
                  <c:v>43577</c:v>
                </c:pt>
                <c:pt idx="1300">
                  <c:v>43578</c:v>
                </c:pt>
                <c:pt idx="1301">
                  <c:v>43579</c:v>
                </c:pt>
                <c:pt idx="1302">
                  <c:v>43580</c:v>
                </c:pt>
                <c:pt idx="1303">
                  <c:v>43581</c:v>
                </c:pt>
                <c:pt idx="1304">
                  <c:v>43587</c:v>
                </c:pt>
                <c:pt idx="1305">
                  <c:v>43588</c:v>
                </c:pt>
                <c:pt idx="1306">
                  <c:v>43591</c:v>
                </c:pt>
                <c:pt idx="1307">
                  <c:v>43592</c:v>
                </c:pt>
                <c:pt idx="1308">
                  <c:v>43593</c:v>
                </c:pt>
                <c:pt idx="1309">
                  <c:v>43594</c:v>
                </c:pt>
                <c:pt idx="1310">
                  <c:v>43595</c:v>
                </c:pt>
                <c:pt idx="1311">
                  <c:v>43598</c:v>
                </c:pt>
                <c:pt idx="1312">
                  <c:v>43599</c:v>
                </c:pt>
                <c:pt idx="1313">
                  <c:v>43600</c:v>
                </c:pt>
                <c:pt idx="1314">
                  <c:v>43601</c:v>
                </c:pt>
                <c:pt idx="1315">
                  <c:v>43602</c:v>
                </c:pt>
                <c:pt idx="1316">
                  <c:v>43605</c:v>
                </c:pt>
                <c:pt idx="1317">
                  <c:v>43606</c:v>
                </c:pt>
                <c:pt idx="1318">
                  <c:v>43607</c:v>
                </c:pt>
                <c:pt idx="1319">
                  <c:v>43608</c:v>
                </c:pt>
                <c:pt idx="1320">
                  <c:v>43609</c:v>
                </c:pt>
                <c:pt idx="1321">
                  <c:v>43612</c:v>
                </c:pt>
                <c:pt idx="1322">
                  <c:v>43613</c:v>
                </c:pt>
                <c:pt idx="1323">
                  <c:v>43614</c:v>
                </c:pt>
                <c:pt idx="1324">
                  <c:v>43615</c:v>
                </c:pt>
                <c:pt idx="1325">
                  <c:v>43616</c:v>
                </c:pt>
                <c:pt idx="1326">
                  <c:v>43619</c:v>
                </c:pt>
                <c:pt idx="1327">
                  <c:v>43620</c:v>
                </c:pt>
                <c:pt idx="1328">
                  <c:v>43621</c:v>
                </c:pt>
                <c:pt idx="1329">
                  <c:v>43622</c:v>
                </c:pt>
                <c:pt idx="1330">
                  <c:v>43623</c:v>
                </c:pt>
                <c:pt idx="1331">
                  <c:v>43626</c:v>
                </c:pt>
                <c:pt idx="1332">
                  <c:v>43627</c:v>
                </c:pt>
                <c:pt idx="1333">
                  <c:v>43628</c:v>
                </c:pt>
                <c:pt idx="1334">
                  <c:v>43629</c:v>
                </c:pt>
                <c:pt idx="1335">
                  <c:v>43630</c:v>
                </c:pt>
                <c:pt idx="1336">
                  <c:v>43633</c:v>
                </c:pt>
                <c:pt idx="1337">
                  <c:v>43634</c:v>
                </c:pt>
                <c:pt idx="1338">
                  <c:v>43635</c:v>
                </c:pt>
                <c:pt idx="1339">
                  <c:v>43636</c:v>
                </c:pt>
                <c:pt idx="1340">
                  <c:v>43637</c:v>
                </c:pt>
                <c:pt idx="1341">
                  <c:v>43640</c:v>
                </c:pt>
                <c:pt idx="1342">
                  <c:v>43641</c:v>
                </c:pt>
                <c:pt idx="1343">
                  <c:v>43642</c:v>
                </c:pt>
                <c:pt idx="1344">
                  <c:v>43643</c:v>
                </c:pt>
                <c:pt idx="1345">
                  <c:v>43644</c:v>
                </c:pt>
                <c:pt idx="1346">
                  <c:v>43647</c:v>
                </c:pt>
                <c:pt idx="1347">
                  <c:v>43648</c:v>
                </c:pt>
                <c:pt idx="1348">
                  <c:v>43649</c:v>
                </c:pt>
                <c:pt idx="1349">
                  <c:v>43650</c:v>
                </c:pt>
                <c:pt idx="1350">
                  <c:v>43651</c:v>
                </c:pt>
                <c:pt idx="1351">
                  <c:v>43654</c:v>
                </c:pt>
                <c:pt idx="1352">
                  <c:v>43655</c:v>
                </c:pt>
                <c:pt idx="1353">
                  <c:v>43656</c:v>
                </c:pt>
                <c:pt idx="1354">
                  <c:v>43657</c:v>
                </c:pt>
                <c:pt idx="1355">
                  <c:v>43658</c:v>
                </c:pt>
                <c:pt idx="1356">
                  <c:v>43661</c:v>
                </c:pt>
                <c:pt idx="1357">
                  <c:v>43662</c:v>
                </c:pt>
                <c:pt idx="1358">
                  <c:v>43663</c:v>
                </c:pt>
                <c:pt idx="1359">
                  <c:v>43664</c:v>
                </c:pt>
                <c:pt idx="1360">
                  <c:v>43665</c:v>
                </c:pt>
                <c:pt idx="1361">
                  <c:v>43668</c:v>
                </c:pt>
                <c:pt idx="1362">
                  <c:v>43669</c:v>
                </c:pt>
                <c:pt idx="1363">
                  <c:v>43670</c:v>
                </c:pt>
                <c:pt idx="1364">
                  <c:v>43671</c:v>
                </c:pt>
                <c:pt idx="1365">
                  <c:v>43672</c:v>
                </c:pt>
                <c:pt idx="1366">
                  <c:v>43675</c:v>
                </c:pt>
                <c:pt idx="1367">
                  <c:v>43676</c:v>
                </c:pt>
                <c:pt idx="1368">
                  <c:v>43677</c:v>
                </c:pt>
                <c:pt idx="1369">
                  <c:v>43678</c:v>
                </c:pt>
                <c:pt idx="1370">
                  <c:v>43679</c:v>
                </c:pt>
                <c:pt idx="1371">
                  <c:v>43682</c:v>
                </c:pt>
                <c:pt idx="1372">
                  <c:v>43683</c:v>
                </c:pt>
                <c:pt idx="1373">
                  <c:v>43684</c:v>
                </c:pt>
                <c:pt idx="1374">
                  <c:v>43685</c:v>
                </c:pt>
                <c:pt idx="1375">
                  <c:v>43686</c:v>
                </c:pt>
                <c:pt idx="1376">
                  <c:v>43689</c:v>
                </c:pt>
                <c:pt idx="1377">
                  <c:v>43690</c:v>
                </c:pt>
                <c:pt idx="1378">
                  <c:v>43691</c:v>
                </c:pt>
                <c:pt idx="1379">
                  <c:v>43692</c:v>
                </c:pt>
                <c:pt idx="1380">
                  <c:v>43693</c:v>
                </c:pt>
                <c:pt idx="1381">
                  <c:v>43696</c:v>
                </c:pt>
                <c:pt idx="1382">
                  <c:v>43697</c:v>
                </c:pt>
                <c:pt idx="1383">
                  <c:v>43698</c:v>
                </c:pt>
                <c:pt idx="1384">
                  <c:v>43699</c:v>
                </c:pt>
                <c:pt idx="1385">
                  <c:v>43700</c:v>
                </c:pt>
                <c:pt idx="1386">
                  <c:v>43703</c:v>
                </c:pt>
                <c:pt idx="1387">
                  <c:v>43704</c:v>
                </c:pt>
                <c:pt idx="1388">
                  <c:v>43705</c:v>
                </c:pt>
                <c:pt idx="1389">
                  <c:v>43706</c:v>
                </c:pt>
                <c:pt idx="1390">
                  <c:v>43707</c:v>
                </c:pt>
                <c:pt idx="1391">
                  <c:v>43711</c:v>
                </c:pt>
                <c:pt idx="1392">
                  <c:v>43712</c:v>
                </c:pt>
                <c:pt idx="1393">
                  <c:v>43713</c:v>
                </c:pt>
                <c:pt idx="1394">
                  <c:v>43714</c:v>
                </c:pt>
                <c:pt idx="1395">
                  <c:v>43717</c:v>
                </c:pt>
                <c:pt idx="1396">
                  <c:v>43718</c:v>
                </c:pt>
                <c:pt idx="1397">
                  <c:v>43719</c:v>
                </c:pt>
                <c:pt idx="1398">
                  <c:v>43720</c:v>
                </c:pt>
                <c:pt idx="1399">
                  <c:v>43721</c:v>
                </c:pt>
                <c:pt idx="1400">
                  <c:v>43724</c:v>
                </c:pt>
                <c:pt idx="1401">
                  <c:v>43725</c:v>
                </c:pt>
                <c:pt idx="1402">
                  <c:v>43726</c:v>
                </c:pt>
                <c:pt idx="1403">
                  <c:v>43727</c:v>
                </c:pt>
                <c:pt idx="1404">
                  <c:v>43728</c:v>
                </c:pt>
                <c:pt idx="1405">
                  <c:v>43731</c:v>
                </c:pt>
                <c:pt idx="1406">
                  <c:v>43732</c:v>
                </c:pt>
                <c:pt idx="1407">
                  <c:v>43733</c:v>
                </c:pt>
                <c:pt idx="1408">
                  <c:v>43734</c:v>
                </c:pt>
                <c:pt idx="1409">
                  <c:v>43735</c:v>
                </c:pt>
                <c:pt idx="1410">
                  <c:v>43738</c:v>
                </c:pt>
                <c:pt idx="1411">
                  <c:v>43739</c:v>
                </c:pt>
                <c:pt idx="1412">
                  <c:v>43740</c:v>
                </c:pt>
                <c:pt idx="1413">
                  <c:v>43741</c:v>
                </c:pt>
                <c:pt idx="1414">
                  <c:v>43742</c:v>
                </c:pt>
                <c:pt idx="1415">
                  <c:v>43745</c:v>
                </c:pt>
                <c:pt idx="1416">
                  <c:v>43746</c:v>
                </c:pt>
                <c:pt idx="1417">
                  <c:v>43747</c:v>
                </c:pt>
                <c:pt idx="1418">
                  <c:v>43748</c:v>
                </c:pt>
                <c:pt idx="1419">
                  <c:v>43749</c:v>
                </c:pt>
                <c:pt idx="1420">
                  <c:v>43752</c:v>
                </c:pt>
                <c:pt idx="1421">
                  <c:v>43753</c:v>
                </c:pt>
                <c:pt idx="1422">
                  <c:v>43754</c:v>
                </c:pt>
                <c:pt idx="1423">
                  <c:v>43755</c:v>
                </c:pt>
                <c:pt idx="1424">
                  <c:v>43756</c:v>
                </c:pt>
                <c:pt idx="1425">
                  <c:v>43759</c:v>
                </c:pt>
                <c:pt idx="1426">
                  <c:v>43760</c:v>
                </c:pt>
                <c:pt idx="1427">
                  <c:v>43761</c:v>
                </c:pt>
                <c:pt idx="1428">
                  <c:v>43762</c:v>
                </c:pt>
                <c:pt idx="1429">
                  <c:v>43763</c:v>
                </c:pt>
                <c:pt idx="1430">
                  <c:v>43766</c:v>
                </c:pt>
                <c:pt idx="1431">
                  <c:v>43767</c:v>
                </c:pt>
                <c:pt idx="1432">
                  <c:v>43768</c:v>
                </c:pt>
                <c:pt idx="1433">
                  <c:v>43769</c:v>
                </c:pt>
                <c:pt idx="1434">
                  <c:v>43770</c:v>
                </c:pt>
                <c:pt idx="1435">
                  <c:v>43773</c:v>
                </c:pt>
                <c:pt idx="1436">
                  <c:v>43774</c:v>
                </c:pt>
                <c:pt idx="1437">
                  <c:v>43775</c:v>
                </c:pt>
                <c:pt idx="1438">
                  <c:v>43776</c:v>
                </c:pt>
                <c:pt idx="1439">
                  <c:v>43777</c:v>
                </c:pt>
                <c:pt idx="1440">
                  <c:v>43780</c:v>
                </c:pt>
                <c:pt idx="1441">
                  <c:v>43781</c:v>
                </c:pt>
                <c:pt idx="1442">
                  <c:v>43782</c:v>
                </c:pt>
                <c:pt idx="1443">
                  <c:v>43783</c:v>
                </c:pt>
                <c:pt idx="1444">
                  <c:v>43784</c:v>
                </c:pt>
                <c:pt idx="1445">
                  <c:v>43787</c:v>
                </c:pt>
                <c:pt idx="1446">
                  <c:v>43788</c:v>
                </c:pt>
                <c:pt idx="1447">
                  <c:v>43789</c:v>
                </c:pt>
                <c:pt idx="1448">
                  <c:v>43790</c:v>
                </c:pt>
                <c:pt idx="1449">
                  <c:v>43791</c:v>
                </c:pt>
                <c:pt idx="1450">
                  <c:v>43794</c:v>
                </c:pt>
                <c:pt idx="1451">
                  <c:v>43795</c:v>
                </c:pt>
                <c:pt idx="1452">
                  <c:v>43796</c:v>
                </c:pt>
                <c:pt idx="1453">
                  <c:v>43797</c:v>
                </c:pt>
                <c:pt idx="1454">
                  <c:v>43798</c:v>
                </c:pt>
                <c:pt idx="1455">
                  <c:v>43801</c:v>
                </c:pt>
                <c:pt idx="1456">
                  <c:v>43802</c:v>
                </c:pt>
                <c:pt idx="1457">
                  <c:v>43803</c:v>
                </c:pt>
                <c:pt idx="1458">
                  <c:v>43804</c:v>
                </c:pt>
                <c:pt idx="1459">
                  <c:v>43805</c:v>
                </c:pt>
                <c:pt idx="1460">
                  <c:v>43808</c:v>
                </c:pt>
                <c:pt idx="1461">
                  <c:v>43809</c:v>
                </c:pt>
                <c:pt idx="1462">
                  <c:v>43810</c:v>
                </c:pt>
                <c:pt idx="1463">
                  <c:v>43811</c:v>
                </c:pt>
                <c:pt idx="1464">
                  <c:v>43812</c:v>
                </c:pt>
                <c:pt idx="1465">
                  <c:v>43815</c:v>
                </c:pt>
                <c:pt idx="1466">
                  <c:v>43816</c:v>
                </c:pt>
                <c:pt idx="1467">
                  <c:v>43817</c:v>
                </c:pt>
                <c:pt idx="1468">
                  <c:v>43818</c:v>
                </c:pt>
                <c:pt idx="1469">
                  <c:v>43819</c:v>
                </c:pt>
                <c:pt idx="1470">
                  <c:v>43822</c:v>
                </c:pt>
                <c:pt idx="1471">
                  <c:v>43823</c:v>
                </c:pt>
                <c:pt idx="1472">
                  <c:v>43824</c:v>
                </c:pt>
                <c:pt idx="1473">
                  <c:v>43825</c:v>
                </c:pt>
                <c:pt idx="1474">
                  <c:v>43826</c:v>
                </c:pt>
                <c:pt idx="1475">
                  <c:v>43829</c:v>
                </c:pt>
                <c:pt idx="1476">
                  <c:v>43830</c:v>
                </c:pt>
                <c:pt idx="1477">
                  <c:v>43832</c:v>
                </c:pt>
                <c:pt idx="1478">
                  <c:v>43833</c:v>
                </c:pt>
                <c:pt idx="1479">
                  <c:v>43836</c:v>
                </c:pt>
                <c:pt idx="1480">
                  <c:v>43837</c:v>
                </c:pt>
                <c:pt idx="1481">
                  <c:v>43838</c:v>
                </c:pt>
                <c:pt idx="1482">
                  <c:v>43839</c:v>
                </c:pt>
                <c:pt idx="1483">
                  <c:v>43840</c:v>
                </c:pt>
                <c:pt idx="1484">
                  <c:v>43843</c:v>
                </c:pt>
                <c:pt idx="1485">
                  <c:v>43844</c:v>
                </c:pt>
                <c:pt idx="1486">
                  <c:v>43845</c:v>
                </c:pt>
                <c:pt idx="1487">
                  <c:v>43846</c:v>
                </c:pt>
                <c:pt idx="1488">
                  <c:v>43847</c:v>
                </c:pt>
                <c:pt idx="1489">
                  <c:v>43850</c:v>
                </c:pt>
                <c:pt idx="1490">
                  <c:v>43851</c:v>
                </c:pt>
                <c:pt idx="1491">
                  <c:v>43852</c:v>
                </c:pt>
                <c:pt idx="1492">
                  <c:v>43860</c:v>
                </c:pt>
                <c:pt idx="1493">
                  <c:v>43861</c:v>
                </c:pt>
                <c:pt idx="1494">
                  <c:v>43864</c:v>
                </c:pt>
                <c:pt idx="1495">
                  <c:v>43865</c:v>
                </c:pt>
                <c:pt idx="1496">
                  <c:v>43866</c:v>
                </c:pt>
                <c:pt idx="1497">
                  <c:v>43867</c:v>
                </c:pt>
                <c:pt idx="1498">
                  <c:v>43868</c:v>
                </c:pt>
                <c:pt idx="1499">
                  <c:v>43871</c:v>
                </c:pt>
                <c:pt idx="1500">
                  <c:v>43872</c:v>
                </c:pt>
                <c:pt idx="1501">
                  <c:v>43873</c:v>
                </c:pt>
                <c:pt idx="1502">
                  <c:v>43874</c:v>
                </c:pt>
                <c:pt idx="1503">
                  <c:v>43875</c:v>
                </c:pt>
                <c:pt idx="1504">
                  <c:v>43878</c:v>
                </c:pt>
                <c:pt idx="1505">
                  <c:v>43879</c:v>
                </c:pt>
                <c:pt idx="1506">
                  <c:v>43880</c:v>
                </c:pt>
                <c:pt idx="1507">
                  <c:v>43881</c:v>
                </c:pt>
                <c:pt idx="1508">
                  <c:v>43882</c:v>
                </c:pt>
                <c:pt idx="1509">
                  <c:v>43885</c:v>
                </c:pt>
                <c:pt idx="1510">
                  <c:v>43886</c:v>
                </c:pt>
                <c:pt idx="1511">
                  <c:v>43887</c:v>
                </c:pt>
                <c:pt idx="1512">
                  <c:v>43888</c:v>
                </c:pt>
                <c:pt idx="1513">
                  <c:v>43889</c:v>
                </c:pt>
                <c:pt idx="1514">
                  <c:v>43892</c:v>
                </c:pt>
                <c:pt idx="1515">
                  <c:v>43893</c:v>
                </c:pt>
                <c:pt idx="1516">
                  <c:v>43894</c:v>
                </c:pt>
                <c:pt idx="1517">
                  <c:v>43895</c:v>
                </c:pt>
                <c:pt idx="1518">
                  <c:v>43896</c:v>
                </c:pt>
                <c:pt idx="1519">
                  <c:v>43899</c:v>
                </c:pt>
                <c:pt idx="1520">
                  <c:v>43900</c:v>
                </c:pt>
                <c:pt idx="1521">
                  <c:v>43901</c:v>
                </c:pt>
                <c:pt idx="1522">
                  <c:v>43902</c:v>
                </c:pt>
                <c:pt idx="1523">
                  <c:v>43903</c:v>
                </c:pt>
                <c:pt idx="1524">
                  <c:v>43906</c:v>
                </c:pt>
                <c:pt idx="1525">
                  <c:v>43907</c:v>
                </c:pt>
                <c:pt idx="1526">
                  <c:v>43908</c:v>
                </c:pt>
                <c:pt idx="1527">
                  <c:v>43909</c:v>
                </c:pt>
                <c:pt idx="1528">
                  <c:v>43910</c:v>
                </c:pt>
                <c:pt idx="1529">
                  <c:v>43913</c:v>
                </c:pt>
                <c:pt idx="1530">
                  <c:v>43914</c:v>
                </c:pt>
                <c:pt idx="1531">
                  <c:v>43915</c:v>
                </c:pt>
                <c:pt idx="1532">
                  <c:v>43916</c:v>
                </c:pt>
                <c:pt idx="1533">
                  <c:v>43917</c:v>
                </c:pt>
                <c:pt idx="1534">
                  <c:v>43920</c:v>
                </c:pt>
                <c:pt idx="1535">
                  <c:v>43921</c:v>
                </c:pt>
                <c:pt idx="1536">
                  <c:v>43922</c:v>
                </c:pt>
                <c:pt idx="1537">
                  <c:v>43924</c:v>
                </c:pt>
                <c:pt idx="1538">
                  <c:v>43927</c:v>
                </c:pt>
                <c:pt idx="1539">
                  <c:v>43928</c:v>
                </c:pt>
                <c:pt idx="1540">
                  <c:v>43929</c:v>
                </c:pt>
                <c:pt idx="1541">
                  <c:v>43930</c:v>
                </c:pt>
                <c:pt idx="1542">
                  <c:v>43931</c:v>
                </c:pt>
                <c:pt idx="1543">
                  <c:v>43934</c:v>
                </c:pt>
                <c:pt idx="1544">
                  <c:v>43935</c:v>
                </c:pt>
                <c:pt idx="1545">
                  <c:v>43936</c:v>
                </c:pt>
                <c:pt idx="1546">
                  <c:v>43937</c:v>
                </c:pt>
                <c:pt idx="1547">
                  <c:v>43938</c:v>
                </c:pt>
                <c:pt idx="1548">
                  <c:v>43941</c:v>
                </c:pt>
                <c:pt idx="1549">
                  <c:v>43942</c:v>
                </c:pt>
                <c:pt idx="1550">
                  <c:v>43943</c:v>
                </c:pt>
                <c:pt idx="1551">
                  <c:v>43944</c:v>
                </c:pt>
                <c:pt idx="1552">
                  <c:v>43945</c:v>
                </c:pt>
                <c:pt idx="1553">
                  <c:v>43948</c:v>
                </c:pt>
                <c:pt idx="1554">
                  <c:v>43949</c:v>
                </c:pt>
                <c:pt idx="1555">
                  <c:v>43950</c:v>
                </c:pt>
                <c:pt idx="1556">
                  <c:v>43955</c:v>
                </c:pt>
                <c:pt idx="1557">
                  <c:v>43956</c:v>
                </c:pt>
                <c:pt idx="1558">
                  <c:v>43957</c:v>
                </c:pt>
                <c:pt idx="1559">
                  <c:v>43958</c:v>
                </c:pt>
                <c:pt idx="1560">
                  <c:v>43959</c:v>
                </c:pt>
                <c:pt idx="1561">
                  <c:v>43962</c:v>
                </c:pt>
                <c:pt idx="1562">
                  <c:v>43963</c:v>
                </c:pt>
                <c:pt idx="1563">
                  <c:v>43964</c:v>
                </c:pt>
                <c:pt idx="1564">
                  <c:v>43965</c:v>
                </c:pt>
                <c:pt idx="1565">
                  <c:v>43966</c:v>
                </c:pt>
                <c:pt idx="1566">
                  <c:v>43969</c:v>
                </c:pt>
                <c:pt idx="1567">
                  <c:v>43970</c:v>
                </c:pt>
                <c:pt idx="1568">
                  <c:v>43971</c:v>
                </c:pt>
                <c:pt idx="1569">
                  <c:v>43972</c:v>
                </c:pt>
                <c:pt idx="1570">
                  <c:v>43973</c:v>
                </c:pt>
                <c:pt idx="1571">
                  <c:v>43976</c:v>
                </c:pt>
                <c:pt idx="1572">
                  <c:v>43977</c:v>
                </c:pt>
                <c:pt idx="1573">
                  <c:v>43978</c:v>
                </c:pt>
                <c:pt idx="1574">
                  <c:v>43979</c:v>
                </c:pt>
                <c:pt idx="1575">
                  <c:v>43980</c:v>
                </c:pt>
                <c:pt idx="1576">
                  <c:v>43983</c:v>
                </c:pt>
                <c:pt idx="1577">
                  <c:v>43984</c:v>
                </c:pt>
                <c:pt idx="1578">
                  <c:v>43985</c:v>
                </c:pt>
                <c:pt idx="1579">
                  <c:v>43986</c:v>
                </c:pt>
                <c:pt idx="1580">
                  <c:v>43987</c:v>
                </c:pt>
                <c:pt idx="1581">
                  <c:v>43990</c:v>
                </c:pt>
                <c:pt idx="1582">
                  <c:v>43991</c:v>
                </c:pt>
                <c:pt idx="1583">
                  <c:v>43992</c:v>
                </c:pt>
                <c:pt idx="1584">
                  <c:v>43993</c:v>
                </c:pt>
                <c:pt idx="1585">
                  <c:v>43994</c:v>
                </c:pt>
                <c:pt idx="1586">
                  <c:v>43997</c:v>
                </c:pt>
                <c:pt idx="1587">
                  <c:v>43998</c:v>
                </c:pt>
                <c:pt idx="1588">
                  <c:v>43999</c:v>
                </c:pt>
                <c:pt idx="1589">
                  <c:v>44000</c:v>
                </c:pt>
                <c:pt idx="1590">
                  <c:v>44001</c:v>
                </c:pt>
                <c:pt idx="1591">
                  <c:v>44004</c:v>
                </c:pt>
                <c:pt idx="1592">
                  <c:v>44005</c:v>
                </c:pt>
                <c:pt idx="1593">
                  <c:v>44006</c:v>
                </c:pt>
                <c:pt idx="1594">
                  <c:v>44007</c:v>
                </c:pt>
                <c:pt idx="1595">
                  <c:v>44008</c:v>
                </c:pt>
                <c:pt idx="1596">
                  <c:v>44011</c:v>
                </c:pt>
                <c:pt idx="1597">
                  <c:v>44012</c:v>
                </c:pt>
                <c:pt idx="1598">
                  <c:v>44013</c:v>
                </c:pt>
                <c:pt idx="1599">
                  <c:v>44014</c:v>
                </c:pt>
                <c:pt idx="1600">
                  <c:v>44015</c:v>
                </c:pt>
                <c:pt idx="1601">
                  <c:v>44018</c:v>
                </c:pt>
                <c:pt idx="1602">
                  <c:v>44019</c:v>
                </c:pt>
                <c:pt idx="1603">
                  <c:v>44020</c:v>
                </c:pt>
                <c:pt idx="1604">
                  <c:v>44021</c:v>
                </c:pt>
                <c:pt idx="1605">
                  <c:v>44022</c:v>
                </c:pt>
                <c:pt idx="1606">
                  <c:v>44025</c:v>
                </c:pt>
                <c:pt idx="1607">
                  <c:v>44026</c:v>
                </c:pt>
                <c:pt idx="1608">
                  <c:v>44027</c:v>
                </c:pt>
                <c:pt idx="1609">
                  <c:v>44028</c:v>
                </c:pt>
                <c:pt idx="1610">
                  <c:v>44029</c:v>
                </c:pt>
                <c:pt idx="1611">
                  <c:v>44032</c:v>
                </c:pt>
                <c:pt idx="1612">
                  <c:v>44033</c:v>
                </c:pt>
                <c:pt idx="1613">
                  <c:v>44034</c:v>
                </c:pt>
                <c:pt idx="1614">
                  <c:v>44035</c:v>
                </c:pt>
                <c:pt idx="1615">
                  <c:v>44036</c:v>
                </c:pt>
                <c:pt idx="1616">
                  <c:v>44039</c:v>
                </c:pt>
                <c:pt idx="1617">
                  <c:v>44040</c:v>
                </c:pt>
                <c:pt idx="1618">
                  <c:v>44041</c:v>
                </c:pt>
                <c:pt idx="1619">
                  <c:v>44042</c:v>
                </c:pt>
                <c:pt idx="1620">
                  <c:v>44043</c:v>
                </c:pt>
                <c:pt idx="1621">
                  <c:v>44046</c:v>
                </c:pt>
                <c:pt idx="1622">
                  <c:v>44047</c:v>
                </c:pt>
                <c:pt idx="1623">
                  <c:v>44048</c:v>
                </c:pt>
                <c:pt idx="1624">
                  <c:v>44049</c:v>
                </c:pt>
                <c:pt idx="1625">
                  <c:v>44050</c:v>
                </c:pt>
                <c:pt idx="1626">
                  <c:v>44053</c:v>
                </c:pt>
                <c:pt idx="1627">
                  <c:v>44054</c:v>
                </c:pt>
                <c:pt idx="1628">
                  <c:v>44055</c:v>
                </c:pt>
                <c:pt idx="1629">
                  <c:v>44056</c:v>
                </c:pt>
                <c:pt idx="1630">
                  <c:v>44057</c:v>
                </c:pt>
                <c:pt idx="1631">
                  <c:v>44060</c:v>
                </c:pt>
                <c:pt idx="1632">
                  <c:v>44061</c:v>
                </c:pt>
                <c:pt idx="1633">
                  <c:v>44062</c:v>
                </c:pt>
                <c:pt idx="1634">
                  <c:v>44063</c:v>
                </c:pt>
                <c:pt idx="1635">
                  <c:v>44064</c:v>
                </c:pt>
                <c:pt idx="1636">
                  <c:v>44067</c:v>
                </c:pt>
                <c:pt idx="1637">
                  <c:v>44068</c:v>
                </c:pt>
                <c:pt idx="1638">
                  <c:v>44069</c:v>
                </c:pt>
                <c:pt idx="1639">
                  <c:v>44070</c:v>
                </c:pt>
                <c:pt idx="1640">
                  <c:v>44071</c:v>
                </c:pt>
                <c:pt idx="1641">
                  <c:v>44074</c:v>
                </c:pt>
                <c:pt idx="1642">
                  <c:v>44075</c:v>
                </c:pt>
                <c:pt idx="1643">
                  <c:v>44077</c:v>
                </c:pt>
                <c:pt idx="1644">
                  <c:v>44078</c:v>
                </c:pt>
                <c:pt idx="1645">
                  <c:v>44081</c:v>
                </c:pt>
                <c:pt idx="1646">
                  <c:v>44082</c:v>
                </c:pt>
                <c:pt idx="1647">
                  <c:v>44083</c:v>
                </c:pt>
                <c:pt idx="1648">
                  <c:v>44084</c:v>
                </c:pt>
                <c:pt idx="1649">
                  <c:v>44085</c:v>
                </c:pt>
                <c:pt idx="1650">
                  <c:v>44088</c:v>
                </c:pt>
                <c:pt idx="1651">
                  <c:v>44089</c:v>
                </c:pt>
                <c:pt idx="1652">
                  <c:v>44090</c:v>
                </c:pt>
                <c:pt idx="1653">
                  <c:v>44091</c:v>
                </c:pt>
                <c:pt idx="1654">
                  <c:v>44092</c:v>
                </c:pt>
                <c:pt idx="1655">
                  <c:v>44095</c:v>
                </c:pt>
                <c:pt idx="1656">
                  <c:v>44096</c:v>
                </c:pt>
                <c:pt idx="1657">
                  <c:v>44097</c:v>
                </c:pt>
                <c:pt idx="1658">
                  <c:v>44098</c:v>
                </c:pt>
                <c:pt idx="1659">
                  <c:v>44099</c:v>
                </c:pt>
                <c:pt idx="1660">
                  <c:v>44102</c:v>
                </c:pt>
                <c:pt idx="1661">
                  <c:v>44103</c:v>
                </c:pt>
                <c:pt idx="1662">
                  <c:v>44104</c:v>
                </c:pt>
                <c:pt idx="1663">
                  <c:v>44105</c:v>
                </c:pt>
                <c:pt idx="1664">
                  <c:v>44106</c:v>
                </c:pt>
                <c:pt idx="1665">
                  <c:v>44109</c:v>
                </c:pt>
                <c:pt idx="1666">
                  <c:v>44110</c:v>
                </c:pt>
                <c:pt idx="1667">
                  <c:v>44111</c:v>
                </c:pt>
                <c:pt idx="1668">
                  <c:v>44112</c:v>
                </c:pt>
                <c:pt idx="1669">
                  <c:v>44113</c:v>
                </c:pt>
                <c:pt idx="1670">
                  <c:v>44116</c:v>
                </c:pt>
                <c:pt idx="1671">
                  <c:v>44117</c:v>
                </c:pt>
                <c:pt idx="1672">
                  <c:v>44118</c:v>
                </c:pt>
                <c:pt idx="1673">
                  <c:v>44119</c:v>
                </c:pt>
                <c:pt idx="1674">
                  <c:v>44120</c:v>
                </c:pt>
                <c:pt idx="1675">
                  <c:v>44123</c:v>
                </c:pt>
                <c:pt idx="1676">
                  <c:v>44124</c:v>
                </c:pt>
                <c:pt idx="1677">
                  <c:v>44125</c:v>
                </c:pt>
                <c:pt idx="1678">
                  <c:v>44126</c:v>
                </c:pt>
                <c:pt idx="1679">
                  <c:v>44127</c:v>
                </c:pt>
                <c:pt idx="1680">
                  <c:v>44130</c:v>
                </c:pt>
                <c:pt idx="1681">
                  <c:v>44131</c:v>
                </c:pt>
                <c:pt idx="1682">
                  <c:v>44132</c:v>
                </c:pt>
                <c:pt idx="1683">
                  <c:v>44133</c:v>
                </c:pt>
                <c:pt idx="1684">
                  <c:v>44134</c:v>
                </c:pt>
                <c:pt idx="1685">
                  <c:v>44137</c:v>
                </c:pt>
                <c:pt idx="1686">
                  <c:v>44138</c:v>
                </c:pt>
                <c:pt idx="1687">
                  <c:v>44139</c:v>
                </c:pt>
                <c:pt idx="1688">
                  <c:v>44140</c:v>
                </c:pt>
                <c:pt idx="1689">
                  <c:v>44141</c:v>
                </c:pt>
                <c:pt idx="1690">
                  <c:v>44144</c:v>
                </c:pt>
                <c:pt idx="1691">
                  <c:v>44145</c:v>
                </c:pt>
                <c:pt idx="1692">
                  <c:v>44146</c:v>
                </c:pt>
                <c:pt idx="1693">
                  <c:v>44147</c:v>
                </c:pt>
                <c:pt idx="1694">
                  <c:v>44148</c:v>
                </c:pt>
                <c:pt idx="1695">
                  <c:v>44151</c:v>
                </c:pt>
                <c:pt idx="1696">
                  <c:v>44152</c:v>
                </c:pt>
                <c:pt idx="1697">
                  <c:v>44153</c:v>
                </c:pt>
                <c:pt idx="1698">
                  <c:v>44154</c:v>
                </c:pt>
                <c:pt idx="1699">
                  <c:v>44155</c:v>
                </c:pt>
                <c:pt idx="1700">
                  <c:v>44158</c:v>
                </c:pt>
                <c:pt idx="1701">
                  <c:v>44159</c:v>
                </c:pt>
                <c:pt idx="1702">
                  <c:v>44160</c:v>
                </c:pt>
                <c:pt idx="1703">
                  <c:v>44161</c:v>
                </c:pt>
                <c:pt idx="1704">
                  <c:v>44162</c:v>
                </c:pt>
                <c:pt idx="1705">
                  <c:v>44165</c:v>
                </c:pt>
                <c:pt idx="1706">
                  <c:v>44166</c:v>
                </c:pt>
                <c:pt idx="1707">
                  <c:v>44167</c:v>
                </c:pt>
                <c:pt idx="1708">
                  <c:v>44168</c:v>
                </c:pt>
                <c:pt idx="1709">
                  <c:v>44169</c:v>
                </c:pt>
                <c:pt idx="1710">
                  <c:v>44172</c:v>
                </c:pt>
                <c:pt idx="1711">
                  <c:v>44173</c:v>
                </c:pt>
                <c:pt idx="1712">
                  <c:v>44174</c:v>
                </c:pt>
                <c:pt idx="1713">
                  <c:v>44175</c:v>
                </c:pt>
                <c:pt idx="1714">
                  <c:v>44176</c:v>
                </c:pt>
                <c:pt idx="1715">
                  <c:v>44179</c:v>
                </c:pt>
                <c:pt idx="1716">
                  <c:v>44180</c:v>
                </c:pt>
                <c:pt idx="1717">
                  <c:v>44181</c:v>
                </c:pt>
                <c:pt idx="1718">
                  <c:v>44182</c:v>
                </c:pt>
                <c:pt idx="1719">
                  <c:v>44183</c:v>
                </c:pt>
                <c:pt idx="1720">
                  <c:v>44186</c:v>
                </c:pt>
                <c:pt idx="1721">
                  <c:v>44187</c:v>
                </c:pt>
                <c:pt idx="1722">
                  <c:v>44188</c:v>
                </c:pt>
                <c:pt idx="1723">
                  <c:v>44189</c:v>
                </c:pt>
                <c:pt idx="1724">
                  <c:v>44190</c:v>
                </c:pt>
                <c:pt idx="1725">
                  <c:v>44193</c:v>
                </c:pt>
                <c:pt idx="1726">
                  <c:v>44194</c:v>
                </c:pt>
                <c:pt idx="1727">
                  <c:v>44195</c:v>
                </c:pt>
                <c:pt idx="1728">
                  <c:v>44196</c:v>
                </c:pt>
                <c:pt idx="1729">
                  <c:v>44200</c:v>
                </c:pt>
                <c:pt idx="1730">
                  <c:v>44201</c:v>
                </c:pt>
                <c:pt idx="1731">
                  <c:v>44202</c:v>
                </c:pt>
                <c:pt idx="1732">
                  <c:v>44203</c:v>
                </c:pt>
                <c:pt idx="1733">
                  <c:v>44204</c:v>
                </c:pt>
                <c:pt idx="1734">
                  <c:v>44207</c:v>
                </c:pt>
                <c:pt idx="1735">
                  <c:v>44208</c:v>
                </c:pt>
                <c:pt idx="1736">
                  <c:v>44209</c:v>
                </c:pt>
                <c:pt idx="1737">
                  <c:v>44210</c:v>
                </c:pt>
                <c:pt idx="1738">
                  <c:v>44211</c:v>
                </c:pt>
                <c:pt idx="1739">
                  <c:v>44214</c:v>
                </c:pt>
                <c:pt idx="1740">
                  <c:v>44215</c:v>
                </c:pt>
                <c:pt idx="1741">
                  <c:v>44216</c:v>
                </c:pt>
                <c:pt idx="1742">
                  <c:v>44217</c:v>
                </c:pt>
                <c:pt idx="1743">
                  <c:v>44218</c:v>
                </c:pt>
                <c:pt idx="1744">
                  <c:v>44221</c:v>
                </c:pt>
                <c:pt idx="1745">
                  <c:v>44222</c:v>
                </c:pt>
                <c:pt idx="1746">
                  <c:v>44223</c:v>
                </c:pt>
                <c:pt idx="1747">
                  <c:v>44224</c:v>
                </c:pt>
                <c:pt idx="1748">
                  <c:v>44225</c:v>
                </c:pt>
                <c:pt idx="1749">
                  <c:v>44228</c:v>
                </c:pt>
                <c:pt idx="1750">
                  <c:v>44229</c:v>
                </c:pt>
                <c:pt idx="1751">
                  <c:v>44230</c:v>
                </c:pt>
                <c:pt idx="1752">
                  <c:v>44231</c:v>
                </c:pt>
                <c:pt idx="1753">
                  <c:v>44232</c:v>
                </c:pt>
                <c:pt idx="1754">
                  <c:v>44235</c:v>
                </c:pt>
                <c:pt idx="1755">
                  <c:v>44236</c:v>
                </c:pt>
                <c:pt idx="1756">
                  <c:v>44244</c:v>
                </c:pt>
                <c:pt idx="1757">
                  <c:v>44245</c:v>
                </c:pt>
                <c:pt idx="1758">
                  <c:v>44246</c:v>
                </c:pt>
                <c:pt idx="1759">
                  <c:v>44249</c:v>
                </c:pt>
                <c:pt idx="1760">
                  <c:v>44250</c:v>
                </c:pt>
                <c:pt idx="1761">
                  <c:v>44251</c:v>
                </c:pt>
                <c:pt idx="1762">
                  <c:v>44252</c:v>
                </c:pt>
                <c:pt idx="1763">
                  <c:v>44253</c:v>
                </c:pt>
                <c:pt idx="1764">
                  <c:v>44256</c:v>
                </c:pt>
                <c:pt idx="1765">
                  <c:v>44257</c:v>
                </c:pt>
                <c:pt idx="1766">
                  <c:v>44258</c:v>
                </c:pt>
                <c:pt idx="1767">
                  <c:v>44259</c:v>
                </c:pt>
                <c:pt idx="1768">
                  <c:v>44260</c:v>
                </c:pt>
                <c:pt idx="1769">
                  <c:v>44263</c:v>
                </c:pt>
                <c:pt idx="1770">
                  <c:v>44264</c:v>
                </c:pt>
                <c:pt idx="1771">
                  <c:v>44265</c:v>
                </c:pt>
                <c:pt idx="1772">
                  <c:v>44266</c:v>
                </c:pt>
                <c:pt idx="1773">
                  <c:v>44267</c:v>
                </c:pt>
                <c:pt idx="1774">
                  <c:v>44270</c:v>
                </c:pt>
                <c:pt idx="1775">
                  <c:v>44271</c:v>
                </c:pt>
                <c:pt idx="1776">
                  <c:v>44272</c:v>
                </c:pt>
                <c:pt idx="1777">
                  <c:v>44273</c:v>
                </c:pt>
                <c:pt idx="1778">
                  <c:v>44274</c:v>
                </c:pt>
                <c:pt idx="1779">
                  <c:v>44277</c:v>
                </c:pt>
                <c:pt idx="1780">
                  <c:v>44278</c:v>
                </c:pt>
                <c:pt idx="1781">
                  <c:v>44279</c:v>
                </c:pt>
                <c:pt idx="1782">
                  <c:v>44280</c:v>
                </c:pt>
                <c:pt idx="1783">
                  <c:v>44281</c:v>
                </c:pt>
                <c:pt idx="1784">
                  <c:v>44284</c:v>
                </c:pt>
                <c:pt idx="1785">
                  <c:v>44285</c:v>
                </c:pt>
                <c:pt idx="1786">
                  <c:v>44286</c:v>
                </c:pt>
                <c:pt idx="1787">
                  <c:v>44287</c:v>
                </c:pt>
                <c:pt idx="1788">
                  <c:v>44288</c:v>
                </c:pt>
                <c:pt idx="1789">
                  <c:v>44291</c:v>
                </c:pt>
                <c:pt idx="1790">
                  <c:v>44292</c:v>
                </c:pt>
                <c:pt idx="1791">
                  <c:v>44293</c:v>
                </c:pt>
                <c:pt idx="1792">
                  <c:v>44294</c:v>
                </c:pt>
                <c:pt idx="1793">
                  <c:v>44295</c:v>
                </c:pt>
                <c:pt idx="1794">
                  <c:v>44298</c:v>
                </c:pt>
                <c:pt idx="1795">
                  <c:v>44299</c:v>
                </c:pt>
                <c:pt idx="1796">
                  <c:v>44300</c:v>
                </c:pt>
                <c:pt idx="1797">
                  <c:v>44301</c:v>
                </c:pt>
                <c:pt idx="1798">
                  <c:v>44302</c:v>
                </c:pt>
                <c:pt idx="1799">
                  <c:v>44305</c:v>
                </c:pt>
                <c:pt idx="1800">
                  <c:v>44306</c:v>
                </c:pt>
                <c:pt idx="1801">
                  <c:v>44308</c:v>
                </c:pt>
                <c:pt idx="1802">
                  <c:v>44309</c:v>
                </c:pt>
                <c:pt idx="1803">
                  <c:v>44312</c:v>
                </c:pt>
                <c:pt idx="1804">
                  <c:v>44313</c:v>
                </c:pt>
                <c:pt idx="1805">
                  <c:v>44314</c:v>
                </c:pt>
                <c:pt idx="1806">
                  <c:v>44315</c:v>
                </c:pt>
                <c:pt idx="1807">
                  <c:v>44320</c:v>
                </c:pt>
                <c:pt idx="1808">
                  <c:v>44321</c:v>
                </c:pt>
                <c:pt idx="1809">
                  <c:v>44322</c:v>
                </c:pt>
                <c:pt idx="1810">
                  <c:v>44323</c:v>
                </c:pt>
                <c:pt idx="1811">
                  <c:v>44326</c:v>
                </c:pt>
                <c:pt idx="1812">
                  <c:v>44327</c:v>
                </c:pt>
                <c:pt idx="1813">
                  <c:v>44328</c:v>
                </c:pt>
                <c:pt idx="1814">
                  <c:v>44329</c:v>
                </c:pt>
                <c:pt idx="1815">
                  <c:v>44330</c:v>
                </c:pt>
                <c:pt idx="1816">
                  <c:v>44333</c:v>
                </c:pt>
                <c:pt idx="1817">
                  <c:v>44334</c:v>
                </c:pt>
                <c:pt idx="1818">
                  <c:v>44335</c:v>
                </c:pt>
                <c:pt idx="1819">
                  <c:v>44336</c:v>
                </c:pt>
                <c:pt idx="1820">
                  <c:v>44337</c:v>
                </c:pt>
                <c:pt idx="1821">
                  <c:v>44340</c:v>
                </c:pt>
                <c:pt idx="1822">
                  <c:v>44341</c:v>
                </c:pt>
                <c:pt idx="1823">
                  <c:v>44342</c:v>
                </c:pt>
                <c:pt idx="1824">
                  <c:v>44343</c:v>
                </c:pt>
                <c:pt idx="1825">
                  <c:v>44344</c:v>
                </c:pt>
                <c:pt idx="1826">
                  <c:v>44347</c:v>
                </c:pt>
                <c:pt idx="1827">
                  <c:v>44348</c:v>
                </c:pt>
                <c:pt idx="1828">
                  <c:v>44349</c:v>
                </c:pt>
                <c:pt idx="1829">
                  <c:v>44350</c:v>
                </c:pt>
                <c:pt idx="1830">
                  <c:v>44351</c:v>
                </c:pt>
                <c:pt idx="1831">
                  <c:v>44354</c:v>
                </c:pt>
                <c:pt idx="1832">
                  <c:v>44355</c:v>
                </c:pt>
                <c:pt idx="1833">
                  <c:v>44356</c:v>
                </c:pt>
                <c:pt idx="1834">
                  <c:v>44357</c:v>
                </c:pt>
                <c:pt idx="1835">
                  <c:v>44358</c:v>
                </c:pt>
                <c:pt idx="1836">
                  <c:v>44361</c:v>
                </c:pt>
                <c:pt idx="1837">
                  <c:v>44362</c:v>
                </c:pt>
                <c:pt idx="1838">
                  <c:v>44363</c:v>
                </c:pt>
                <c:pt idx="1839">
                  <c:v>44364</c:v>
                </c:pt>
                <c:pt idx="1840">
                  <c:v>44365</c:v>
                </c:pt>
                <c:pt idx="1841">
                  <c:v>44368</c:v>
                </c:pt>
                <c:pt idx="1842">
                  <c:v>44369</c:v>
                </c:pt>
                <c:pt idx="1843">
                  <c:v>44370</c:v>
                </c:pt>
                <c:pt idx="1844">
                  <c:v>44371</c:v>
                </c:pt>
                <c:pt idx="1845">
                  <c:v>44372</c:v>
                </c:pt>
                <c:pt idx="1846">
                  <c:v>44375</c:v>
                </c:pt>
                <c:pt idx="1847">
                  <c:v>44376</c:v>
                </c:pt>
                <c:pt idx="1848">
                  <c:v>44377</c:v>
                </c:pt>
                <c:pt idx="1849">
                  <c:v>44378</c:v>
                </c:pt>
                <c:pt idx="1850">
                  <c:v>44379</c:v>
                </c:pt>
                <c:pt idx="1851">
                  <c:v>44382</c:v>
                </c:pt>
                <c:pt idx="1852">
                  <c:v>44383</c:v>
                </c:pt>
                <c:pt idx="1853">
                  <c:v>44384</c:v>
                </c:pt>
                <c:pt idx="1854">
                  <c:v>44385</c:v>
                </c:pt>
                <c:pt idx="1855">
                  <c:v>44386</c:v>
                </c:pt>
                <c:pt idx="1856">
                  <c:v>44389</c:v>
                </c:pt>
                <c:pt idx="1857">
                  <c:v>44390</c:v>
                </c:pt>
                <c:pt idx="1858">
                  <c:v>44391</c:v>
                </c:pt>
                <c:pt idx="1859">
                  <c:v>44392</c:v>
                </c:pt>
                <c:pt idx="1860">
                  <c:v>44393</c:v>
                </c:pt>
                <c:pt idx="1861">
                  <c:v>44396</c:v>
                </c:pt>
                <c:pt idx="1862">
                  <c:v>44397</c:v>
                </c:pt>
                <c:pt idx="1863">
                  <c:v>44398</c:v>
                </c:pt>
                <c:pt idx="1864">
                  <c:v>44399</c:v>
                </c:pt>
                <c:pt idx="1865">
                  <c:v>44400</c:v>
                </c:pt>
                <c:pt idx="1866">
                  <c:v>44403</c:v>
                </c:pt>
                <c:pt idx="1867">
                  <c:v>44404</c:v>
                </c:pt>
                <c:pt idx="1868">
                  <c:v>44405</c:v>
                </c:pt>
                <c:pt idx="1869">
                  <c:v>44406</c:v>
                </c:pt>
                <c:pt idx="1870">
                  <c:v>44407</c:v>
                </c:pt>
                <c:pt idx="1871">
                  <c:v>44410</c:v>
                </c:pt>
                <c:pt idx="1872">
                  <c:v>44411</c:v>
                </c:pt>
                <c:pt idx="1873">
                  <c:v>44412</c:v>
                </c:pt>
                <c:pt idx="1874">
                  <c:v>44413</c:v>
                </c:pt>
                <c:pt idx="1875">
                  <c:v>44414</c:v>
                </c:pt>
                <c:pt idx="1876">
                  <c:v>44417</c:v>
                </c:pt>
                <c:pt idx="1877">
                  <c:v>44418</c:v>
                </c:pt>
                <c:pt idx="1878">
                  <c:v>44419</c:v>
                </c:pt>
                <c:pt idx="1879">
                  <c:v>44420</c:v>
                </c:pt>
                <c:pt idx="1880">
                  <c:v>44421</c:v>
                </c:pt>
                <c:pt idx="1881">
                  <c:v>44424</c:v>
                </c:pt>
                <c:pt idx="1882">
                  <c:v>44425</c:v>
                </c:pt>
                <c:pt idx="1883">
                  <c:v>44426</c:v>
                </c:pt>
                <c:pt idx="1884">
                  <c:v>44427</c:v>
                </c:pt>
                <c:pt idx="1885">
                  <c:v>44428</c:v>
                </c:pt>
                <c:pt idx="1886">
                  <c:v>44431</c:v>
                </c:pt>
                <c:pt idx="1887">
                  <c:v>44432</c:v>
                </c:pt>
                <c:pt idx="1888">
                  <c:v>44433</c:v>
                </c:pt>
                <c:pt idx="1889">
                  <c:v>44434</c:v>
                </c:pt>
                <c:pt idx="1890">
                  <c:v>44435</c:v>
                </c:pt>
                <c:pt idx="1891">
                  <c:v>44438</c:v>
                </c:pt>
                <c:pt idx="1892">
                  <c:v>44439</c:v>
                </c:pt>
                <c:pt idx="1893">
                  <c:v>44440</c:v>
                </c:pt>
                <c:pt idx="1894">
                  <c:v>44445</c:v>
                </c:pt>
                <c:pt idx="1895">
                  <c:v>44446</c:v>
                </c:pt>
                <c:pt idx="1896">
                  <c:v>44447</c:v>
                </c:pt>
                <c:pt idx="1897">
                  <c:v>44448</c:v>
                </c:pt>
                <c:pt idx="1898">
                  <c:v>44449</c:v>
                </c:pt>
                <c:pt idx="1899">
                  <c:v>44452</c:v>
                </c:pt>
                <c:pt idx="1900">
                  <c:v>44453</c:v>
                </c:pt>
                <c:pt idx="1901">
                  <c:v>44454</c:v>
                </c:pt>
                <c:pt idx="1902">
                  <c:v>44455</c:v>
                </c:pt>
                <c:pt idx="1903">
                  <c:v>44456</c:v>
                </c:pt>
                <c:pt idx="1904">
                  <c:v>44459</c:v>
                </c:pt>
                <c:pt idx="1905">
                  <c:v>44460</c:v>
                </c:pt>
                <c:pt idx="1906">
                  <c:v>44461</c:v>
                </c:pt>
                <c:pt idx="1907">
                  <c:v>44462</c:v>
                </c:pt>
                <c:pt idx="1908">
                  <c:v>44463</c:v>
                </c:pt>
                <c:pt idx="1909">
                  <c:v>44466</c:v>
                </c:pt>
                <c:pt idx="1910">
                  <c:v>44467</c:v>
                </c:pt>
                <c:pt idx="1911">
                  <c:v>44468</c:v>
                </c:pt>
                <c:pt idx="1912">
                  <c:v>44469</c:v>
                </c:pt>
                <c:pt idx="1913">
                  <c:v>44470</c:v>
                </c:pt>
                <c:pt idx="1914">
                  <c:v>44473</c:v>
                </c:pt>
                <c:pt idx="1915">
                  <c:v>44474</c:v>
                </c:pt>
                <c:pt idx="1916">
                  <c:v>44475</c:v>
                </c:pt>
                <c:pt idx="1917">
                  <c:v>44476</c:v>
                </c:pt>
                <c:pt idx="1918">
                  <c:v>44477</c:v>
                </c:pt>
                <c:pt idx="1919">
                  <c:v>44480</c:v>
                </c:pt>
                <c:pt idx="1920">
                  <c:v>44481</c:v>
                </c:pt>
                <c:pt idx="1921">
                  <c:v>44482</c:v>
                </c:pt>
                <c:pt idx="1922">
                  <c:v>44483</c:v>
                </c:pt>
                <c:pt idx="1923">
                  <c:v>44484</c:v>
                </c:pt>
                <c:pt idx="1924">
                  <c:v>44487</c:v>
                </c:pt>
                <c:pt idx="1925">
                  <c:v>44488</c:v>
                </c:pt>
                <c:pt idx="1926">
                  <c:v>44489</c:v>
                </c:pt>
                <c:pt idx="1927">
                  <c:v>44490</c:v>
                </c:pt>
                <c:pt idx="1928">
                  <c:v>44491</c:v>
                </c:pt>
                <c:pt idx="1929">
                  <c:v>44494</c:v>
                </c:pt>
                <c:pt idx="1930">
                  <c:v>44495</c:v>
                </c:pt>
                <c:pt idx="1931">
                  <c:v>44496</c:v>
                </c:pt>
                <c:pt idx="1932">
                  <c:v>44497</c:v>
                </c:pt>
                <c:pt idx="1933">
                  <c:v>44498</c:v>
                </c:pt>
                <c:pt idx="1934">
                  <c:v>44501</c:v>
                </c:pt>
                <c:pt idx="1935">
                  <c:v>44502</c:v>
                </c:pt>
                <c:pt idx="1936">
                  <c:v>44503</c:v>
                </c:pt>
                <c:pt idx="1937">
                  <c:v>44504</c:v>
                </c:pt>
                <c:pt idx="1938">
                  <c:v>44505</c:v>
                </c:pt>
                <c:pt idx="1939">
                  <c:v>44508</c:v>
                </c:pt>
                <c:pt idx="1940">
                  <c:v>44509</c:v>
                </c:pt>
                <c:pt idx="1941">
                  <c:v>44510</c:v>
                </c:pt>
                <c:pt idx="1942">
                  <c:v>44511</c:v>
                </c:pt>
                <c:pt idx="1943">
                  <c:v>44512</c:v>
                </c:pt>
                <c:pt idx="1944">
                  <c:v>44515</c:v>
                </c:pt>
                <c:pt idx="1945">
                  <c:v>44516</c:v>
                </c:pt>
                <c:pt idx="1946">
                  <c:v>44517</c:v>
                </c:pt>
                <c:pt idx="1947">
                  <c:v>44518</c:v>
                </c:pt>
                <c:pt idx="1948">
                  <c:v>44519</c:v>
                </c:pt>
                <c:pt idx="1949">
                  <c:v>44522</c:v>
                </c:pt>
                <c:pt idx="1950">
                  <c:v>44523</c:v>
                </c:pt>
                <c:pt idx="1951">
                  <c:v>44524</c:v>
                </c:pt>
                <c:pt idx="1952">
                  <c:v>44525</c:v>
                </c:pt>
                <c:pt idx="1953">
                  <c:v>44526</c:v>
                </c:pt>
                <c:pt idx="1954">
                  <c:v>44529</c:v>
                </c:pt>
                <c:pt idx="1955">
                  <c:v>44530</c:v>
                </c:pt>
                <c:pt idx="1956">
                  <c:v>44531</c:v>
                </c:pt>
                <c:pt idx="1957">
                  <c:v>44532</c:v>
                </c:pt>
                <c:pt idx="1958">
                  <c:v>44533</c:v>
                </c:pt>
                <c:pt idx="1959">
                  <c:v>44536</c:v>
                </c:pt>
                <c:pt idx="1960">
                  <c:v>44537</c:v>
                </c:pt>
                <c:pt idx="1961">
                  <c:v>44538</c:v>
                </c:pt>
                <c:pt idx="1962">
                  <c:v>44539</c:v>
                </c:pt>
                <c:pt idx="1963">
                  <c:v>44540</c:v>
                </c:pt>
                <c:pt idx="1964">
                  <c:v>44543</c:v>
                </c:pt>
                <c:pt idx="1965">
                  <c:v>44544</c:v>
                </c:pt>
                <c:pt idx="1966">
                  <c:v>44545</c:v>
                </c:pt>
                <c:pt idx="1967">
                  <c:v>44546</c:v>
                </c:pt>
                <c:pt idx="1968">
                  <c:v>44547</c:v>
                </c:pt>
                <c:pt idx="1969">
                  <c:v>44550</c:v>
                </c:pt>
                <c:pt idx="1970">
                  <c:v>44551</c:v>
                </c:pt>
                <c:pt idx="1971">
                  <c:v>44552</c:v>
                </c:pt>
                <c:pt idx="1972">
                  <c:v>44553</c:v>
                </c:pt>
                <c:pt idx="1973">
                  <c:v>44554</c:v>
                </c:pt>
                <c:pt idx="1974">
                  <c:v>44557</c:v>
                </c:pt>
                <c:pt idx="1975">
                  <c:v>44558</c:v>
                </c:pt>
                <c:pt idx="1976">
                  <c:v>44559</c:v>
                </c:pt>
                <c:pt idx="1977">
                  <c:v>44560</c:v>
                </c:pt>
                <c:pt idx="1978">
                  <c:v>44561</c:v>
                </c:pt>
                <c:pt idx="1979">
                  <c:v>44565</c:v>
                </c:pt>
                <c:pt idx="1980">
                  <c:v>44566</c:v>
                </c:pt>
                <c:pt idx="1981">
                  <c:v>44567</c:v>
                </c:pt>
                <c:pt idx="1982">
                  <c:v>44568</c:v>
                </c:pt>
                <c:pt idx="1983">
                  <c:v>44571</c:v>
                </c:pt>
                <c:pt idx="1984">
                  <c:v>44572</c:v>
                </c:pt>
                <c:pt idx="1985">
                  <c:v>44573</c:v>
                </c:pt>
                <c:pt idx="1986">
                  <c:v>44574</c:v>
                </c:pt>
                <c:pt idx="1987">
                  <c:v>44575</c:v>
                </c:pt>
                <c:pt idx="1988">
                  <c:v>44578</c:v>
                </c:pt>
                <c:pt idx="1989">
                  <c:v>44579</c:v>
                </c:pt>
                <c:pt idx="1990">
                  <c:v>44580</c:v>
                </c:pt>
                <c:pt idx="1991">
                  <c:v>44581</c:v>
                </c:pt>
                <c:pt idx="1992">
                  <c:v>44582</c:v>
                </c:pt>
                <c:pt idx="1993">
                  <c:v>44585</c:v>
                </c:pt>
                <c:pt idx="1994">
                  <c:v>44586</c:v>
                </c:pt>
                <c:pt idx="1995">
                  <c:v>44587</c:v>
                </c:pt>
                <c:pt idx="1996">
                  <c:v>44588</c:v>
                </c:pt>
                <c:pt idx="1997">
                  <c:v>44589</c:v>
                </c:pt>
                <c:pt idx="1998">
                  <c:v>44599</c:v>
                </c:pt>
                <c:pt idx="1999">
                  <c:v>44600</c:v>
                </c:pt>
                <c:pt idx="2000">
                  <c:v>44601</c:v>
                </c:pt>
                <c:pt idx="2001">
                  <c:v>44602</c:v>
                </c:pt>
                <c:pt idx="2002">
                  <c:v>44603</c:v>
                </c:pt>
                <c:pt idx="2003">
                  <c:v>44606</c:v>
                </c:pt>
                <c:pt idx="2004">
                  <c:v>44607</c:v>
                </c:pt>
                <c:pt idx="2005">
                  <c:v>44608</c:v>
                </c:pt>
                <c:pt idx="2006">
                  <c:v>44609</c:v>
                </c:pt>
                <c:pt idx="2007">
                  <c:v>44610</c:v>
                </c:pt>
                <c:pt idx="2008">
                  <c:v>44613</c:v>
                </c:pt>
                <c:pt idx="2009">
                  <c:v>44614</c:v>
                </c:pt>
                <c:pt idx="2010">
                  <c:v>44615</c:v>
                </c:pt>
                <c:pt idx="2011">
                  <c:v>44616</c:v>
                </c:pt>
                <c:pt idx="2012">
                  <c:v>44617</c:v>
                </c:pt>
                <c:pt idx="2013">
                  <c:v>44620</c:v>
                </c:pt>
                <c:pt idx="2014">
                  <c:v>44621</c:v>
                </c:pt>
                <c:pt idx="2015">
                  <c:v>44622</c:v>
                </c:pt>
                <c:pt idx="2016">
                  <c:v>44623</c:v>
                </c:pt>
                <c:pt idx="2017">
                  <c:v>44624</c:v>
                </c:pt>
                <c:pt idx="2018">
                  <c:v>44627</c:v>
                </c:pt>
                <c:pt idx="2019">
                  <c:v>44628</c:v>
                </c:pt>
                <c:pt idx="2020">
                  <c:v>44629</c:v>
                </c:pt>
                <c:pt idx="2021">
                  <c:v>44630</c:v>
                </c:pt>
                <c:pt idx="2022">
                  <c:v>44631</c:v>
                </c:pt>
                <c:pt idx="2023">
                  <c:v>44634</c:v>
                </c:pt>
                <c:pt idx="2024">
                  <c:v>44635</c:v>
                </c:pt>
                <c:pt idx="2025">
                  <c:v>44636</c:v>
                </c:pt>
                <c:pt idx="2026">
                  <c:v>44637</c:v>
                </c:pt>
                <c:pt idx="2027">
                  <c:v>44638</c:v>
                </c:pt>
                <c:pt idx="2028">
                  <c:v>44641</c:v>
                </c:pt>
                <c:pt idx="2029">
                  <c:v>44642</c:v>
                </c:pt>
                <c:pt idx="2030">
                  <c:v>44643</c:v>
                </c:pt>
                <c:pt idx="2031">
                  <c:v>44644</c:v>
                </c:pt>
                <c:pt idx="2032">
                  <c:v>44645</c:v>
                </c:pt>
                <c:pt idx="2033">
                  <c:v>44648</c:v>
                </c:pt>
                <c:pt idx="2034">
                  <c:v>44649</c:v>
                </c:pt>
                <c:pt idx="2035">
                  <c:v>44650</c:v>
                </c:pt>
                <c:pt idx="2036">
                  <c:v>44651</c:v>
                </c:pt>
                <c:pt idx="2037">
                  <c:v>44652</c:v>
                </c:pt>
                <c:pt idx="2038">
                  <c:v>44655</c:v>
                </c:pt>
                <c:pt idx="2039">
                  <c:v>44656</c:v>
                </c:pt>
                <c:pt idx="2040">
                  <c:v>44657</c:v>
                </c:pt>
                <c:pt idx="2041">
                  <c:v>44658</c:v>
                </c:pt>
                <c:pt idx="2042">
                  <c:v>44659</c:v>
                </c:pt>
                <c:pt idx="2043">
                  <c:v>44663</c:v>
                </c:pt>
                <c:pt idx="2044">
                  <c:v>44664</c:v>
                </c:pt>
                <c:pt idx="2045">
                  <c:v>44665</c:v>
                </c:pt>
                <c:pt idx="2046">
                  <c:v>44666</c:v>
                </c:pt>
                <c:pt idx="2047">
                  <c:v>44669</c:v>
                </c:pt>
                <c:pt idx="2048">
                  <c:v>44670</c:v>
                </c:pt>
                <c:pt idx="2049">
                  <c:v>44671</c:v>
                </c:pt>
                <c:pt idx="2050">
                  <c:v>44672</c:v>
                </c:pt>
                <c:pt idx="2051">
                  <c:v>44673</c:v>
                </c:pt>
                <c:pt idx="2052">
                  <c:v>44676</c:v>
                </c:pt>
                <c:pt idx="2053">
                  <c:v>44677</c:v>
                </c:pt>
                <c:pt idx="2054">
                  <c:v>44678</c:v>
                </c:pt>
                <c:pt idx="2055">
                  <c:v>44679</c:v>
                </c:pt>
                <c:pt idx="2056">
                  <c:v>44680</c:v>
                </c:pt>
                <c:pt idx="2057">
                  <c:v>44685</c:v>
                </c:pt>
                <c:pt idx="2058">
                  <c:v>44686</c:v>
                </c:pt>
                <c:pt idx="2059">
                  <c:v>44687</c:v>
                </c:pt>
                <c:pt idx="2060">
                  <c:v>44690</c:v>
                </c:pt>
                <c:pt idx="2061">
                  <c:v>44691</c:v>
                </c:pt>
                <c:pt idx="2062">
                  <c:v>44692</c:v>
                </c:pt>
                <c:pt idx="2063">
                  <c:v>44693</c:v>
                </c:pt>
                <c:pt idx="2064">
                  <c:v>44694</c:v>
                </c:pt>
                <c:pt idx="2065">
                  <c:v>44697</c:v>
                </c:pt>
                <c:pt idx="2066">
                  <c:v>44698</c:v>
                </c:pt>
                <c:pt idx="2067">
                  <c:v>44699</c:v>
                </c:pt>
                <c:pt idx="2068">
                  <c:v>44700</c:v>
                </c:pt>
                <c:pt idx="2069">
                  <c:v>44701</c:v>
                </c:pt>
                <c:pt idx="2070">
                  <c:v>44704</c:v>
                </c:pt>
                <c:pt idx="2071">
                  <c:v>44705</c:v>
                </c:pt>
                <c:pt idx="2072">
                  <c:v>44706</c:v>
                </c:pt>
                <c:pt idx="2073">
                  <c:v>44707</c:v>
                </c:pt>
                <c:pt idx="2074">
                  <c:v>44708</c:v>
                </c:pt>
                <c:pt idx="2075">
                  <c:v>44711</c:v>
                </c:pt>
                <c:pt idx="2076">
                  <c:v>44712</c:v>
                </c:pt>
                <c:pt idx="2077">
                  <c:v>44713</c:v>
                </c:pt>
                <c:pt idx="2078">
                  <c:v>44714</c:v>
                </c:pt>
                <c:pt idx="2079">
                  <c:v>44715</c:v>
                </c:pt>
                <c:pt idx="2080">
                  <c:v>44718</c:v>
                </c:pt>
                <c:pt idx="2081">
                  <c:v>44719</c:v>
                </c:pt>
                <c:pt idx="2082">
                  <c:v>44720</c:v>
                </c:pt>
                <c:pt idx="2083">
                  <c:v>44721</c:v>
                </c:pt>
                <c:pt idx="2084">
                  <c:v>44722</c:v>
                </c:pt>
                <c:pt idx="2085">
                  <c:v>44725</c:v>
                </c:pt>
                <c:pt idx="2086">
                  <c:v>44726</c:v>
                </c:pt>
                <c:pt idx="2087">
                  <c:v>44727</c:v>
                </c:pt>
                <c:pt idx="2088">
                  <c:v>44728</c:v>
                </c:pt>
                <c:pt idx="2089">
                  <c:v>44729</c:v>
                </c:pt>
                <c:pt idx="2090">
                  <c:v>44732</c:v>
                </c:pt>
                <c:pt idx="2091">
                  <c:v>44733</c:v>
                </c:pt>
                <c:pt idx="2092">
                  <c:v>44734</c:v>
                </c:pt>
                <c:pt idx="2093">
                  <c:v>44735</c:v>
                </c:pt>
                <c:pt idx="2094">
                  <c:v>44736</c:v>
                </c:pt>
                <c:pt idx="2095">
                  <c:v>44739</c:v>
                </c:pt>
                <c:pt idx="2096">
                  <c:v>44740</c:v>
                </c:pt>
                <c:pt idx="2097">
                  <c:v>44741</c:v>
                </c:pt>
                <c:pt idx="2098">
                  <c:v>44742</c:v>
                </c:pt>
                <c:pt idx="2099">
                  <c:v>44743</c:v>
                </c:pt>
                <c:pt idx="2100">
                  <c:v>44746</c:v>
                </c:pt>
                <c:pt idx="2101">
                  <c:v>44747</c:v>
                </c:pt>
                <c:pt idx="2102">
                  <c:v>44748</c:v>
                </c:pt>
                <c:pt idx="2103">
                  <c:v>44749</c:v>
                </c:pt>
                <c:pt idx="2104">
                  <c:v>44750</c:v>
                </c:pt>
                <c:pt idx="2105">
                  <c:v>44753</c:v>
                </c:pt>
                <c:pt idx="2106">
                  <c:v>44754</c:v>
                </c:pt>
                <c:pt idx="2107">
                  <c:v>44755</c:v>
                </c:pt>
                <c:pt idx="2108">
                  <c:v>44756</c:v>
                </c:pt>
                <c:pt idx="2109">
                  <c:v>44757</c:v>
                </c:pt>
                <c:pt idx="2110">
                  <c:v>44760</c:v>
                </c:pt>
                <c:pt idx="2111">
                  <c:v>44761</c:v>
                </c:pt>
                <c:pt idx="2112">
                  <c:v>44762</c:v>
                </c:pt>
                <c:pt idx="2113">
                  <c:v>44763</c:v>
                </c:pt>
                <c:pt idx="2114">
                  <c:v>44764</c:v>
                </c:pt>
                <c:pt idx="2115">
                  <c:v>44767</c:v>
                </c:pt>
                <c:pt idx="2116">
                  <c:v>44768</c:v>
                </c:pt>
                <c:pt idx="2117">
                  <c:v>44769</c:v>
                </c:pt>
                <c:pt idx="2118">
                  <c:v>44770</c:v>
                </c:pt>
                <c:pt idx="2119">
                  <c:v>44771</c:v>
                </c:pt>
                <c:pt idx="2120">
                  <c:v>44774</c:v>
                </c:pt>
                <c:pt idx="2121">
                  <c:v>44775</c:v>
                </c:pt>
                <c:pt idx="2122">
                  <c:v>44776</c:v>
                </c:pt>
                <c:pt idx="2123">
                  <c:v>44777</c:v>
                </c:pt>
                <c:pt idx="2124">
                  <c:v>44778</c:v>
                </c:pt>
                <c:pt idx="2125">
                  <c:v>44781</c:v>
                </c:pt>
                <c:pt idx="2126">
                  <c:v>44782</c:v>
                </c:pt>
                <c:pt idx="2127">
                  <c:v>44783</c:v>
                </c:pt>
                <c:pt idx="2128">
                  <c:v>44784</c:v>
                </c:pt>
                <c:pt idx="2129">
                  <c:v>44785</c:v>
                </c:pt>
                <c:pt idx="2130">
                  <c:v>44788</c:v>
                </c:pt>
                <c:pt idx="2131">
                  <c:v>44789</c:v>
                </c:pt>
                <c:pt idx="2132">
                  <c:v>44790</c:v>
                </c:pt>
                <c:pt idx="2133">
                  <c:v>44791</c:v>
                </c:pt>
                <c:pt idx="2134">
                  <c:v>44792</c:v>
                </c:pt>
                <c:pt idx="2135">
                  <c:v>44795</c:v>
                </c:pt>
                <c:pt idx="2136">
                  <c:v>44796</c:v>
                </c:pt>
                <c:pt idx="2137">
                  <c:v>44797</c:v>
                </c:pt>
                <c:pt idx="2138">
                  <c:v>44798</c:v>
                </c:pt>
                <c:pt idx="2139">
                  <c:v>44799</c:v>
                </c:pt>
                <c:pt idx="2140">
                  <c:v>44802</c:v>
                </c:pt>
                <c:pt idx="2141">
                  <c:v>44803</c:v>
                </c:pt>
                <c:pt idx="2142">
                  <c:v>44804</c:v>
                </c:pt>
                <c:pt idx="2143">
                  <c:v>44809</c:v>
                </c:pt>
                <c:pt idx="2144">
                  <c:v>44810</c:v>
                </c:pt>
                <c:pt idx="2145">
                  <c:v>44811</c:v>
                </c:pt>
                <c:pt idx="2146">
                  <c:v>44812</c:v>
                </c:pt>
                <c:pt idx="2147">
                  <c:v>44813</c:v>
                </c:pt>
                <c:pt idx="2148">
                  <c:v>44816</c:v>
                </c:pt>
                <c:pt idx="2149">
                  <c:v>44817</c:v>
                </c:pt>
                <c:pt idx="2150">
                  <c:v>44818</c:v>
                </c:pt>
                <c:pt idx="2151">
                  <c:v>44819</c:v>
                </c:pt>
                <c:pt idx="2152">
                  <c:v>44820</c:v>
                </c:pt>
                <c:pt idx="2153">
                  <c:v>44823</c:v>
                </c:pt>
                <c:pt idx="2154">
                  <c:v>44824</c:v>
                </c:pt>
                <c:pt idx="2155">
                  <c:v>44825</c:v>
                </c:pt>
                <c:pt idx="2156">
                  <c:v>44826</c:v>
                </c:pt>
                <c:pt idx="2157">
                  <c:v>44827</c:v>
                </c:pt>
                <c:pt idx="2158">
                  <c:v>44830</c:v>
                </c:pt>
                <c:pt idx="2159">
                  <c:v>44831</c:v>
                </c:pt>
                <c:pt idx="2160">
                  <c:v>44832</c:v>
                </c:pt>
                <c:pt idx="2161">
                  <c:v>44833</c:v>
                </c:pt>
                <c:pt idx="2162">
                  <c:v>44834</c:v>
                </c:pt>
                <c:pt idx="2163">
                  <c:v>44837</c:v>
                </c:pt>
                <c:pt idx="2164">
                  <c:v>44838</c:v>
                </c:pt>
                <c:pt idx="2165">
                  <c:v>44839</c:v>
                </c:pt>
                <c:pt idx="2166">
                  <c:v>44840</c:v>
                </c:pt>
                <c:pt idx="2167">
                  <c:v>44841</c:v>
                </c:pt>
                <c:pt idx="2168">
                  <c:v>44844</c:v>
                </c:pt>
                <c:pt idx="2169">
                  <c:v>44845</c:v>
                </c:pt>
                <c:pt idx="2170">
                  <c:v>44846</c:v>
                </c:pt>
                <c:pt idx="2171">
                  <c:v>44847</c:v>
                </c:pt>
                <c:pt idx="2172">
                  <c:v>44848</c:v>
                </c:pt>
                <c:pt idx="2173">
                  <c:v>44851</c:v>
                </c:pt>
                <c:pt idx="2174">
                  <c:v>44852</c:v>
                </c:pt>
                <c:pt idx="2175">
                  <c:v>44853</c:v>
                </c:pt>
                <c:pt idx="2176">
                  <c:v>44854</c:v>
                </c:pt>
                <c:pt idx="2177">
                  <c:v>44855</c:v>
                </c:pt>
                <c:pt idx="2178">
                  <c:v>44858</c:v>
                </c:pt>
                <c:pt idx="2179">
                  <c:v>44859</c:v>
                </c:pt>
                <c:pt idx="2180">
                  <c:v>44860</c:v>
                </c:pt>
                <c:pt idx="2181">
                  <c:v>44861</c:v>
                </c:pt>
                <c:pt idx="2182">
                  <c:v>44862</c:v>
                </c:pt>
                <c:pt idx="2183">
                  <c:v>44865</c:v>
                </c:pt>
                <c:pt idx="2184">
                  <c:v>44866</c:v>
                </c:pt>
                <c:pt idx="2185">
                  <c:v>44867</c:v>
                </c:pt>
                <c:pt idx="2186">
                  <c:v>44868</c:v>
                </c:pt>
                <c:pt idx="2187">
                  <c:v>44869</c:v>
                </c:pt>
                <c:pt idx="2188">
                  <c:v>44872</c:v>
                </c:pt>
                <c:pt idx="2189">
                  <c:v>44873</c:v>
                </c:pt>
                <c:pt idx="2190">
                  <c:v>44874</c:v>
                </c:pt>
                <c:pt idx="2191">
                  <c:v>44875</c:v>
                </c:pt>
                <c:pt idx="2192">
                  <c:v>44876</c:v>
                </c:pt>
                <c:pt idx="2193">
                  <c:v>44879</c:v>
                </c:pt>
                <c:pt idx="2194">
                  <c:v>44880</c:v>
                </c:pt>
                <c:pt idx="2195">
                  <c:v>44881</c:v>
                </c:pt>
                <c:pt idx="2196">
                  <c:v>44882</c:v>
                </c:pt>
                <c:pt idx="2197">
                  <c:v>44883</c:v>
                </c:pt>
                <c:pt idx="2198">
                  <c:v>44886</c:v>
                </c:pt>
                <c:pt idx="2199">
                  <c:v>44887</c:v>
                </c:pt>
                <c:pt idx="2200">
                  <c:v>44888</c:v>
                </c:pt>
                <c:pt idx="2201">
                  <c:v>44889</c:v>
                </c:pt>
                <c:pt idx="2202">
                  <c:v>44890</c:v>
                </c:pt>
                <c:pt idx="2203">
                  <c:v>44893</c:v>
                </c:pt>
                <c:pt idx="2204">
                  <c:v>44894</c:v>
                </c:pt>
                <c:pt idx="2205">
                  <c:v>44895</c:v>
                </c:pt>
                <c:pt idx="2206">
                  <c:v>44896</c:v>
                </c:pt>
                <c:pt idx="2207">
                  <c:v>44897</c:v>
                </c:pt>
                <c:pt idx="2208">
                  <c:v>44900</c:v>
                </c:pt>
                <c:pt idx="2209">
                  <c:v>44901</c:v>
                </c:pt>
                <c:pt idx="2210">
                  <c:v>44902</c:v>
                </c:pt>
                <c:pt idx="2211">
                  <c:v>44903</c:v>
                </c:pt>
                <c:pt idx="2212">
                  <c:v>44904</c:v>
                </c:pt>
                <c:pt idx="2213">
                  <c:v>44907</c:v>
                </c:pt>
                <c:pt idx="2214">
                  <c:v>44908</c:v>
                </c:pt>
                <c:pt idx="2215">
                  <c:v>44909</c:v>
                </c:pt>
                <c:pt idx="2216">
                  <c:v>44910</c:v>
                </c:pt>
                <c:pt idx="2217">
                  <c:v>44911</c:v>
                </c:pt>
                <c:pt idx="2218">
                  <c:v>44914</c:v>
                </c:pt>
                <c:pt idx="2219">
                  <c:v>44915</c:v>
                </c:pt>
                <c:pt idx="2220">
                  <c:v>44916</c:v>
                </c:pt>
                <c:pt idx="2221">
                  <c:v>44917</c:v>
                </c:pt>
                <c:pt idx="2222">
                  <c:v>44918</c:v>
                </c:pt>
                <c:pt idx="2223">
                  <c:v>44921</c:v>
                </c:pt>
                <c:pt idx="2224">
                  <c:v>44922</c:v>
                </c:pt>
                <c:pt idx="2225">
                  <c:v>44923</c:v>
                </c:pt>
                <c:pt idx="2226">
                  <c:v>44924</c:v>
                </c:pt>
                <c:pt idx="2227">
                  <c:v>44925</c:v>
                </c:pt>
                <c:pt idx="2228">
                  <c:v>44929</c:v>
                </c:pt>
                <c:pt idx="2229">
                  <c:v>44930</c:v>
                </c:pt>
                <c:pt idx="2230">
                  <c:v>44931</c:v>
                </c:pt>
                <c:pt idx="2231">
                  <c:v>44932</c:v>
                </c:pt>
                <c:pt idx="2232">
                  <c:v>44935</c:v>
                </c:pt>
                <c:pt idx="2233">
                  <c:v>44936</c:v>
                </c:pt>
                <c:pt idx="2234">
                  <c:v>44937</c:v>
                </c:pt>
                <c:pt idx="2235">
                  <c:v>44938</c:v>
                </c:pt>
                <c:pt idx="2236">
                  <c:v>44939</c:v>
                </c:pt>
                <c:pt idx="2237">
                  <c:v>44942</c:v>
                </c:pt>
                <c:pt idx="2238">
                  <c:v>44943</c:v>
                </c:pt>
                <c:pt idx="2239">
                  <c:v>44944</c:v>
                </c:pt>
                <c:pt idx="2240">
                  <c:v>44945</c:v>
                </c:pt>
                <c:pt idx="2241">
                  <c:v>44953</c:v>
                </c:pt>
                <c:pt idx="2242">
                  <c:v>44956</c:v>
                </c:pt>
                <c:pt idx="2243">
                  <c:v>44957</c:v>
                </c:pt>
                <c:pt idx="2244">
                  <c:v>44958</c:v>
                </c:pt>
                <c:pt idx="2245">
                  <c:v>44959</c:v>
                </c:pt>
                <c:pt idx="2246">
                  <c:v>44960</c:v>
                </c:pt>
                <c:pt idx="2247">
                  <c:v>44963</c:v>
                </c:pt>
                <c:pt idx="2248">
                  <c:v>44964</c:v>
                </c:pt>
                <c:pt idx="2249">
                  <c:v>44965</c:v>
                </c:pt>
                <c:pt idx="2250">
                  <c:v>44966</c:v>
                </c:pt>
                <c:pt idx="2251">
                  <c:v>44967</c:v>
                </c:pt>
                <c:pt idx="2252">
                  <c:v>44970</c:v>
                </c:pt>
                <c:pt idx="2253">
                  <c:v>44971</c:v>
                </c:pt>
                <c:pt idx="2254">
                  <c:v>44972</c:v>
                </c:pt>
                <c:pt idx="2255">
                  <c:v>44973</c:v>
                </c:pt>
                <c:pt idx="2256">
                  <c:v>44974</c:v>
                </c:pt>
                <c:pt idx="2257">
                  <c:v>44977</c:v>
                </c:pt>
                <c:pt idx="2258">
                  <c:v>44978</c:v>
                </c:pt>
                <c:pt idx="2259">
                  <c:v>44979</c:v>
                </c:pt>
                <c:pt idx="2260">
                  <c:v>44980</c:v>
                </c:pt>
                <c:pt idx="2261">
                  <c:v>44981</c:v>
                </c:pt>
                <c:pt idx="2262">
                  <c:v>44984</c:v>
                </c:pt>
                <c:pt idx="2263">
                  <c:v>44985</c:v>
                </c:pt>
                <c:pt idx="2264">
                  <c:v>44986</c:v>
                </c:pt>
                <c:pt idx="2265">
                  <c:v>44987</c:v>
                </c:pt>
                <c:pt idx="2266">
                  <c:v>44988</c:v>
                </c:pt>
                <c:pt idx="2267">
                  <c:v>44991</c:v>
                </c:pt>
                <c:pt idx="2268">
                  <c:v>44992</c:v>
                </c:pt>
                <c:pt idx="2269">
                  <c:v>44993</c:v>
                </c:pt>
                <c:pt idx="2270">
                  <c:v>44994</c:v>
                </c:pt>
                <c:pt idx="2271">
                  <c:v>44995</c:v>
                </c:pt>
                <c:pt idx="2272">
                  <c:v>44998</c:v>
                </c:pt>
                <c:pt idx="2273">
                  <c:v>44999</c:v>
                </c:pt>
                <c:pt idx="2274">
                  <c:v>45000</c:v>
                </c:pt>
                <c:pt idx="2275">
                  <c:v>45001</c:v>
                </c:pt>
                <c:pt idx="2276">
                  <c:v>45002</c:v>
                </c:pt>
                <c:pt idx="2277">
                  <c:v>45005</c:v>
                </c:pt>
                <c:pt idx="2278">
                  <c:v>45006</c:v>
                </c:pt>
                <c:pt idx="2279">
                  <c:v>45007</c:v>
                </c:pt>
                <c:pt idx="2280">
                  <c:v>45008</c:v>
                </c:pt>
                <c:pt idx="2281">
                  <c:v>45009</c:v>
                </c:pt>
                <c:pt idx="2282">
                  <c:v>45012</c:v>
                </c:pt>
                <c:pt idx="2283">
                  <c:v>45013</c:v>
                </c:pt>
                <c:pt idx="2284">
                  <c:v>45014</c:v>
                </c:pt>
                <c:pt idx="2285">
                  <c:v>45015</c:v>
                </c:pt>
                <c:pt idx="2286">
                  <c:v>45016</c:v>
                </c:pt>
                <c:pt idx="2287">
                  <c:v>45019</c:v>
                </c:pt>
                <c:pt idx="2288">
                  <c:v>45020</c:v>
                </c:pt>
                <c:pt idx="2289">
                  <c:v>45021</c:v>
                </c:pt>
                <c:pt idx="2290">
                  <c:v>45022</c:v>
                </c:pt>
                <c:pt idx="2291">
                  <c:v>45023</c:v>
                </c:pt>
                <c:pt idx="2292">
                  <c:v>45026</c:v>
                </c:pt>
                <c:pt idx="2293">
                  <c:v>45027</c:v>
                </c:pt>
                <c:pt idx="2294">
                  <c:v>45028</c:v>
                </c:pt>
                <c:pt idx="2295">
                  <c:v>45029</c:v>
                </c:pt>
                <c:pt idx="2296">
                  <c:v>45030</c:v>
                </c:pt>
                <c:pt idx="2297">
                  <c:v>45033</c:v>
                </c:pt>
                <c:pt idx="2298">
                  <c:v>45034</c:v>
                </c:pt>
                <c:pt idx="2299">
                  <c:v>45035</c:v>
                </c:pt>
                <c:pt idx="2300">
                  <c:v>45036</c:v>
                </c:pt>
                <c:pt idx="2301">
                  <c:v>45037</c:v>
                </c:pt>
                <c:pt idx="2302">
                  <c:v>45040</c:v>
                </c:pt>
                <c:pt idx="2303">
                  <c:v>45041</c:v>
                </c:pt>
                <c:pt idx="2304">
                  <c:v>45042</c:v>
                </c:pt>
                <c:pt idx="2305">
                  <c:v>45043</c:v>
                </c:pt>
                <c:pt idx="2306">
                  <c:v>45044</c:v>
                </c:pt>
                <c:pt idx="2307">
                  <c:v>45050</c:v>
                </c:pt>
                <c:pt idx="2308">
                  <c:v>45051</c:v>
                </c:pt>
                <c:pt idx="2309">
                  <c:v>45054</c:v>
                </c:pt>
                <c:pt idx="2310">
                  <c:v>45055</c:v>
                </c:pt>
                <c:pt idx="2311">
                  <c:v>45056</c:v>
                </c:pt>
                <c:pt idx="2312">
                  <c:v>45057</c:v>
                </c:pt>
                <c:pt idx="2313">
                  <c:v>45058</c:v>
                </c:pt>
                <c:pt idx="2314">
                  <c:v>45061</c:v>
                </c:pt>
                <c:pt idx="2315">
                  <c:v>45062</c:v>
                </c:pt>
                <c:pt idx="2316">
                  <c:v>45063</c:v>
                </c:pt>
                <c:pt idx="2317">
                  <c:v>45064</c:v>
                </c:pt>
                <c:pt idx="2318">
                  <c:v>45065</c:v>
                </c:pt>
                <c:pt idx="2319">
                  <c:v>45068</c:v>
                </c:pt>
                <c:pt idx="2320">
                  <c:v>45069</c:v>
                </c:pt>
                <c:pt idx="2321">
                  <c:v>45070</c:v>
                </c:pt>
                <c:pt idx="2322">
                  <c:v>45071</c:v>
                </c:pt>
                <c:pt idx="2323">
                  <c:v>45072</c:v>
                </c:pt>
                <c:pt idx="2324">
                  <c:v>45075</c:v>
                </c:pt>
                <c:pt idx="2325">
                  <c:v>45076</c:v>
                </c:pt>
                <c:pt idx="2326">
                  <c:v>45077</c:v>
                </c:pt>
                <c:pt idx="2327">
                  <c:v>45078</c:v>
                </c:pt>
                <c:pt idx="2328">
                  <c:v>45079</c:v>
                </c:pt>
                <c:pt idx="2329">
                  <c:v>45082</c:v>
                </c:pt>
                <c:pt idx="2330">
                  <c:v>45083</c:v>
                </c:pt>
                <c:pt idx="2331">
                  <c:v>45084</c:v>
                </c:pt>
                <c:pt idx="2332">
                  <c:v>45085</c:v>
                </c:pt>
                <c:pt idx="2333">
                  <c:v>45086</c:v>
                </c:pt>
                <c:pt idx="2334">
                  <c:v>45089</c:v>
                </c:pt>
                <c:pt idx="2335">
                  <c:v>45090</c:v>
                </c:pt>
                <c:pt idx="2336">
                  <c:v>45091</c:v>
                </c:pt>
                <c:pt idx="2337">
                  <c:v>45092</c:v>
                </c:pt>
                <c:pt idx="2338">
                  <c:v>45093</c:v>
                </c:pt>
                <c:pt idx="2339">
                  <c:v>45096</c:v>
                </c:pt>
                <c:pt idx="2340">
                  <c:v>45097</c:v>
                </c:pt>
                <c:pt idx="2341">
                  <c:v>45098</c:v>
                </c:pt>
                <c:pt idx="2342">
                  <c:v>45099</c:v>
                </c:pt>
                <c:pt idx="2343">
                  <c:v>45100</c:v>
                </c:pt>
                <c:pt idx="2344">
                  <c:v>45103</c:v>
                </c:pt>
                <c:pt idx="2345">
                  <c:v>45104</c:v>
                </c:pt>
                <c:pt idx="2346">
                  <c:v>45105</c:v>
                </c:pt>
                <c:pt idx="2347">
                  <c:v>45106</c:v>
                </c:pt>
                <c:pt idx="2348">
                  <c:v>45107</c:v>
                </c:pt>
                <c:pt idx="2349">
                  <c:v>45110</c:v>
                </c:pt>
                <c:pt idx="2350">
                  <c:v>45111</c:v>
                </c:pt>
                <c:pt idx="2351">
                  <c:v>45112</c:v>
                </c:pt>
                <c:pt idx="2352">
                  <c:v>45113</c:v>
                </c:pt>
                <c:pt idx="2353">
                  <c:v>45114</c:v>
                </c:pt>
                <c:pt idx="2354">
                  <c:v>45117</c:v>
                </c:pt>
                <c:pt idx="2355">
                  <c:v>45118</c:v>
                </c:pt>
                <c:pt idx="2356">
                  <c:v>45119</c:v>
                </c:pt>
                <c:pt idx="2357">
                  <c:v>45120</c:v>
                </c:pt>
                <c:pt idx="2358">
                  <c:v>45121</c:v>
                </c:pt>
                <c:pt idx="2359">
                  <c:v>45124</c:v>
                </c:pt>
                <c:pt idx="2360">
                  <c:v>45125</c:v>
                </c:pt>
                <c:pt idx="2361">
                  <c:v>45126</c:v>
                </c:pt>
                <c:pt idx="2362">
                  <c:v>45127</c:v>
                </c:pt>
                <c:pt idx="2363">
                  <c:v>45128</c:v>
                </c:pt>
                <c:pt idx="2364">
                  <c:v>45131</c:v>
                </c:pt>
                <c:pt idx="2365">
                  <c:v>45132</c:v>
                </c:pt>
                <c:pt idx="2366">
                  <c:v>45133</c:v>
                </c:pt>
                <c:pt idx="2367">
                  <c:v>45134</c:v>
                </c:pt>
                <c:pt idx="2368">
                  <c:v>45135</c:v>
                </c:pt>
                <c:pt idx="2369">
                  <c:v>45138</c:v>
                </c:pt>
                <c:pt idx="2370">
                  <c:v>45139</c:v>
                </c:pt>
                <c:pt idx="2371">
                  <c:v>45140</c:v>
                </c:pt>
                <c:pt idx="2372">
                  <c:v>45141</c:v>
                </c:pt>
                <c:pt idx="2373">
                  <c:v>45142</c:v>
                </c:pt>
                <c:pt idx="2374">
                  <c:v>45145</c:v>
                </c:pt>
                <c:pt idx="2375">
                  <c:v>45146</c:v>
                </c:pt>
                <c:pt idx="2376">
                  <c:v>45147</c:v>
                </c:pt>
                <c:pt idx="2377">
                  <c:v>45148</c:v>
                </c:pt>
                <c:pt idx="2378">
                  <c:v>45149</c:v>
                </c:pt>
                <c:pt idx="2379">
                  <c:v>45152</c:v>
                </c:pt>
                <c:pt idx="2380">
                  <c:v>45153</c:v>
                </c:pt>
                <c:pt idx="2381">
                  <c:v>45154</c:v>
                </c:pt>
                <c:pt idx="2382">
                  <c:v>45155</c:v>
                </c:pt>
                <c:pt idx="2383">
                  <c:v>45156</c:v>
                </c:pt>
                <c:pt idx="2384">
                  <c:v>45159</c:v>
                </c:pt>
                <c:pt idx="2385">
                  <c:v>45160</c:v>
                </c:pt>
                <c:pt idx="2386">
                  <c:v>45161</c:v>
                </c:pt>
                <c:pt idx="2387">
                  <c:v>45162</c:v>
                </c:pt>
                <c:pt idx="2388">
                  <c:v>45163</c:v>
                </c:pt>
                <c:pt idx="2389">
                  <c:v>45166</c:v>
                </c:pt>
                <c:pt idx="2390">
                  <c:v>45167</c:v>
                </c:pt>
                <c:pt idx="2391">
                  <c:v>45168</c:v>
                </c:pt>
                <c:pt idx="2392">
                  <c:v>45169</c:v>
                </c:pt>
                <c:pt idx="2393">
                  <c:v>45174</c:v>
                </c:pt>
                <c:pt idx="2394">
                  <c:v>45175</c:v>
                </c:pt>
                <c:pt idx="2395">
                  <c:v>45176</c:v>
                </c:pt>
                <c:pt idx="2396">
                  <c:v>45177</c:v>
                </c:pt>
                <c:pt idx="2397">
                  <c:v>45180</c:v>
                </c:pt>
                <c:pt idx="2398">
                  <c:v>45181</c:v>
                </c:pt>
                <c:pt idx="2399">
                  <c:v>45182</c:v>
                </c:pt>
                <c:pt idx="2400">
                  <c:v>45183</c:v>
                </c:pt>
                <c:pt idx="2401">
                  <c:v>45184</c:v>
                </c:pt>
                <c:pt idx="2402">
                  <c:v>45187</c:v>
                </c:pt>
                <c:pt idx="2403">
                  <c:v>45188</c:v>
                </c:pt>
                <c:pt idx="2404">
                  <c:v>45189</c:v>
                </c:pt>
                <c:pt idx="2405">
                  <c:v>45190</c:v>
                </c:pt>
                <c:pt idx="2406">
                  <c:v>45191</c:v>
                </c:pt>
                <c:pt idx="2407">
                  <c:v>45194</c:v>
                </c:pt>
                <c:pt idx="2408">
                  <c:v>45195</c:v>
                </c:pt>
                <c:pt idx="2409">
                  <c:v>45196</c:v>
                </c:pt>
                <c:pt idx="2410">
                  <c:v>45197</c:v>
                </c:pt>
                <c:pt idx="2411">
                  <c:v>45198</c:v>
                </c:pt>
                <c:pt idx="2412">
                  <c:v>45201</c:v>
                </c:pt>
                <c:pt idx="2413">
                  <c:v>45202</c:v>
                </c:pt>
                <c:pt idx="2414">
                  <c:v>45203</c:v>
                </c:pt>
                <c:pt idx="2415">
                  <c:v>45204</c:v>
                </c:pt>
                <c:pt idx="2416">
                  <c:v>45205</c:v>
                </c:pt>
                <c:pt idx="2417">
                  <c:v>45208</c:v>
                </c:pt>
                <c:pt idx="2418">
                  <c:v>45209</c:v>
                </c:pt>
                <c:pt idx="2419">
                  <c:v>45210</c:v>
                </c:pt>
                <c:pt idx="2420">
                  <c:v>45211</c:v>
                </c:pt>
                <c:pt idx="2421">
                  <c:v>45212</c:v>
                </c:pt>
                <c:pt idx="2422">
                  <c:v>45215</c:v>
                </c:pt>
                <c:pt idx="2423">
                  <c:v>45216</c:v>
                </c:pt>
                <c:pt idx="2424">
                  <c:v>45217</c:v>
                </c:pt>
                <c:pt idx="2425">
                  <c:v>45218</c:v>
                </c:pt>
                <c:pt idx="2426">
                  <c:v>45219</c:v>
                </c:pt>
                <c:pt idx="2427">
                  <c:v>45222</c:v>
                </c:pt>
                <c:pt idx="2428">
                  <c:v>45223</c:v>
                </c:pt>
                <c:pt idx="2429">
                  <c:v>45224</c:v>
                </c:pt>
                <c:pt idx="2430">
                  <c:v>45225</c:v>
                </c:pt>
                <c:pt idx="2431">
                  <c:v>45226</c:v>
                </c:pt>
                <c:pt idx="2432">
                  <c:v>45229</c:v>
                </c:pt>
                <c:pt idx="2433">
                  <c:v>45230</c:v>
                </c:pt>
                <c:pt idx="2434">
                  <c:v>45231</c:v>
                </c:pt>
                <c:pt idx="2435">
                  <c:v>45232</c:v>
                </c:pt>
                <c:pt idx="2436">
                  <c:v>45233</c:v>
                </c:pt>
                <c:pt idx="2437">
                  <c:v>45236</c:v>
                </c:pt>
                <c:pt idx="2438">
                  <c:v>45237</c:v>
                </c:pt>
                <c:pt idx="2439">
                  <c:v>45238</c:v>
                </c:pt>
                <c:pt idx="2440">
                  <c:v>45239</c:v>
                </c:pt>
                <c:pt idx="2441">
                  <c:v>45240</c:v>
                </c:pt>
                <c:pt idx="2442">
                  <c:v>45243</c:v>
                </c:pt>
                <c:pt idx="2443">
                  <c:v>45244</c:v>
                </c:pt>
                <c:pt idx="2444">
                  <c:v>45245</c:v>
                </c:pt>
                <c:pt idx="2445">
                  <c:v>45246</c:v>
                </c:pt>
                <c:pt idx="2446">
                  <c:v>45247</c:v>
                </c:pt>
                <c:pt idx="2447">
                  <c:v>45250</c:v>
                </c:pt>
                <c:pt idx="2448">
                  <c:v>45251</c:v>
                </c:pt>
                <c:pt idx="2449">
                  <c:v>45252</c:v>
                </c:pt>
                <c:pt idx="2450">
                  <c:v>45253</c:v>
                </c:pt>
                <c:pt idx="2451">
                  <c:v>45254</c:v>
                </c:pt>
                <c:pt idx="2452">
                  <c:v>45257</c:v>
                </c:pt>
                <c:pt idx="2453">
                  <c:v>45258</c:v>
                </c:pt>
                <c:pt idx="2454">
                  <c:v>45259</c:v>
                </c:pt>
                <c:pt idx="2455">
                  <c:v>45260</c:v>
                </c:pt>
                <c:pt idx="2456">
                  <c:v>45261</c:v>
                </c:pt>
                <c:pt idx="2457">
                  <c:v>45264</c:v>
                </c:pt>
                <c:pt idx="2458">
                  <c:v>45265</c:v>
                </c:pt>
                <c:pt idx="2459">
                  <c:v>45266</c:v>
                </c:pt>
                <c:pt idx="2460">
                  <c:v>45267</c:v>
                </c:pt>
                <c:pt idx="2461">
                  <c:v>45268</c:v>
                </c:pt>
                <c:pt idx="2462">
                  <c:v>45271</c:v>
                </c:pt>
                <c:pt idx="2463">
                  <c:v>45272</c:v>
                </c:pt>
                <c:pt idx="2464">
                  <c:v>45273</c:v>
                </c:pt>
                <c:pt idx="2465">
                  <c:v>45274</c:v>
                </c:pt>
                <c:pt idx="2466">
                  <c:v>45275</c:v>
                </c:pt>
                <c:pt idx="2467">
                  <c:v>45278</c:v>
                </c:pt>
                <c:pt idx="2468">
                  <c:v>45279</c:v>
                </c:pt>
                <c:pt idx="2469">
                  <c:v>45280</c:v>
                </c:pt>
                <c:pt idx="2470">
                  <c:v>45281</c:v>
                </c:pt>
                <c:pt idx="2471">
                  <c:v>45282</c:v>
                </c:pt>
                <c:pt idx="2472">
                  <c:v>45285</c:v>
                </c:pt>
                <c:pt idx="2473">
                  <c:v>45286</c:v>
                </c:pt>
                <c:pt idx="2474">
                  <c:v>45287</c:v>
                </c:pt>
                <c:pt idx="2475">
                  <c:v>45288</c:v>
                </c:pt>
                <c:pt idx="2476">
                  <c:v>45289</c:v>
                </c:pt>
                <c:pt idx="2477">
                  <c:v>45293</c:v>
                </c:pt>
                <c:pt idx="2478">
                  <c:v>45294</c:v>
                </c:pt>
                <c:pt idx="2479">
                  <c:v>45295</c:v>
                </c:pt>
                <c:pt idx="2480">
                  <c:v>45296</c:v>
                </c:pt>
                <c:pt idx="2481">
                  <c:v>45299</c:v>
                </c:pt>
                <c:pt idx="2482">
                  <c:v>45300</c:v>
                </c:pt>
                <c:pt idx="2483">
                  <c:v>45301</c:v>
                </c:pt>
                <c:pt idx="2484">
                  <c:v>45302</c:v>
                </c:pt>
                <c:pt idx="2485">
                  <c:v>45303</c:v>
                </c:pt>
                <c:pt idx="2486">
                  <c:v>45306</c:v>
                </c:pt>
                <c:pt idx="2487">
                  <c:v>45307</c:v>
                </c:pt>
                <c:pt idx="2488">
                  <c:v>45308</c:v>
                </c:pt>
                <c:pt idx="2489">
                  <c:v>45309</c:v>
                </c:pt>
                <c:pt idx="2490">
                  <c:v>45310</c:v>
                </c:pt>
                <c:pt idx="2491">
                  <c:v>45313</c:v>
                </c:pt>
                <c:pt idx="2492">
                  <c:v>45314</c:v>
                </c:pt>
                <c:pt idx="2493">
                  <c:v>45315</c:v>
                </c:pt>
                <c:pt idx="2494">
                  <c:v>45316</c:v>
                </c:pt>
                <c:pt idx="2495">
                  <c:v>45317</c:v>
                </c:pt>
                <c:pt idx="2496">
                  <c:v>45320</c:v>
                </c:pt>
                <c:pt idx="2497">
                  <c:v>45321</c:v>
                </c:pt>
                <c:pt idx="2498">
                  <c:v>45322</c:v>
                </c:pt>
                <c:pt idx="2499">
                  <c:v>45323</c:v>
                </c:pt>
                <c:pt idx="2500">
                  <c:v>45324</c:v>
                </c:pt>
                <c:pt idx="2501">
                  <c:v>45327</c:v>
                </c:pt>
                <c:pt idx="2502">
                  <c:v>45328</c:v>
                </c:pt>
                <c:pt idx="2503">
                  <c:v>45329</c:v>
                </c:pt>
                <c:pt idx="2504">
                  <c:v>45337</c:v>
                </c:pt>
                <c:pt idx="2505">
                  <c:v>45338</c:v>
                </c:pt>
                <c:pt idx="2506">
                  <c:v>45341</c:v>
                </c:pt>
                <c:pt idx="2507">
                  <c:v>45342</c:v>
                </c:pt>
                <c:pt idx="2508">
                  <c:v>45343</c:v>
                </c:pt>
                <c:pt idx="2509">
                  <c:v>45344</c:v>
                </c:pt>
                <c:pt idx="2510">
                  <c:v>45345</c:v>
                </c:pt>
                <c:pt idx="2511">
                  <c:v>45348</c:v>
                </c:pt>
                <c:pt idx="2512">
                  <c:v>45349</c:v>
                </c:pt>
                <c:pt idx="2513">
                  <c:v>45350</c:v>
                </c:pt>
                <c:pt idx="2514">
                  <c:v>45351</c:v>
                </c:pt>
                <c:pt idx="2515">
                  <c:v>45352</c:v>
                </c:pt>
                <c:pt idx="2516">
                  <c:v>45355</c:v>
                </c:pt>
                <c:pt idx="2517">
                  <c:v>45356</c:v>
                </c:pt>
                <c:pt idx="2518">
                  <c:v>45357</c:v>
                </c:pt>
                <c:pt idx="2519">
                  <c:v>45358</c:v>
                </c:pt>
                <c:pt idx="2520">
                  <c:v>45359</c:v>
                </c:pt>
                <c:pt idx="2521">
                  <c:v>45362</c:v>
                </c:pt>
                <c:pt idx="2522">
                  <c:v>45363</c:v>
                </c:pt>
                <c:pt idx="2523">
                  <c:v>45364</c:v>
                </c:pt>
                <c:pt idx="2524">
                  <c:v>45365</c:v>
                </c:pt>
                <c:pt idx="2525">
                  <c:v>45366</c:v>
                </c:pt>
                <c:pt idx="2526">
                  <c:v>45369</c:v>
                </c:pt>
                <c:pt idx="2527">
                  <c:v>45370</c:v>
                </c:pt>
                <c:pt idx="2528">
                  <c:v>45371</c:v>
                </c:pt>
                <c:pt idx="2529">
                  <c:v>45372</c:v>
                </c:pt>
                <c:pt idx="2530">
                  <c:v>45373</c:v>
                </c:pt>
                <c:pt idx="2531">
                  <c:v>45376</c:v>
                </c:pt>
                <c:pt idx="2532">
                  <c:v>45377</c:v>
                </c:pt>
                <c:pt idx="2533">
                  <c:v>45378</c:v>
                </c:pt>
                <c:pt idx="2534">
                  <c:v>45379</c:v>
                </c:pt>
                <c:pt idx="2535">
                  <c:v>45380</c:v>
                </c:pt>
                <c:pt idx="2536">
                  <c:v>45383</c:v>
                </c:pt>
                <c:pt idx="2537">
                  <c:v>45384</c:v>
                </c:pt>
                <c:pt idx="2538">
                  <c:v>45385</c:v>
                </c:pt>
                <c:pt idx="2539">
                  <c:v>45386</c:v>
                </c:pt>
                <c:pt idx="2540">
                  <c:v>45387</c:v>
                </c:pt>
                <c:pt idx="2541">
                  <c:v>45390</c:v>
                </c:pt>
                <c:pt idx="2542">
                  <c:v>45391</c:v>
                </c:pt>
                <c:pt idx="2543">
                  <c:v>45392</c:v>
                </c:pt>
                <c:pt idx="2544">
                  <c:v>45393</c:v>
                </c:pt>
                <c:pt idx="2545">
                  <c:v>45394</c:v>
                </c:pt>
                <c:pt idx="2546">
                  <c:v>45397</c:v>
                </c:pt>
                <c:pt idx="2547">
                  <c:v>45398</c:v>
                </c:pt>
                <c:pt idx="2548">
                  <c:v>45399</c:v>
                </c:pt>
                <c:pt idx="2549">
                  <c:v>45401</c:v>
                </c:pt>
                <c:pt idx="2550">
                  <c:v>45404</c:v>
                </c:pt>
                <c:pt idx="2551">
                  <c:v>45405</c:v>
                </c:pt>
                <c:pt idx="2552">
                  <c:v>45406</c:v>
                </c:pt>
                <c:pt idx="2553">
                  <c:v>45407</c:v>
                </c:pt>
                <c:pt idx="2554">
                  <c:v>45408</c:v>
                </c:pt>
                <c:pt idx="2555">
                  <c:v>45414</c:v>
                </c:pt>
                <c:pt idx="2556">
                  <c:v>45415</c:v>
                </c:pt>
                <c:pt idx="2557">
                  <c:v>45418</c:v>
                </c:pt>
                <c:pt idx="2558">
                  <c:v>45419</c:v>
                </c:pt>
                <c:pt idx="2559">
                  <c:v>45420</c:v>
                </c:pt>
                <c:pt idx="2560">
                  <c:v>45421</c:v>
                </c:pt>
                <c:pt idx="2561">
                  <c:v>45422</c:v>
                </c:pt>
                <c:pt idx="2562">
                  <c:v>45425</c:v>
                </c:pt>
                <c:pt idx="2563">
                  <c:v>45426</c:v>
                </c:pt>
                <c:pt idx="2564">
                  <c:v>45427</c:v>
                </c:pt>
                <c:pt idx="2565">
                  <c:v>45428</c:v>
                </c:pt>
                <c:pt idx="2566">
                  <c:v>45429</c:v>
                </c:pt>
                <c:pt idx="2567">
                  <c:v>45432</c:v>
                </c:pt>
                <c:pt idx="2568">
                  <c:v>45433</c:v>
                </c:pt>
                <c:pt idx="2569">
                  <c:v>45434</c:v>
                </c:pt>
                <c:pt idx="2570">
                  <c:v>45435</c:v>
                </c:pt>
                <c:pt idx="2571">
                  <c:v>45436</c:v>
                </c:pt>
                <c:pt idx="2572">
                  <c:v>45439</c:v>
                </c:pt>
                <c:pt idx="2573">
                  <c:v>45440</c:v>
                </c:pt>
                <c:pt idx="2574">
                  <c:v>45441</c:v>
                </c:pt>
                <c:pt idx="2575">
                  <c:v>45442</c:v>
                </c:pt>
                <c:pt idx="2576">
                  <c:v>45443</c:v>
                </c:pt>
                <c:pt idx="2577">
                  <c:v>45446</c:v>
                </c:pt>
                <c:pt idx="2578">
                  <c:v>45447</c:v>
                </c:pt>
                <c:pt idx="2579">
                  <c:v>45448</c:v>
                </c:pt>
                <c:pt idx="2580">
                  <c:v>45449</c:v>
                </c:pt>
                <c:pt idx="2581">
                  <c:v>45450</c:v>
                </c:pt>
                <c:pt idx="2582">
                  <c:v>45453</c:v>
                </c:pt>
                <c:pt idx="2583">
                  <c:v>45454</c:v>
                </c:pt>
                <c:pt idx="2584">
                  <c:v>45455</c:v>
                </c:pt>
                <c:pt idx="2585">
                  <c:v>45456</c:v>
                </c:pt>
                <c:pt idx="2586">
                  <c:v>45457</c:v>
                </c:pt>
                <c:pt idx="2587">
                  <c:v>45460</c:v>
                </c:pt>
                <c:pt idx="2588">
                  <c:v>45461</c:v>
                </c:pt>
                <c:pt idx="2589">
                  <c:v>45462</c:v>
                </c:pt>
                <c:pt idx="2590">
                  <c:v>45463</c:v>
                </c:pt>
                <c:pt idx="2591">
                  <c:v>45464</c:v>
                </c:pt>
                <c:pt idx="2592">
                  <c:v>45467</c:v>
                </c:pt>
                <c:pt idx="2593">
                  <c:v>45468</c:v>
                </c:pt>
                <c:pt idx="2594">
                  <c:v>45469</c:v>
                </c:pt>
                <c:pt idx="2595">
                  <c:v>45470</c:v>
                </c:pt>
                <c:pt idx="2596">
                  <c:v>45471</c:v>
                </c:pt>
                <c:pt idx="2597">
                  <c:v>45474</c:v>
                </c:pt>
                <c:pt idx="2598">
                  <c:v>45475</c:v>
                </c:pt>
                <c:pt idx="2599">
                  <c:v>45476</c:v>
                </c:pt>
                <c:pt idx="2600">
                  <c:v>45477</c:v>
                </c:pt>
                <c:pt idx="2601">
                  <c:v>45478</c:v>
                </c:pt>
                <c:pt idx="2602">
                  <c:v>45481</c:v>
                </c:pt>
                <c:pt idx="2603">
                  <c:v>45482</c:v>
                </c:pt>
                <c:pt idx="2604">
                  <c:v>45483</c:v>
                </c:pt>
                <c:pt idx="2605">
                  <c:v>45484</c:v>
                </c:pt>
                <c:pt idx="2606">
                  <c:v>45485</c:v>
                </c:pt>
                <c:pt idx="2607">
                  <c:v>45488</c:v>
                </c:pt>
                <c:pt idx="2608">
                  <c:v>45489</c:v>
                </c:pt>
                <c:pt idx="2609">
                  <c:v>45490</c:v>
                </c:pt>
                <c:pt idx="2610">
                  <c:v>45491</c:v>
                </c:pt>
                <c:pt idx="2611">
                  <c:v>45492</c:v>
                </c:pt>
                <c:pt idx="2612">
                  <c:v>45495</c:v>
                </c:pt>
                <c:pt idx="2613">
                  <c:v>45496</c:v>
                </c:pt>
                <c:pt idx="2614">
                  <c:v>45497</c:v>
                </c:pt>
                <c:pt idx="2615">
                  <c:v>45498</c:v>
                </c:pt>
                <c:pt idx="2616">
                  <c:v>45499</c:v>
                </c:pt>
                <c:pt idx="2617">
                  <c:v>45502</c:v>
                </c:pt>
                <c:pt idx="2618">
                  <c:v>45503</c:v>
                </c:pt>
                <c:pt idx="2619">
                  <c:v>45504</c:v>
                </c:pt>
                <c:pt idx="2620">
                  <c:v>45505</c:v>
                </c:pt>
                <c:pt idx="2621">
                  <c:v>45506</c:v>
                </c:pt>
                <c:pt idx="2622">
                  <c:v>45509</c:v>
                </c:pt>
                <c:pt idx="2623">
                  <c:v>45510</c:v>
                </c:pt>
                <c:pt idx="2624">
                  <c:v>45511</c:v>
                </c:pt>
                <c:pt idx="2625">
                  <c:v>45512</c:v>
                </c:pt>
                <c:pt idx="2626">
                  <c:v>45513</c:v>
                </c:pt>
                <c:pt idx="2627">
                  <c:v>45516</c:v>
                </c:pt>
                <c:pt idx="2628">
                  <c:v>45517</c:v>
                </c:pt>
                <c:pt idx="2629">
                  <c:v>45518</c:v>
                </c:pt>
                <c:pt idx="2630">
                  <c:v>45519</c:v>
                </c:pt>
                <c:pt idx="2631">
                  <c:v>45520</c:v>
                </c:pt>
                <c:pt idx="2632">
                  <c:v>45523</c:v>
                </c:pt>
                <c:pt idx="2633">
                  <c:v>45524</c:v>
                </c:pt>
                <c:pt idx="2634">
                  <c:v>45525</c:v>
                </c:pt>
                <c:pt idx="2635">
                  <c:v>45526</c:v>
                </c:pt>
                <c:pt idx="2636">
                  <c:v>45527</c:v>
                </c:pt>
                <c:pt idx="2637">
                  <c:v>45530</c:v>
                </c:pt>
                <c:pt idx="2638">
                  <c:v>45531</c:v>
                </c:pt>
                <c:pt idx="2639">
                  <c:v>45532</c:v>
                </c:pt>
                <c:pt idx="2640">
                  <c:v>45533</c:v>
                </c:pt>
                <c:pt idx="2641">
                  <c:v>45534</c:v>
                </c:pt>
                <c:pt idx="2642">
                  <c:v>45539</c:v>
                </c:pt>
                <c:pt idx="2643">
                  <c:v>45540</c:v>
                </c:pt>
                <c:pt idx="2644">
                  <c:v>45541</c:v>
                </c:pt>
                <c:pt idx="2645">
                  <c:v>45544</c:v>
                </c:pt>
                <c:pt idx="2646">
                  <c:v>45545</c:v>
                </c:pt>
                <c:pt idx="2647">
                  <c:v>45546</c:v>
                </c:pt>
                <c:pt idx="2648">
                  <c:v>45547</c:v>
                </c:pt>
                <c:pt idx="2649">
                  <c:v>45548</c:v>
                </c:pt>
                <c:pt idx="2650">
                  <c:v>45551</c:v>
                </c:pt>
                <c:pt idx="2651">
                  <c:v>45552</c:v>
                </c:pt>
                <c:pt idx="2652">
                  <c:v>45553</c:v>
                </c:pt>
                <c:pt idx="2653">
                  <c:v>45554</c:v>
                </c:pt>
                <c:pt idx="2654">
                  <c:v>45555</c:v>
                </c:pt>
                <c:pt idx="2655">
                  <c:v>45558</c:v>
                </c:pt>
                <c:pt idx="2656">
                  <c:v>45559</c:v>
                </c:pt>
                <c:pt idx="2657">
                  <c:v>45560</c:v>
                </c:pt>
                <c:pt idx="2658">
                  <c:v>45561</c:v>
                </c:pt>
                <c:pt idx="2659">
                  <c:v>45562</c:v>
                </c:pt>
                <c:pt idx="2660">
                  <c:v>45565</c:v>
                </c:pt>
                <c:pt idx="2661">
                  <c:v>45566</c:v>
                </c:pt>
                <c:pt idx="2662">
                  <c:v>45567</c:v>
                </c:pt>
                <c:pt idx="2663">
                  <c:v>45568</c:v>
                </c:pt>
                <c:pt idx="2664">
                  <c:v>45569</c:v>
                </c:pt>
                <c:pt idx="2665">
                  <c:v>45572</c:v>
                </c:pt>
                <c:pt idx="2666">
                  <c:v>45573</c:v>
                </c:pt>
                <c:pt idx="2667">
                  <c:v>45574</c:v>
                </c:pt>
                <c:pt idx="2668">
                  <c:v>45575</c:v>
                </c:pt>
                <c:pt idx="2669">
                  <c:v>45576</c:v>
                </c:pt>
                <c:pt idx="2670">
                  <c:v>45579</c:v>
                </c:pt>
                <c:pt idx="2671">
                  <c:v>45580</c:v>
                </c:pt>
                <c:pt idx="2672">
                  <c:v>45581</c:v>
                </c:pt>
                <c:pt idx="2673">
                  <c:v>45582</c:v>
                </c:pt>
                <c:pt idx="2674">
                  <c:v>45583</c:v>
                </c:pt>
                <c:pt idx="2675">
                  <c:v>45586</c:v>
                </c:pt>
                <c:pt idx="2676">
                  <c:v>45587</c:v>
                </c:pt>
                <c:pt idx="2677">
                  <c:v>45588</c:v>
                </c:pt>
                <c:pt idx="2678">
                  <c:v>45589</c:v>
                </c:pt>
                <c:pt idx="2679">
                  <c:v>45590</c:v>
                </c:pt>
                <c:pt idx="2680">
                  <c:v>45593</c:v>
                </c:pt>
                <c:pt idx="2681">
                  <c:v>45594</c:v>
                </c:pt>
                <c:pt idx="2682">
                  <c:v>45595</c:v>
                </c:pt>
                <c:pt idx="2683">
                  <c:v>45596</c:v>
                </c:pt>
                <c:pt idx="2684">
                  <c:v>45597</c:v>
                </c:pt>
                <c:pt idx="2685">
                  <c:v>45600</c:v>
                </c:pt>
                <c:pt idx="2686">
                  <c:v>45601</c:v>
                </c:pt>
                <c:pt idx="2687">
                  <c:v>45602</c:v>
                </c:pt>
                <c:pt idx="2688">
                  <c:v>45603</c:v>
                </c:pt>
                <c:pt idx="2689">
                  <c:v>45604</c:v>
                </c:pt>
                <c:pt idx="2690">
                  <c:v>45607</c:v>
                </c:pt>
                <c:pt idx="2691">
                  <c:v>45608</c:v>
                </c:pt>
                <c:pt idx="2692">
                  <c:v>45609</c:v>
                </c:pt>
                <c:pt idx="2693">
                  <c:v>45610</c:v>
                </c:pt>
                <c:pt idx="2694">
                  <c:v>45611</c:v>
                </c:pt>
                <c:pt idx="2695">
                  <c:v>45614</c:v>
                </c:pt>
                <c:pt idx="2696">
                  <c:v>45615</c:v>
                </c:pt>
                <c:pt idx="2697">
                  <c:v>45616</c:v>
                </c:pt>
                <c:pt idx="2698">
                  <c:v>45617</c:v>
                </c:pt>
                <c:pt idx="2699">
                  <c:v>45618</c:v>
                </c:pt>
                <c:pt idx="2700">
                  <c:v>45621</c:v>
                </c:pt>
                <c:pt idx="2701">
                  <c:v>45622</c:v>
                </c:pt>
                <c:pt idx="2702">
                  <c:v>45623</c:v>
                </c:pt>
                <c:pt idx="2703">
                  <c:v>45624</c:v>
                </c:pt>
                <c:pt idx="2704">
                  <c:v>45625</c:v>
                </c:pt>
                <c:pt idx="2705">
                  <c:v>45628</c:v>
                </c:pt>
                <c:pt idx="2706">
                  <c:v>45629</c:v>
                </c:pt>
                <c:pt idx="2707">
                  <c:v>45630</c:v>
                </c:pt>
                <c:pt idx="2708">
                  <c:v>45631</c:v>
                </c:pt>
                <c:pt idx="2709">
                  <c:v>45632</c:v>
                </c:pt>
                <c:pt idx="2710">
                  <c:v>45635</c:v>
                </c:pt>
                <c:pt idx="2711">
                  <c:v>45636</c:v>
                </c:pt>
                <c:pt idx="2712">
                  <c:v>45637</c:v>
                </c:pt>
                <c:pt idx="2713">
                  <c:v>45638</c:v>
                </c:pt>
                <c:pt idx="2714">
                  <c:v>45639</c:v>
                </c:pt>
                <c:pt idx="2715">
                  <c:v>45642</c:v>
                </c:pt>
                <c:pt idx="2716">
                  <c:v>45643</c:v>
                </c:pt>
                <c:pt idx="2717">
                  <c:v>45644</c:v>
                </c:pt>
                <c:pt idx="2718">
                  <c:v>45645</c:v>
                </c:pt>
                <c:pt idx="2719">
                  <c:v>45646</c:v>
                </c:pt>
                <c:pt idx="2720">
                  <c:v>45649</c:v>
                </c:pt>
                <c:pt idx="2721">
                  <c:v>45650</c:v>
                </c:pt>
                <c:pt idx="2722">
                  <c:v>45651</c:v>
                </c:pt>
                <c:pt idx="2723">
                  <c:v>45652</c:v>
                </c:pt>
                <c:pt idx="2724">
                  <c:v>45653</c:v>
                </c:pt>
                <c:pt idx="2725">
                  <c:v>45656</c:v>
                </c:pt>
                <c:pt idx="2726">
                  <c:v>45657</c:v>
                </c:pt>
                <c:pt idx="2727">
                  <c:v>45659</c:v>
                </c:pt>
                <c:pt idx="2728">
                  <c:v>45660</c:v>
                </c:pt>
                <c:pt idx="2729">
                  <c:v>45663</c:v>
                </c:pt>
                <c:pt idx="2730">
                  <c:v>45664</c:v>
                </c:pt>
                <c:pt idx="2731">
                  <c:v>45665</c:v>
                </c:pt>
                <c:pt idx="2732">
                  <c:v>45666</c:v>
                </c:pt>
                <c:pt idx="2733">
                  <c:v>45667</c:v>
                </c:pt>
                <c:pt idx="2734">
                  <c:v>45670</c:v>
                </c:pt>
                <c:pt idx="2735">
                  <c:v>45671</c:v>
                </c:pt>
                <c:pt idx="2736">
                  <c:v>45672</c:v>
                </c:pt>
                <c:pt idx="2737">
                  <c:v>45673</c:v>
                </c:pt>
                <c:pt idx="2738">
                  <c:v>45674</c:v>
                </c:pt>
                <c:pt idx="2739">
                  <c:v>45677</c:v>
                </c:pt>
                <c:pt idx="2740">
                  <c:v>45678</c:v>
                </c:pt>
                <c:pt idx="2741">
                  <c:v>45679</c:v>
                </c:pt>
                <c:pt idx="2742">
                  <c:v>45680</c:v>
                </c:pt>
                <c:pt idx="2743">
                  <c:v>45681</c:v>
                </c:pt>
                <c:pt idx="2744">
                  <c:v>45691</c:v>
                </c:pt>
                <c:pt idx="2745">
                  <c:v>45692</c:v>
                </c:pt>
                <c:pt idx="2746">
                  <c:v>45693</c:v>
                </c:pt>
                <c:pt idx="2747">
                  <c:v>45694</c:v>
                </c:pt>
                <c:pt idx="2748">
                  <c:v>45695</c:v>
                </c:pt>
                <c:pt idx="2749">
                  <c:v>45698</c:v>
                </c:pt>
                <c:pt idx="2750">
                  <c:v>45699</c:v>
                </c:pt>
                <c:pt idx="2751">
                  <c:v>45700</c:v>
                </c:pt>
                <c:pt idx="2752">
                  <c:v>45701</c:v>
                </c:pt>
                <c:pt idx="2753">
                  <c:v>45702</c:v>
                </c:pt>
                <c:pt idx="2754">
                  <c:v>45705</c:v>
                </c:pt>
                <c:pt idx="2755">
                  <c:v>45706</c:v>
                </c:pt>
                <c:pt idx="2756">
                  <c:v>45707</c:v>
                </c:pt>
                <c:pt idx="2757">
                  <c:v>45708</c:v>
                </c:pt>
                <c:pt idx="2758">
                  <c:v>45709</c:v>
                </c:pt>
                <c:pt idx="2759">
                  <c:v>45712</c:v>
                </c:pt>
                <c:pt idx="2760">
                  <c:v>45713</c:v>
                </c:pt>
                <c:pt idx="2761">
                  <c:v>45714</c:v>
                </c:pt>
                <c:pt idx="2762">
                  <c:v>45715</c:v>
                </c:pt>
                <c:pt idx="2763">
                  <c:v>45716</c:v>
                </c:pt>
                <c:pt idx="2764">
                  <c:v>45719</c:v>
                </c:pt>
                <c:pt idx="2765">
                  <c:v>45720</c:v>
                </c:pt>
                <c:pt idx="2766">
                  <c:v>45721</c:v>
                </c:pt>
                <c:pt idx="2767">
                  <c:v>45722</c:v>
                </c:pt>
                <c:pt idx="2768">
                  <c:v>45723</c:v>
                </c:pt>
                <c:pt idx="2769">
                  <c:v>45726</c:v>
                </c:pt>
                <c:pt idx="2770">
                  <c:v>45727</c:v>
                </c:pt>
                <c:pt idx="2771">
                  <c:v>45728</c:v>
                </c:pt>
                <c:pt idx="2772">
                  <c:v>45729</c:v>
                </c:pt>
                <c:pt idx="2773">
                  <c:v>45730</c:v>
                </c:pt>
                <c:pt idx="2774">
                  <c:v>45733</c:v>
                </c:pt>
                <c:pt idx="2775">
                  <c:v>45734</c:v>
                </c:pt>
                <c:pt idx="2776">
                  <c:v>45735</c:v>
                </c:pt>
                <c:pt idx="2777">
                  <c:v>45736</c:v>
                </c:pt>
                <c:pt idx="2778">
                  <c:v>45737</c:v>
                </c:pt>
                <c:pt idx="2779">
                  <c:v>45740</c:v>
                </c:pt>
                <c:pt idx="2780">
                  <c:v>45741</c:v>
                </c:pt>
                <c:pt idx="2781">
                  <c:v>45742</c:v>
                </c:pt>
                <c:pt idx="2782">
                  <c:v>45743</c:v>
                </c:pt>
                <c:pt idx="2783">
                  <c:v>45744</c:v>
                </c:pt>
                <c:pt idx="2784">
                  <c:v>45747</c:v>
                </c:pt>
                <c:pt idx="2785">
                  <c:v>45748</c:v>
                </c:pt>
                <c:pt idx="2786">
                  <c:v>45749</c:v>
                </c:pt>
                <c:pt idx="2787">
                  <c:v>45750</c:v>
                </c:pt>
                <c:pt idx="2788">
                  <c:v>45751</c:v>
                </c:pt>
                <c:pt idx="2789">
                  <c:v>45755</c:v>
                </c:pt>
                <c:pt idx="2790">
                  <c:v>45756</c:v>
                </c:pt>
                <c:pt idx="2791">
                  <c:v>45757</c:v>
                </c:pt>
                <c:pt idx="2792">
                  <c:v>45758</c:v>
                </c:pt>
                <c:pt idx="2793">
                  <c:v>45761</c:v>
                </c:pt>
                <c:pt idx="2794">
                  <c:v>45762</c:v>
                </c:pt>
                <c:pt idx="2795">
                  <c:v>45763</c:v>
                </c:pt>
                <c:pt idx="2796">
                  <c:v>45764</c:v>
                </c:pt>
                <c:pt idx="2797">
                  <c:v>45765</c:v>
                </c:pt>
                <c:pt idx="2798">
                  <c:v>45768</c:v>
                </c:pt>
                <c:pt idx="2799">
                  <c:v>45769</c:v>
                </c:pt>
                <c:pt idx="2800">
                  <c:v>45770</c:v>
                </c:pt>
                <c:pt idx="2801">
                  <c:v>45771</c:v>
                </c:pt>
                <c:pt idx="2802">
                  <c:v>45772</c:v>
                </c:pt>
                <c:pt idx="2803">
                  <c:v>45775</c:v>
                </c:pt>
                <c:pt idx="2804">
                  <c:v>45776</c:v>
                </c:pt>
                <c:pt idx="2805">
                  <c:v>45782</c:v>
                </c:pt>
                <c:pt idx="2806">
                  <c:v>45783</c:v>
                </c:pt>
                <c:pt idx="2807">
                  <c:v>45784</c:v>
                </c:pt>
                <c:pt idx="2808">
                  <c:v>45785</c:v>
                </c:pt>
                <c:pt idx="2809">
                  <c:v>45786</c:v>
                </c:pt>
                <c:pt idx="2810">
                  <c:v>45789</c:v>
                </c:pt>
                <c:pt idx="2811">
                  <c:v>45790</c:v>
                </c:pt>
                <c:pt idx="2812">
                  <c:v>45791</c:v>
                </c:pt>
                <c:pt idx="2813">
                  <c:v>45792</c:v>
                </c:pt>
                <c:pt idx="2814">
                  <c:v>45793</c:v>
                </c:pt>
                <c:pt idx="2815">
                  <c:v>45796</c:v>
                </c:pt>
                <c:pt idx="2816">
                  <c:v>45797</c:v>
                </c:pt>
                <c:pt idx="2817">
                  <c:v>45798</c:v>
                </c:pt>
                <c:pt idx="2818">
                  <c:v>45799</c:v>
                </c:pt>
                <c:pt idx="2819">
                  <c:v>45800</c:v>
                </c:pt>
                <c:pt idx="2820">
                  <c:v>45803</c:v>
                </c:pt>
                <c:pt idx="2821">
                  <c:v>45804</c:v>
                </c:pt>
                <c:pt idx="2822">
                  <c:v>45805</c:v>
                </c:pt>
                <c:pt idx="2823">
                  <c:v>45806</c:v>
                </c:pt>
                <c:pt idx="2824">
                  <c:v>45807</c:v>
                </c:pt>
                <c:pt idx="2825">
                  <c:v>45810</c:v>
                </c:pt>
                <c:pt idx="2826">
                  <c:v>45811</c:v>
                </c:pt>
                <c:pt idx="2827">
                  <c:v>45812</c:v>
                </c:pt>
                <c:pt idx="2828">
                  <c:v>45813</c:v>
                </c:pt>
                <c:pt idx="2829">
                  <c:v>45814</c:v>
                </c:pt>
                <c:pt idx="2830">
                  <c:v>45817</c:v>
                </c:pt>
                <c:pt idx="2831">
                  <c:v>45818</c:v>
                </c:pt>
                <c:pt idx="2832">
                  <c:v>45819</c:v>
                </c:pt>
                <c:pt idx="2833">
                  <c:v>45820</c:v>
                </c:pt>
                <c:pt idx="2834">
                  <c:v>45821</c:v>
                </c:pt>
                <c:pt idx="2835">
                  <c:v>45824</c:v>
                </c:pt>
                <c:pt idx="2836">
                  <c:v>45825</c:v>
                </c:pt>
                <c:pt idx="2837">
                  <c:v>45826</c:v>
                </c:pt>
                <c:pt idx="2838">
                  <c:v>45827</c:v>
                </c:pt>
                <c:pt idx="2839">
                  <c:v>45828</c:v>
                </c:pt>
                <c:pt idx="2840">
                  <c:v>45831</c:v>
                </c:pt>
                <c:pt idx="2841">
                  <c:v>45832</c:v>
                </c:pt>
                <c:pt idx="2842">
                  <c:v>45833</c:v>
                </c:pt>
                <c:pt idx="2843">
                  <c:v>45834</c:v>
                </c:pt>
                <c:pt idx="2844">
                  <c:v>45835</c:v>
                </c:pt>
                <c:pt idx="2845">
                  <c:v>45838</c:v>
                </c:pt>
                <c:pt idx="2846">
                  <c:v>45839</c:v>
                </c:pt>
                <c:pt idx="2847">
                  <c:v>45840</c:v>
                </c:pt>
                <c:pt idx="2848">
                  <c:v>45841</c:v>
                </c:pt>
                <c:pt idx="2849">
                  <c:v>45842</c:v>
                </c:pt>
                <c:pt idx="2850">
                  <c:v>45845</c:v>
                </c:pt>
                <c:pt idx="2851">
                  <c:v>45846</c:v>
                </c:pt>
                <c:pt idx="2852">
                  <c:v>45847</c:v>
                </c:pt>
                <c:pt idx="2853">
                  <c:v>45848</c:v>
                </c:pt>
                <c:pt idx="2854">
                  <c:v>45849</c:v>
                </c:pt>
                <c:pt idx="2855">
                  <c:v>45852</c:v>
                </c:pt>
                <c:pt idx="2856">
                  <c:v>45853</c:v>
                </c:pt>
                <c:pt idx="2857">
                  <c:v>45854</c:v>
                </c:pt>
                <c:pt idx="2858">
                  <c:v>45855</c:v>
                </c:pt>
                <c:pt idx="2859">
                  <c:v>45856</c:v>
                </c:pt>
                <c:pt idx="2860">
                  <c:v>45859</c:v>
                </c:pt>
                <c:pt idx="2861">
                  <c:v>45860</c:v>
                </c:pt>
                <c:pt idx="2862">
                  <c:v>45861</c:v>
                </c:pt>
                <c:pt idx="2863">
                  <c:v>45862</c:v>
                </c:pt>
                <c:pt idx="2864">
                  <c:v>45863</c:v>
                </c:pt>
                <c:pt idx="2865">
                  <c:v>45866</c:v>
                </c:pt>
                <c:pt idx="2866">
                  <c:v>45867</c:v>
                </c:pt>
                <c:pt idx="2867">
                  <c:v>45868</c:v>
                </c:pt>
                <c:pt idx="2868">
                  <c:v>45869</c:v>
                </c:pt>
                <c:pt idx="2869">
                  <c:v>45870</c:v>
                </c:pt>
                <c:pt idx="2870">
                  <c:v>45873</c:v>
                </c:pt>
                <c:pt idx="2871">
                  <c:v>45874</c:v>
                </c:pt>
                <c:pt idx="2872">
                  <c:v>45875</c:v>
                </c:pt>
                <c:pt idx="2873">
                  <c:v>45876</c:v>
                </c:pt>
                <c:pt idx="2874">
                  <c:v>45877</c:v>
                </c:pt>
                <c:pt idx="2875">
                  <c:v>45880</c:v>
                </c:pt>
                <c:pt idx="2876">
                  <c:v>45881</c:v>
                </c:pt>
                <c:pt idx="2877">
                  <c:v>45882</c:v>
                </c:pt>
                <c:pt idx="2878">
                  <c:v>45883</c:v>
                </c:pt>
                <c:pt idx="2879">
                  <c:v>45884</c:v>
                </c:pt>
                <c:pt idx="2880">
                  <c:v>45887</c:v>
                </c:pt>
                <c:pt idx="2881">
                  <c:v>45888</c:v>
                </c:pt>
                <c:pt idx="2882">
                  <c:v>45889</c:v>
                </c:pt>
                <c:pt idx="2883">
                  <c:v>45890</c:v>
                </c:pt>
                <c:pt idx="2884">
                  <c:v>45891</c:v>
                </c:pt>
                <c:pt idx="2885">
                  <c:v>45894</c:v>
                </c:pt>
                <c:pt idx="2886">
                  <c:v>45895</c:v>
                </c:pt>
                <c:pt idx="2887">
                  <c:v>45896</c:v>
                </c:pt>
                <c:pt idx="2888">
                  <c:v>45897</c:v>
                </c:pt>
                <c:pt idx="2889">
                  <c:v>45898</c:v>
                </c:pt>
                <c:pt idx="2890">
                  <c:v>45903</c:v>
                </c:pt>
                <c:pt idx="2891">
                  <c:v>45904</c:v>
                </c:pt>
                <c:pt idx="2892">
                  <c:v>45905</c:v>
                </c:pt>
                <c:pt idx="2893">
                  <c:v>45908</c:v>
                </c:pt>
                <c:pt idx="2894">
                  <c:v>45909</c:v>
                </c:pt>
                <c:pt idx="2895">
                  <c:v>45910</c:v>
                </c:pt>
                <c:pt idx="2896">
                  <c:v>45911</c:v>
                </c:pt>
                <c:pt idx="2897">
                  <c:v>45912</c:v>
                </c:pt>
                <c:pt idx="2898">
                  <c:v>45915</c:v>
                </c:pt>
                <c:pt idx="2899">
                  <c:v>45916</c:v>
                </c:pt>
                <c:pt idx="2900">
                  <c:v>45917</c:v>
                </c:pt>
                <c:pt idx="2901">
                  <c:v>45918</c:v>
                </c:pt>
                <c:pt idx="2902">
                  <c:v>45919</c:v>
                </c:pt>
                <c:pt idx="2903">
                  <c:v>45922</c:v>
                </c:pt>
                <c:pt idx="2904">
                  <c:v>45923</c:v>
                </c:pt>
                <c:pt idx="2905">
                  <c:v>45924</c:v>
                </c:pt>
                <c:pt idx="2906">
                  <c:v>45925</c:v>
                </c:pt>
                <c:pt idx="2907">
                  <c:v>45926</c:v>
                </c:pt>
                <c:pt idx="2908">
                  <c:v>45929</c:v>
                </c:pt>
                <c:pt idx="2909">
                  <c:v>45930</c:v>
                </c:pt>
                <c:pt idx="2910">
                  <c:v>45931</c:v>
                </c:pt>
                <c:pt idx="2911">
                  <c:v>45932</c:v>
                </c:pt>
                <c:pt idx="2912">
                  <c:v>45933</c:v>
                </c:pt>
                <c:pt idx="2913">
                  <c:v>45936</c:v>
                </c:pt>
                <c:pt idx="2914">
                  <c:v>45937</c:v>
                </c:pt>
                <c:pt idx="2915">
                  <c:v>45938</c:v>
                </c:pt>
                <c:pt idx="2916">
                  <c:v>45939</c:v>
                </c:pt>
                <c:pt idx="2917">
                  <c:v>45940</c:v>
                </c:pt>
                <c:pt idx="2918">
                  <c:v>45943</c:v>
                </c:pt>
                <c:pt idx="2919">
                  <c:v>45944</c:v>
                </c:pt>
                <c:pt idx="2920">
                  <c:v>45945</c:v>
                </c:pt>
                <c:pt idx="2921">
                  <c:v>45946</c:v>
                </c:pt>
                <c:pt idx="2922">
                  <c:v>45947</c:v>
                </c:pt>
                <c:pt idx="2923">
                  <c:v>45950</c:v>
                </c:pt>
                <c:pt idx="2924">
                  <c:v>45951</c:v>
                </c:pt>
                <c:pt idx="2925">
                  <c:v>45952</c:v>
                </c:pt>
                <c:pt idx="2926">
                  <c:v>45953</c:v>
                </c:pt>
                <c:pt idx="2927">
                  <c:v>45954</c:v>
                </c:pt>
                <c:pt idx="2928">
                  <c:v>45957</c:v>
                </c:pt>
                <c:pt idx="2929">
                  <c:v>45958</c:v>
                </c:pt>
                <c:pt idx="2930">
                  <c:v>45959</c:v>
                </c:pt>
                <c:pt idx="2931">
                  <c:v>45960</c:v>
                </c:pt>
                <c:pt idx="2932">
                  <c:v>45961</c:v>
                </c:pt>
                <c:pt idx="2933">
                  <c:v>45964</c:v>
                </c:pt>
                <c:pt idx="2934">
                  <c:v>45965</c:v>
                </c:pt>
                <c:pt idx="2935">
                  <c:v>45966</c:v>
                </c:pt>
                <c:pt idx="2936">
                  <c:v>45967</c:v>
                </c:pt>
                <c:pt idx="2937">
                  <c:v>45968</c:v>
                </c:pt>
                <c:pt idx="2938">
                  <c:v>45971</c:v>
                </c:pt>
                <c:pt idx="2939">
                  <c:v>45972</c:v>
                </c:pt>
                <c:pt idx="2940">
                  <c:v>45973</c:v>
                </c:pt>
                <c:pt idx="2941">
                  <c:v>45974</c:v>
                </c:pt>
                <c:pt idx="2942">
                  <c:v>45975</c:v>
                </c:pt>
                <c:pt idx="2943">
                  <c:v>45978</c:v>
                </c:pt>
                <c:pt idx="2944">
                  <c:v>45979</c:v>
                </c:pt>
                <c:pt idx="2945">
                  <c:v>45980</c:v>
                </c:pt>
                <c:pt idx="2946">
                  <c:v>45981</c:v>
                </c:pt>
                <c:pt idx="2947">
                  <c:v>45982</c:v>
                </c:pt>
                <c:pt idx="2948">
                  <c:v>45985</c:v>
                </c:pt>
                <c:pt idx="2949">
                  <c:v>45986</c:v>
                </c:pt>
                <c:pt idx="2950">
                  <c:v>45987</c:v>
                </c:pt>
                <c:pt idx="2951">
                  <c:v>45988</c:v>
                </c:pt>
                <c:pt idx="2952">
                  <c:v>45989</c:v>
                </c:pt>
                <c:pt idx="2953">
                  <c:v>45992</c:v>
                </c:pt>
                <c:pt idx="2954">
                  <c:v>45993</c:v>
                </c:pt>
                <c:pt idx="2955">
                  <c:v>45994</c:v>
                </c:pt>
                <c:pt idx="2956">
                  <c:v>45995</c:v>
                </c:pt>
                <c:pt idx="2957">
                  <c:v>45996</c:v>
                </c:pt>
                <c:pt idx="2958">
                  <c:v>45999</c:v>
                </c:pt>
                <c:pt idx="2959">
                  <c:v>46000</c:v>
                </c:pt>
                <c:pt idx="2960">
                  <c:v>46001</c:v>
                </c:pt>
                <c:pt idx="2961">
                  <c:v>46002</c:v>
                </c:pt>
                <c:pt idx="2962">
                  <c:v>46003</c:v>
                </c:pt>
              </c:numCache>
            </c:numRef>
          </c:cat>
          <c:val>
            <c:numRef>
              <c:f>'Chart Data'!$C$2:$C$2964</c:f>
              <c:numCache>
                <c:formatCode>0.00</c:formatCode>
                <c:ptCount val="2963"/>
                <c:pt idx="0">
                  <c:v>10.5875</c:v>
                </c:pt>
                <c:pt idx="1">
                  <c:v>10.5875</c:v>
                </c:pt>
                <c:pt idx="2">
                  <c:v>10.5875</c:v>
                </c:pt>
                <c:pt idx="3">
                  <c:v>10.5875</c:v>
                </c:pt>
                <c:pt idx="4">
                  <c:v>10.5875</c:v>
                </c:pt>
                <c:pt idx="5">
                  <c:v>10.5875</c:v>
                </c:pt>
                <c:pt idx="6">
                  <c:v>10.5875</c:v>
                </c:pt>
                <c:pt idx="7">
                  <c:v>10.5875</c:v>
                </c:pt>
                <c:pt idx="8">
                  <c:v>10.5875</c:v>
                </c:pt>
                <c:pt idx="9">
                  <c:v>10.5875</c:v>
                </c:pt>
                <c:pt idx="10">
                  <c:v>10.5875</c:v>
                </c:pt>
                <c:pt idx="11">
                  <c:v>10.5875</c:v>
                </c:pt>
                <c:pt idx="12">
                  <c:v>10.5875</c:v>
                </c:pt>
                <c:pt idx="13">
                  <c:v>10.5875</c:v>
                </c:pt>
                <c:pt idx="14">
                  <c:v>10.5875</c:v>
                </c:pt>
                <c:pt idx="15">
                  <c:v>10.5875</c:v>
                </c:pt>
                <c:pt idx="16">
                  <c:v>10.5875</c:v>
                </c:pt>
                <c:pt idx="17">
                  <c:v>10.5875</c:v>
                </c:pt>
                <c:pt idx="18">
                  <c:v>10.5875</c:v>
                </c:pt>
                <c:pt idx="19">
                  <c:v>10.5875</c:v>
                </c:pt>
                <c:pt idx="20">
                  <c:v>10.5875</c:v>
                </c:pt>
                <c:pt idx="21">
                  <c:v>10.5875</c:v>
                </c:pt>
                <c:pt idx="22">
                  <c:v>10.5875</c:v>
                </c:pt>
                <c:pt idx="23">
                  <c:v>10.5875</c:v>
                </c:pt>
                <c:pt idx="24">
                  <c:v>10.5875</c:v>
                </c:pt>
                <c:pt idx="25">
                  <c:v>10.5875</c:v>
                </c:pt>
                <c:pt idx="26">
                  <c:v>10.5875</c:v>
                </c:pt>
                <c:pt idx="27">
                  <c:v>10.5875</c:v>
                </c:pt>
                <c:pt idx="28">
                  <c:v>10.5875</c:v>
                </c:pt>
                <c:pt idx="29">
                  <c:v>10.5875</c:v>
                </c:pt>
                <c:pt idx="30">
                  <c:v>10.5875</c:v>
                </c:pt>
                <c:pt idx="31">
                  <c:v>10.5875</c:v>
                </c:pt>
                <c:pt idx="32">
                  <c:v>10.5875</c:v>
                </c:pt>
                <c:pt idx="33">
                  <c:v>10.5875</c:v>
                </c:pt>
                <c:pt idx="34">
                  <c:v>10.5875</c:v>
                </c:pt>
                <c:pt idx="35">
                  <c:v>10.5875</c:v>
                </c:pt>
                <c:pt idx="36">
                  <c:v>10.5875</c:v>
                </c:pt>
                <c:pt idx="37">
                  <c:v>10.5875</c:v>
                </c:pt>
                <c:pt idx="38">
                  <c:v>10.5875</c:v>
                </c:pt>
                <c:pt idx="39">
                  <c:v>10.5875</c:v>
                </c:pt>
                <c:pt idx="40">
                  <c:v>10.5875</c:v>
                </c:pt>
                <c:pt idx="41">
                  <c:v>10.5875</c:v>
                </c:pt>
                <c:pt idx="42">
                  <c:v>10.5875</c:v>
                </c:pt>
                <c:pt idx="43">
                  <c:v>10.5875</c:v>
                </c:pt>
                <c:pt idx="44">
                  <c:v>10.5875</c:v>
                </c:pt>
                <c:pt idx="45">
                  <c:v>10.5875</c:v>
                </c:pt>
                <c:pt idx="46">
                  <c:v>10.5875</c:v>
                </c:pt>
                <c:pt idx="47">
                  <c:v>10.5875</c:v>
                </c:pt>
                <c:pt idx="48">
                  <c:v>10.5875</c:v>
                </c:pt>
                <c:pt idx="49">
                  <c:v>10.5875</c:v>
                </c:pt>
                <c:pt idx="50">
                  <c:v>10.5875</c:v>
                </c:pt>
                <c:pt idx="51">
                  <c:v>10.5875</c:v>
                </c:pt>
                <c:pt idx="52">
                  <c:v>10.5875</c:v>
                </c:pt>
                <c:pt idx="53">
                  <c:v>10.5875</c:v>
                </c:pt>
                <c:pt idx="54">
                  <c:v>10.5875</c:v>
                </c:pt>
                <c:pt idx="55">
                  <c:v>10.5875</c:v>
                </c:pt>
                <c:pt idx="56">
                  <c:v>10.5875</c:v>
                </c:pt>
                <c:pt idx="57">
                  <c:v>10.5875</c:v>
                </c:pt>
                <c:pt idx="58">
                  <c:v>10.5875</c:v>
                </c:pt>
                <c:pt idx="59">
                  <c:v>10.5875</c:v>
                </c:pt>
                <c:pt idx="60">
                  <c:v>10.5875</c:v>
                </c:pt>
                <c:pt idx="61">
                  <c:v>10.5875</c:v>
                </c:pt>
                <c:pt idx="62">
                  <c:v>10.5875</c:v>
                </c:pt>
                <c:pt idx="63">
                  <c:v>10.5875</c:v>
                </c:pt>
                <c:pt idx="64">
                  <c:v>10.5875</c:v>
                </c:pt>
                <c:pt idx="65">
                  <c:v>10.5875</c:v>
                </c:pt>
                <c:pt idx="66">
                  <c:v>10.5875</c:v>
                </c:pt>
                <c:pt idx="67">
                  <c:v>10.5875</c:v>
                </c:pt>
                <c:pt idx="68">
                  <c:v>10.5875</c:v>
                </c:pt>
                <c:pt idx="69">
                  <c:v>10.5875</c:v>
                </c:pt>
                <c:pt idx="70">
                  <c:v>10.5875</c:v>
                </c:pt>
                <c:pt idx="71">
                  <c:v>10.5875</c:v>
                </c:pt>
                <c:pt idx="72">
                  <c:v>10.5875</c:v>
                </c:pt>
                <c:pt idx="73">
                  <c:v>10.5875</c:v>
                </c:pt>
                <c:pt idx="74">
                  <c:v>10.5875</c:v>
                </c:pt>
                <c:pt idx="75">
                  <c:v>10.5875</c:v>
                </c:pt>
                <c:pt idx="76">
                  <c:v>10.5875</c:v>
                </c:pt>
                <c:pt idx="77">
                  <c:v>10.5875</c:v>
                </c:pt>
                <c:pt idx="78">
                  <c:v>10.5875</c:v>
                </c:pt>
                <c:pt idx="79">
                  <c:v>10.5875</c:v>
                </c:pt>
                <c:pt idx="80">
                  <c:v>10.5875</c:v>
                </c:pt>
                <c:pt idx="81">
                  <c:v>10.5875</c:v>
                </c:pt>
                <c:pt idx="82">
                  <c:v>10.5875</c:v>
                </c:pt>
                <c:pt idx="83">
                  <c:v>10.5875</c:v>
                </c:pt>
                <c:pt idx="84">
                  <c:v>10.5875</c:v>
                </c:pt>
                <c:pt idx="85">
                  <c:v>10.5875</c:v>
                </c:pt>
                <c:pt idx="86">
                  <c:v>10.5875</c:v>
                </c:pt>
                <c:pt idx="87">
                  <c:v>10.5875</c:v>
                </c:pt>
                <c:pt idx="88">
                  <c:v>10.5875</c:v>
                </c:pt>
                <c:pt idx="89">
                  <c:v>10.5875</c:v>
                </c:pt>
                <c:pt idx="90">
                  <c:v>10.5875</c:v>
                </c:pt>
                <c:pt idx="91">
                  <c:v>10.5875</c:v>
                </c:pt>
                <c:pt idx="92">
                  <c:v>10.5875</c:v>
                </c:pt>
                <c:pt idx="93">
                  <c:v>10.5875</c:v>
                </c:pt>
                <c:pt idx="94">
                  <c:v>10.5875</c:v>
                </c:pt>
                <c:pt idx="95">
                  <c:v>10.5875</c:v>
                </c:pt>
                <c:pt idx="96">
                  <c:v>10.5875</c:v>
                </c:pt>
                <c:pt idx="97">
                  <c:v>10.5875</c:v>
                </c:pt>
                <c:pt idx="98">
                  <c:v>10.5875</c:v>
                </c:pt>
                <c:pt idx="99">
                  <c:v>10.5875</c:v>
                </c:pt>
                <c:pt idx="100">
                  <c:v>10.5875</c:v>
                </c:pt>
                <c:pt idx="101">
                  <c:v>10.5875</c:v>
                </c:pt>
                <c:pt idx="102">
                  <c:v>10.5875</c:v>
                </c:pt>
                <c:pt idx="103">
                  <c:v>10.5875</c:v>
                </c:pt>
                <c:pt idx="104">
                  <c:v>10.5875</c:v>
                </c:pt>
                <c:pt idx="105">
                  <c:v>10.5875</c:v>
                </c:pt>
                <c:pt idx="106">
                  <c:v>10.5875</c:v>
                </c:pt>
                <c:pt idx="107">
                  <c:v>10.5875</c:v>
                </c:pt>
                <c:pt idx="108">
                  <c:v>10.5875</c:v>
                </c:pt>
                <c:pt idx="109">
                  <c:v>10.5875</c:v>
                </c:pt>
                <c:pt idx="110">
                  <c:v>10.5875</c:v>
                </c:pt>
                <c:pt idx="111">
                  <c:v>10.5875</c:v>
                </c:pt>
                <c:pt idx="112">
                  <c:v>10.5875</c:v>
                </c:pt>
                <c:pt idx="113">
                  <c:v>10.5875</c:v>
                </c:pt>
                <c:pt idx="114">
                  <c:v>10.5875</c:v>
                </c:pt>
                <c:pt idx="115">
                  <c:v>10.5875</c:v>
                </c:pt>
                <c:pt idx="116">
                  <c:v>10.5875</c:v>
                </c:pt>
                <c:pt idx="117">
                  <c:v>10.5875</c:v>
                </c:pt>
                <c:pt idx="118">
                  <c:v>10.5875</c:v>
                </c:pt>
                <c:pt idx="119">
                  <c:v>10.5875</c:v>
                </c:pt>
                <c:pt idx="120">
                  <c:v>10.5875</c:v>
                </c:pt>
                <c:pt idx="121">
                  <c:v>10.5875</c:v>
                </c:pt>
                <c:pt idx="122">
                  <c:v>10.5875</c:v>
                </c:pt>
                <c:pt idx="123">
                  <c:v>10.5875</c:v>
                </c:pt>
                <c:pt idx="124">
                  <c:v>10.5875</c:v>
                </c:pt>
                <c:pt idx="125">
                  <c:v>10.5875</c:v>
                </c:pt>
                <c:pt idx="126">
                  <c:v>10.5875</c:v>
                </c:pt>
                <c:pt idx="127">
                  <c:v>10.5875</c:v>
                </c:pt>
                <c:pt idx="128">
                  <c:v>10.5875</c:v>
                </c:pt>
                <c:pt idx="129">
                  <c:v>10.5875</c:v>
                </c:pt>
                <c:pt idx="130">
                  <c:v>10.5875</c:v>
                </c:pt>
                <c:pt idx="131">
                  <c:v>10.5875</c:v>
                </c:pt>
                <c:pt idx="132">
                  <c:v>10.5875</c:v>
                </c:pt>
                <c:pt idx="133">
                  <c:v>10.5875</c:v>
                </c:pt>
                <c:pt idx="134">
                  <c:v>10.5875</c:v>
                </c:pt>
                <c:pt idx="135">
                  <c:v>10.5875</c:v>
                </c:pt>
                <c:pt idx="136">
                  <c:v>10.5875</c:v>
                </c:pt>
                <c:pt idx="137">
                  <c:v>10.5875</c:v>
                </c:pt>
                <c:pt idx="138">
                  <c:v>10.5875</c:v>
                </c:pt>
                <c:pt idx="139">
                  <c:v>10.5875</c:v>
                </c:pt>
                <c:pt idx="140">
                  <c:v>10.5875</c:v>
                </c:pt>
                <c:pt idx="141">
                  <c:v>10.5875</c:v>
                </c:pt>
                <c:pt idx="142">
                  <c:v>10.5875</c:v>
                </c:pt>
                <c:pt idx="143">
                  <c:v>10.5875</c:v>
                </c:pt>
                <c:pt idx="144">
                  <c:v>10.5875</c:v>
                </c:pt>
                <c:pt idx="145">
                  <c:v>10.5875</c:v>
                </c:pt>
                <c:pt idx="146">
                  <c:v>10.5875</c:v>
                </c:pt>
                <c:pt idx="147">
                  <c:v>10.5875</c:v>
                </c:pt>
                <c:pt idx="148">
                  <c:v>10.5875</c:v>
                </c:pt>
                <c:pt idx="149">
                  <c:v>10.5875</c:v>
                </c:pt>
                <c:pt idx="150">
                  <c:v>10.5875</c:v>
                </c:pt>
                <c:pt idx="151">
                  <c:v>10.5875</c:v>
                </c:pt>
                <c:pt idx="152">
                  <c:v>10.5875</c:v>
                </c:pt>
                <c:pt idx="153">
                  <c:v>10.5875</c:v>
                </c:pt>
                <c:pt idx="154">
                  <c:v>10.5875</c:v>
                </c:pt>
                <c:pt idx="155">
                  <c:v>10.5875</c:v>
                </c:pt>
                <c:pt idx="156">
                  <c:v>10.5875</c:v>
                </c:pt>
                <c:pt idx="157">
                  <c:v>10.5875</c:v>
                </c:pt>
                <c:pt idx="158">
                  <c:v>10.5875</c:v>
                </c:pt>
                <c:pt idx="159">
                  <c:v>10.5875</c:v>
                </c:pt>
                <c:pt idx="160">
                  <c:v>10.5875</c:v>
                </c:pt>
                <c:pt idx="161">
                  <c:v>10.5875</c:v>
                </c:pt>
                <c:pt idx="162">
                  <c:v>10.5875</c:v>
                </c:pt>
                <c:pt idx="163">
                  <c:v>10.5875</c:v>
                </c:pt>
                <c:pt idx="164">
                  <c:v>10.5875</c:v>
                </c:pt>
                <c:pt idx="165">
                  <c:v>10.5875</c:v>
                </c:pt>
                <c:pt idx="166">
                  <c:v>10.5875</c:v>
                </c:pt>
                <c:pt idx="167">
                  <c:v>10.5875</c:v>
                </c:pt>
                <c:pt idx="168">
                  <c:v>10.5875</c:v>
                </c:pt>
                <c:pt idx="169">
                  <c:v>10.5875</c:v>
                </c:pt>
                <c:pt idx="170">
                  <c:v>10.5875</c:v>
                </c:pt>
                <c:pt idx="171">
                  <c:v>10.5875</c:v>
                </c:pt>
                <c:pt idx="172">
                  <c:v>10.5875</c:v>
                </c:pt>
                <c:pt idx="173">
                  <c:v>10.5875</c:v>
                </c:pt>
                <c:pt idx="174">
                  <c:v>10.5875</c:v>
                </c:pt>
                <c:pt idx="175">
                  <c:v>10.5875</c:v>
                </c:pt>
                <c:pt idx="176">
                  <c:v>10.5875</c:v>
                </c:pt>
                <c:pt idx="177">
                  <c:v>10.5875</c:v>
                </c:pt>
                <c:pt idx="178">
                  <c:v>10.5875</c:v>
                </c:pt>
                <c:pt idx="179">
                  <c:v>10.5875</c:v>
                </c:pt>
                <c:pt idx="180">
                  <c:v>10.5875</c:v>
                </c:pt>
                <c:pt idx="181">
                  <c:v>10.5875</c:v>
                </c:pt>
                <c:pt idx="182">
                  <c:v>10.5875</c:v>
                </c:pt>
                <c:pt idx="183">
                  <c:v>10.5875</c:v>
                </c:pt>
                <c:pt idx="184">
                  <c:v>10.5875</c:v>
                </c:pt>
                <c:pt idx="185">
                  <c:v>10.5875</c:v>
                </c:pt>
                <c:pt idx="186">
                  <c:v>10.5875</c:v>
                </c:pt>
                <c:pt idx="187">
                  <c:v>10.5875</c:v>
                </c:pt>
                <c:pt idx="188">
                  <c:v>10.5875</c:v>
                </c:pt>
                <c:pt idx="189">
                  <c:v>10.5875</c:v>
                </c:pt>
                <c:pt idx="190">
                  <c:v>10.5875</c:v>
                </c:pt>
                <c:pt idx="191">
                  <c:v>10.5875</c:v>
                </c:pt>
                <c:pt idx="192">
                  <c:v>10.5875</c:v>
                </c:pt>
                <c:pt idx="193">
                  <c:v>10.5875</c:v>
                </c:pt>
                <c:pt idx="194">
                  <c:v>10.5875</c:v>
                </c:pt>
                <c:pt idx="195">
                  <c:v>10.5875</c:v>
                </c:pt>
                <c:pt idx="196">
                  <c:v>10.5875</c:v>
                </c:pt>
                <c:pt idx="197">
                  <c:v>10.5875</c:v>
                </c:pt>
                <c:pt idx="198">
                  <c:v>10.5875</c:v>
                </c:pt>
                <c:pt idx="199">
                  <c:v>10.5875</c:v>
                </c:pt>
                <c:pt idx="200">
                  <c:v>10.5875</c:v>
                </c:pt>
                <c:pt idx="201">
                  <c:v>10.5875</c:v>
                </c:pt>
                <c:pt idx="202">
                  <c:v>10.5875</c:v>
                </c:pt>
                <c:pt idx="203">
                  <c:v>10.5875</c:v>
                </c:pt>
                <c:pt idx="204">
                  <c:v>10.5875</c:v>
                </c:pt>
                <c:pt idx="205">
                  <c:v>10.5875</c:v>
                </c:pt>
                <c:pt idx="206">
                  <c:v>10.5875</c:v>
                </c:pt>
                <c:pt idx="207">
                  <c:v>10.5875</c:v>
                </c:pt>
                <c:pt idx="208">
                  <c:v>10.5875</c:v>
                </c:pt>
                <c:pt idx="209">
                  <c:v>10.5875</c:v>
                </c:pt>
                <c:pt idx="210">
                  <c:v>10.5875</c:v>
                </c:pt>
                <c:pt idx="211">
                  <c:v>10.5875</c:v>
                </c:pt>
                <c:pt idx="212">
                  <c:v>10.5875</c:v>
                </c:pt>
                <c:pt idx="213">
                  <c:v>10.5875</c:v>
                </c:pt>
                <c:pt idx="214">
                  <c:v>10.5875</c:v>
                </c:pt>
                <c:pt idx="215">
                  <c:v>10.5875</c:v>
                </c:pt>
                <c:pt idx="216">
                  <c:v>10.5875</c:v>
                </c:pt>
                <c:pt idx="217">
                  <c:v>10.5875</c:v>
                </c:pt>
                <c:pt idx="218">
                  <c:v>10.5875</c:v>
                </c:pt>
                <c:pt idx="219">
                  <c:v>10.5875</c:v>
                </c:pt>
                <c:pt idx="220">
                  <c:v>10.5875</c:v>
                </c:pt>
                <c:pt idx="221">
                  <c:v>10.5875</c:v>
                </c:pt>
                <c:pt idx="222">
                  <c:v>10.5875</c:v>
                </c:pt>
                <c:pt idx="223">
                  <c:v>10.5875</c:v>
                </c:pt>
                <c:pt idx="224">
                  <c:v>10.5875</c:v>
                </c:pt>
                <c:pt idx="225">
                  <c:v>10.5875</c:v>
                </c:pt>
                <c:pt idx="226">
                  <c:v>10.5875</c:v>
                </c:pt>
                <c:pt idx="227">
                  <c:v>10.5875</c:v>
                </c:pt>
                <c:pt idx="228">
                  <c:v>10.5875</c:v>
                </c:pt>
                <c:pt idx="229">
                  <c:v>10.5875</c:v>
                </c:pt>
                <c:pt idx="230">
                  <c:v>10.5875</c:v>
                </c:pt>
                <c:pt idx="231">
                  <c:v>10.5875</c:v>
                </c:pt>
                <c:pt idx="232">
                  <c:v>10.5875</c:v>
                </c:pt>
                <c:pt idx="233">
                  <c:v>10.5875</c:v>
                </c:pt>
                <c:pt idx="234">
                  <c:v>10.5875</c:v>
                </c:pt>
                <c:pt idx="235">
                  <c:v>10.5875</c:v>
                </c:pt>
                <c:pt idx="236">
                  <c:v>10.5875</c:v>
                </c:pt>
                <c:pt idx="237">
                  <c:v>10.5875</c:v>
                </c:pt>
                <c:pt idx="238">
                  <c:v>10.5875</c:v>
                </c:pt>
                <c:pt idx="239">
                  <c:v>10.5875</c:v>
                </c:pt>
                <c:pt idx="240">
                  <c:v>10.5875</c:v>
                </c:pt>
                <c:pt idx="241">
                  <c:v>10.5875</c:v>
                </c:pt>
                <c:pt idx="242">
                  <c:v>10.5875</c:v>
                </c:pt>
                <c:pt idx="243">
                  <c:v>10.5875</c:v>
                </c:pt>
                <c:pt idx="244">
                  <c:v>10.5875</c:v>
                </c:pt>
                <c:pt idx="245">
                  <c:v>10.5875</c:v>
                </c:pt>
                <c:pt idx="246">
                  <c:v>10.5875</c:v>
                </c:pt>
                <c:pt idx="247">
                  <c:v>10.5875</c:v>
                </c:pt>
                <c:pt idx="248">
                  <c:v>10.5875</c:v>
                </c:pt>
                <c:pt idx="249">
                  <c:v>10.5875</c:v>
                </c:pt>
                <c:pt idx="250">
                  <c:v>10.5875</c:v>
                </c:pt>
                <c:pt idx="251">
                  <c:v>10.5875</c:v>
                </c:pt>
                <c:pt idx="252">
                  <c:v>10.5875</c:v>
                </c:pt>
                <c:pt idx="253">
                  <c:v>10.5875</c:v>
                </c:pt>
                <c:pt idx="254">
                  <c:v>10.5875</c:v>
                </c:pt>
                <c:pt idx="255">
                  <c:v>10.5875</c:v>
                </c:pt>
                <c:pt idx="256">
                  <c:v>10.5875</c:v>
                </c:pt>
                <c:pt idx="257">
                  <c:v>10.5875</c:v>
                </c:pt>
                <c:pt idx="258">
                  <c:v>10.5875</c:v>
                </c:pt>
                <c:pt idx="259">
                  <c:v>10.5875</c:v>
                </c:pt>
                <c:pt idx="260">
                  <c:v>10.5875</c:v>
                </c:pt>
                <c:pt idx="261">
                  <c:v>10.5875</c:v>
                </c:pt>
                <c:pt idx="262">
                  <c:v>10.5875</c:v>
                </c:pt>
                <c:pt idx="263">
                  <c:v>10.5875</c:v>
                </c:pt>
                <c:pt idx="264">
                  <c:v>10.5875</c:v>
                </c:pt>
                <c:pt idx="265">
                  <c:v>10.5875</c:v>
                </c:pt>
                <c:pt idx="266">
                  <c:v>10.5875</c:v>
                </c:pt>
                <c:pt idx="267">
                  <c:v>10.5875</c:v>
                </c:pt>
                <c:pt idx="268">
                  <c:v>10.5875</c:v>
                </c:pt>
                <c:pt idx="269">
                  <c:v>10.5875</c:v>
                </c:pt>
                <c:pt idx="270">
                  <c:v>10.5875</c:v>
                </c:pt>
                <c:pt idx="271">
                  <c:v>10.5875</c:v>
                </c:pt>
                <c:pt idx="272">
                  <c:v>10.5875</c:v>
                </c:pt>
                <c:pt idx="273">
                  <c:v>10.5875</c:v>
                </c:pt>
                <c:pt idx="274">
                  <c:v>10.5875</c:v>
                </c:pt>
                <c:pt idx="275">
                  <c:v>10.5875</c:v>
                </c:pt>
                <c:pt idx="276">
                  <c:v>10.5875</c:v>
                </c:pt>
                <c:pt idx="277">
                  <c:v>10.5875</c:v>
                </c:pt>
                <c:pt idx="278">
                  <c:v>10.5875</c:v>
                </c:pt>
                <c:pt idx="279">
                  <c:v>10.5875</c:v>
                </c:pt>
                <c:pt idx="280">
                  <c:v>10.5875</c:v>
                </c:pt>
                <c:pt idx="281">
                  <c:v>10.5875</c:v>
                </c:pt>
                <c:pt idx="282">
                  <c:v>10.5875</c:v>
                </c:pt>
                <c:pt idx="283">
                  <c:v>10.5875</c:v>
                </c:pt>
                <c:pt idx="284">
                  <c:v>10.5875</c:v>
                </c:pt>
                <c:pt idx="285">
                  <c:v>10.5875</c:v>
                </c:pt>
                <c:pt idx="286">
                  <c:v>10.5875</c:v>
                </c:pt>
                <c:pt idx="287">
                  <c:v>10.5875</c:v>
                </c:pt>
                <c:pt idx="288">
                  <c:v>10.5875</c:v>
                </c:pt>
                <c:pt idx="289">
                  <c:v>10.5875</c:v>
                </c:pt>
                <c:pt idx="290">
                  <c:v>10.5875</c:v>
                </c:pt>
                <c:pt idx="291">
                  <c:v>10.5875</c:v>
                </c:pt>
                <c:pt idx="292">
                  <c:v>10.5875</c:v>
                </c:pt>
                <c:pt idx="293">
                  <c:v>10.5875</c:v>
                </c:pt>
                <c:pt idx="294">
                  <c:v>10.5875</c:v>
                </c:pt>
                <c:pt idx="295">
                  <c:v>10.5875</c:v>
                </c:pt>
                <c:pt idx="296">
                  <c:v>10.5875</c:v>
                </c:pt>
                <c:pt idx="297">
                  <c:v>10.5875</c:v>
                </c:pt>
                <c:pt idx="298">
                  <c:v>10.5875</c:v>
                </c:pt>
                <c:pt idx="299">
                  <c:v>10.5875</c:v>
                </c:pt>
                <c:pt idx="300">
                  <c:v>10.5875</c:v>
                </c:pt>
                <c:pt idx="301">
                  <c:v>10.5875</c:v>
                </c:pt>
                <c:pt idx="302">
                  <c:v>10.5875</c:v>
                </c:pt>
                <c:pt idx="303">
                  <c:v>10.5875</c:v>
                </c:pt>
                <c:pt idx="304">
                  <c:v>10.5875</c:v>
                </c:pt>
                <c:pt idx="305">
                  <c:v>10.5875</c:v>
                </c:pt>
                <c:pt idx="306">
                  <c:v>10.5875</c:v>
                </c:pt>
                <c:pt idx="307">
                  <c:v>10.5875</c:v>
                </c:pt>
                <c:pt idx="308">
                  <c:v>10.5875</c:v>
                </c:pt>
                <c:pt idx="309">
                  <c:v>10.5875</c:v>
                </c:pt>
                <c:pt idx="310">
                  <c:v>10.5875</c:v>
                </c:pt>
                <c:pt idx="311">
                  <c:v>10.5875</c:v>
                </c:pt>
                <c:pt idx="312">
                  <c:v>10.5875</c:v>
                </c:pt>
                <c:pt idx="313">
                  <c:v>10.5875</c:v>
                </c:pt>
                <c:pt idx="314">
                  <c:v>10.5875</c:v>
                </c:pt>
                <c:pt idx="315">
                  <c:v>10.5875</c:v>
                </c:pt>
                <c:pt idx="316">
                  <c:v>10.5875</c:v>
                </c:pt>
                <c:pt idx="317">
                  <c:v>10.5875</c:v>
                </c:pt>
                <c:pt idx="318">
                  <c:v>10.5875</c:v>
                </c:pt>
                <c:pt idx="319">
                  <c:v>10.5875</c:v>
                </c:pt>
                <c:pt idx="320">
                  <c:v>10.5875</c:v>
                </c:pt>
                <c:pt idx="321">
                  <c:v>10.5875</c:v>
                </c:pt>
                <c:pt idx="322">
                  <c:v>10.5875</c:v>
                </c:pt>
                <c:pt idx="323">
                  <c:v>10.5875</c:v>
                </c:pt>
                <c:pt idx="324">
                  <c:v>10.5875</c:v>
                </c:pt>
                <c:pt idx="325">
                  <c:v>10.5875</c:v>
                </c:pt>
                <c:pt idx="326">
                  <c:v>10.5875</c:v>
                </c:pt>
                <c:pt idx="327">
                  <c:v>10.5875</c:v>
                </c:pt>
                <c:pt idx="328">
                  <c:v>10.5875</c:v>
                </c:pt>
                <c:pt idx="329">
                  <c:v>10.5875</c:v>
                </c:pt>
                <c:pt idx="330">
                  <c:v>10.5875</c:v>
                </c:pt>
                <c:pt idx="331">
                  <c:v>10.5875</c:v>
                </c:pt>
                <c:pt idx="332">
                  <c:v>10.5875</c:v>
                </c:pt>
                <c:pt idx="333">
                  <c:v>10.5875</c:v>
                </c:pt>
                <c:pt idx="334">
                  <c:v>10.5875</c:v>
                </c:pt>
                <c:pt idx="335">
                  <c:v>10.5875</c:v>
                </c:pt>
                <c:pt idx="336">
                  <c:v>10.5875</c:v>
                </c:pt>
                <c:pt idx="337">
                  <c:v>10.5875</c:v>
                </c:pt>
                <c:pt idx="338">
                  <c:v>10.5875</c:v>
                </c:pt>
                <c:pt idx="339">
                  <c:v>10.5875</c:v>
                </c:pt>
                <c:pt idx="340">
                  <c:v>10.5875</c:v>
                </c:pt>
                <c:pt idx="341">
                  <c:v>10.5875</c:v>
                </c:pt>
                <c:pt idx="342">
                  <c:v>10.5875</c:v>
                </c:pt>
                <c:pt idx="343">
                  <c:v>10.5875</c:v>
                </c:pt>
                <c:pt idx="344">
                  <c:v>10.5875</c:v>
                </c:pt>
                <c:pt idx="345">
                  <c:v>10.5875</c:v>
                </c:pt>
                <c:pt idx="346">
                  <c:v>10.5875</c:v>
                </c:pt>
                <c:pt idx="347">
                  <c:v>10.5875</c:v>
                </c:pt>
                <c:pt idx="348">
                  <c:v>10.5875</c:v>
                </c:pt>
                <c:pt idx="349">
                  <c:v>10.5875</c:v>
                </c:pt>
                <c:pt idx="350">
                  <c:v>10.5875</c:v>
                </c:pt>
                <c:pt idx="351">
                  <c:v>10.5875</c:v>
                </c:pt>
                <c:pt idx="352">
                  <c:v>10.5875</c:v>
                </c:pt>
                <c:pt idx="353">
                  <c:v>10.5875</c:v>
                </c:pt>
                <c:pt idx="354">
                  <c:v>10.5875</c:v>
                </c:pt>
                <c:pt idx="355">
                  <c:v>10.5875</c:v>
                </c:pt>
                <c:pt idx="356">
                  <c:v>10.5875</c:v>
                </c:pt>
                <c:pt idx="357">
                  <c:v>10.5875</c:v>
                </c:pt>
                <c:pt idx="358">
                  <c:v>10.5875</c:v>
                </c:pt>
                <c:pt idx="359">
                  <c:v>10.5875</c:v>
                </c:pt>
                <c:pt idx="360">
                  <c:v>10.5875</c:v>
                </c:pt>
                <c:pt idx="361">
                  <c:v>10.5875</c:v>
                </c:pt>
                <c:pt idx="362">
                  <c:v>10.5875</c:v>
                </c:pt>
                <c:pt idx="363">
                  <c:v>10.5875</c:v>
                </c:pt>
                <c:pt idx="364">
                  <c:v>10.5875</c:v>
                </c:pt>
                <c:pt idx="365">
                  <c:v>10.5875</c:v>
                </c:pt>
                <c:pt idx="366">
                  <c:v>10.5875</c:v>
                </c:pt>
                <c:pt idx="367">
                  <c:v>10.5875</c:v>
                </c:pt>
                <c:pt idx="368">
                  <c:v>10.5875</c:v>
                </c:pt>
                <c:pt idx="369">
                  <c:v>10.5875</c:v>
                </c:pt>
                <c:pt idx="370">
                  <c:v>10.5875</c:v>
                </c:pt>
                <c:pt idx="371">
                  <c:v>10.5875</c:v>
                </c:pt>
                <c:pt idx="372">
                  <c:v>10.5875</c:v>
                </c:pt>
                <c:pt idx="373">
                  <c:v>10.5875</c:v>
                </c:pt>
                <c:pt idx="374">
                  <c:v>10.5875</c:v>
                </c:pt>
                <c:pt idx="375">
                  <c:v>10.5875</c:v>
                </c:pt>
                <c:pt idx="376">
                  <c:v>10.5875</c:v>
                </c:pt>
                <c:pt idx="377">
                  <c:v>10.5875</c:v>
                </c:pt>
                <c:pt idx="378">
                  <c:v>10.5875</c:v>
                </c:pt>
                <c:pt idx="379">
                  <c:v>10.5875</c:v>
                </c:pt>
                <c:pt idx="380">
                  <c:v>10.5875</c:v>
                </c:pt>
                <c:pt idx="381">
                  <c:v>10.5875</c:v>
                </c:pt>
                <c:pt idx="382">
                  <c:v>10.5875</c:v>
                </c:pt>
                <c:pt idx="383">
                  <c:v>10.5875</c:v>
                </c:pt>
                <c:pt idx="384">
                  <c:v>10.5875</c:v>
                </c:pt>
                <c:pt idx="385">
                  <c:v>10.5875</c:v>
                </c:pt>
                <c:pt idx="386">
                  <c:v>10.5875</c:v>
                </c:pt>
                <c:pt idx="387">
                  <c:v>10.5875</c:v>
                </c:pt>
                <c:pt idx="388">
                  <c:v>10.5875</c:v>
                </c:pt>
                <c:pt idx="389">
                  <c:v>10.5875</c:v>
                </c:pt>
                <c:pt idx="390">
                  <c:v>10.5875</c:v>
                </c:pt>
                <c:pt idx="391">
                  <c:v>10.5875</c:v>
                </c:pt>
                <c:pt idx="392">
                  <c:v>10.5875</c:v>
                </c:pt>
                <c:pt idx="393">
                  <c:v>10.5875</c:v>
                </c:pt>
                <c:pt idx="394">
                  <c:v>10.5875</c:v>
                </c:pt>
                <c:pt idx="395">
                  <c:v>10.5875</c:v>
                </c:pt>
                <c:pt idx="396">
                  <c:v>10.5875</c:v>
                </c:pt>
                <c:pt idx="397">
                  <c:v>10.5875</c:v>
                </c:pt>
                <c:pt idx="398">
                  <c:v>10.5875</c:v>
                </c:pt>
                <c:pt idx="399">
                  <c:v>10.5875</c:v>
                </c:pt>
                <c:pt idx="400">
                  <c:v>10.5875</c:v>
                </c:pt>
                <c:pt idx="401">
                  <c:v>10.5875</c:v>
                </c:pt>
                <c:pt idx="402">
                  <c:v>10.5875</c:v>
                </c:pt>
                <c:pt idx="403">
                  <c:v>10.5875</c:v>
                </c:pt>
                <c:pt idx="404">
                  <c:v>10.5875</c:v>
                </c:pt>
                <c:pt idx="405">
                  <c:v>10.5875</c:v>
                </c:pt>
                <c:pt idx="406">
                  <c:v>10.5875</c:v>
                </c:pt>
                <c:pt idx="407">
                  <c:v>10.5875</c:v>
                </c:pt>
                <c:pt idx="408">
                  <c:v>10.5875</c:v>
                </c:pt>
                <c:pt idx="409">
                  <c:v>10.5875</c:v>
                </c:pt>
                <c:pt idx="410">
                  <c:v>10.5875</c:v>
                </c:pt>
                <c:pt idx="411">
                  <c:v>10.5875</c:v>
                </c:pt>
                <c:pt idx="412">
                  <c:v>10.5875</c:v>
                </c:pt>
                <c:pt idx="413">
                  <c:v>10.5875</c:v>
                </c:pt>
                <c:pt idx="414">
                  <c:v>10.5875</c:v>
                </c:pt>
                <c:pt idx="415">
                  <c:v>10.5875</c:v>
                </c:pt>
                <c:pt idx="416">
                  <c:v>10.5875</c:v>
                </c:pt>
                <c:pt idx="417">
                  <c:v>10.5875</c:v>
                </c:pt>
                <c:pt idx="418">
                  <c:v>10.5875</c:v>
                </c:pt>
                <c:pt idx="419">
                  <c:v>10.5875</c:v>
                </c:pt>
                <c:pt idx="420">
                  <c:v>10.5875</c:v>
                </c:pt>
                <c:pt idx="421">
                  <c:v>10.5875</c:v>
                </c:pt>
                <c:pt idx="422">
                  <c:v>10.5875</c:v>
                </c:pt>
                <c:pt idx="423">
                  <c:v>10.5875</c:v>
                </c:pt>
                <c:pt idx="424">
                  <c:v>10.5875</c:v>
                </c:pt>
                <c:pt idx="425">
                  <c:v>10.5875</c:v>
                </c:pt>
                <c:pt idx="426">
                  <c:v>10.5875</c:v>
                </c:pt>
                <c:pt idx="427">
                  <c:v>10.5875</c:v>
                </c:pt>
                <c:pt idx="428">
                  <c:v>10.5875</c:v>
                </c:pt>
                <c:pt idx="429">
                  <c:v>10.5875</c:v>
                </c:pt>
                <c:pt idx="430">
                  <c:v>10.5875</c:v>
                </c:pt>
                <c:pt idx="431">
                  <c:v>10.5875</c:v>
                </c:pt>
                <c:pt idx="432">
                  <c:v>10.5875</c:v>
                </c:pt>
                <c:pt idx="433">
                  <c:v>10.5875</c:v>
                </c:pt>
                <c:pt idx="434">
                  <c:v>10.5875</c:v>
                </c:pt>
                <c:pt idx="435">
                  <c:v>10.5875</c:v>
                </c:pt>
                <c:pt idx="436">
                  <c:v>10.5875</c:v>
                </c:pt>
                <c:pt idx="437">
                  <c:v>10.5875</c:v>
                </c:pt>
                <c:pt idx="438">
                  <c:v>10.5875</c:v>
                </c:pt>
                <c:pt idx="439">
                  <c:v>10.5875</c:v>
                </c:pt>
                <c:pt idx="440">
                  <c:v>10.5875</c:v>
                </c:pt>
                <c:pt idx="441">
                  <c:v>10.5875</c:v>
                </c:pt>
                <c:pt idx="442">
                  <c:v>10.5875</c:v>
                </c:pt>
                <c:pt idx="443">
                  <c:v>10.5875</c:v>
                </c:pt>
                <c:pt idx="444">
                  <c:v>10.5875</c:v>
                </c:pt>
                <c:pt idx="445">
                  <c:v>10.5875</c:v>
                </c:pt>
                <c:pt idx="446">
                  <c:v>10.5875</c:v>
                </c:pt>
                <c:pt idx="447">
                  <c:v>10.5875</c:v>
                </c:pt>
                <c:pt idx="448">
                  <c:v>10.5875</c:v>
                </c:pt>
                <c:pt idx="449">
                  <c:v>10.5875</c:v>
                </c:pt>
                <c:pt idx="450">
                  <c:v>10.5875</c:v>
                </c:pt>
                <c:pt idx="451">
                  <c:v>10.5875</c:v>
                </c:pt>
                <c:pt idx="452">
                  <c:v>10.5875</c:v>
                </c:pt>
                <c:pt idx="453">
                  <c:v>10.5875</c:v>
                </c:pt>
                <c:pt idx="454">
                  <c:v>10.5875</c:v>
                </c:pt>
                <c:pt idx="455">
                  <c:v>10.5875</c:v>
                </c:pt>
                <c:pt idx="456">
                  <c:v>10.5875</c:v>
                </c:pt>
                <c:pt idx="457">
                  <c:v>10.5875</c:v>
                </c:pt>
                <c:pt idx="458">
                  <c:v>10.5875</c:v>
                </c:pt>
                <c:pt idx="459">
                  <c:v>10.5875</c:v>
                </c:pt>
                <c:pt idx="460">
                  <c:v>10.5875</c:v>
                </c:pt>
                <c:pt idx="461">
                  <c:v>10.5875</c:v>
                </c:pt>
                <c:pt idx="462">
                  <c:v>10.5875</c:v>
                </c:pt>
                <c:pt idx="463">
                  <c:v>10.5875</c:v>
                </c:pt>
                <c:pt idx="464">
                  <c:v>10.5875</c:v>
                </c:pt>
                <c:pt idx="465">
                  <c:v>10.5875</c:v>
                </c:pt>
                <c:pt idx="466">
                  <c:v>10.5875</c:v>
                </c:pt>
                <c:pt idx="467">
                  <c:v>10.5875</c:v>
                </c:pt>
                <c:pt idx="468">
                  <c:v>10.5875</c:v>
                </c:pt>
                <c:pt idx="469">
                  <c:v>10.5875</c:v>
                </c:pt>
                <c:pt idx="470">
                  <c:v>10.5875</c:v>
                </c:pt>
                <c:pt idx="471">
                  <c:v>10.5875</c:v>
                </c:pt>
                <c:pt idx="472">
                  <c:v>10.5875</c:v>
                </c:pt>
                <c:pt idx="473">
                  <c:v>10.5875</c:v>
                </c:pt>
                <c:pt idx="474">
                  <c:v>10.5875</c:v>
                </c:pt>
                <c:pt idx="475">
                  <c:v>10.5875</c:v>
                </c:pt>
                <c:pt idx="476">
                  <c:v>10.5875</c:v>
                </c:pt>
                <c:pt idx="477">
                  <c:v>10.5875</c:v>
                </c:pt>
                <c:pt idx="478">
                  <c:v>10.5875</c:v>
                </c:pt>
                <c:pt idx="479">
                  <c:v>10.5875</c:v>
                </c:pt>
                <c:pt idx="480">
                  <c:v>10.5875</c:v>
                </c:pt>
                <c:pt idx="481">
                  <c:v>10.5875</c:v>
                </c:pt>
                <c:pt idx="482">
                  <c:v>10.5875</c:v>
                </c:pt>
                <c:pt idx="483">
                  <c:v>10.5875</c:v>
                </c:pt>
                <c:pt idx="484">
                  <c:v>10.5875</c:v>
                </c:pt>
                <c:pt idx="485">
                  <c:v>10.5875</c:v>
                </c:pt>
                <c:pt idx="486">
                  <c:v>10.5875</c:v>
                </c:pt>
                <c:pt idx="487">
                  <c:v>10.5875</c:v>
                </c:pt>
                <c:pt idx="488">
                  <c:v>10.5875</c:v>
                </c:pt>
                <c:pt idx="489">
                  <c:v>10.5875</c:v>
                </c:pt>
                <c:pt idx="490">
                  <c:v>10.5875</c:v>
                </c:pt>
                <c:pt idx="491">
                  <c:v>10.5875</c:v>
                </c:pt>
                <c:pt idx="492">
                  <c:v>10.5875</c:v>
                </c:pt>
                <c:pt idx="493">
                  <c:v>10.5875</c:v>
                </c:pt>
                <c:pt idx="494">
                  <c:v>10.5875</c:v>
                </c:pt>
                <c:pt idx="495">
                  <c:v>10.5875</c:v>
                </c:pt>
                <c:pt idx="496">
                  <c:v>10.5875</c:v>
                </c:pt>
                <c:pt idx="497">
                  <c:v>10.5875</c:v>
                </c:pt>
                <c:pt idx="498">
                  <c:v>10.5875</c:v>
                </c:pt>
                <c:pt idx="499">
                  <c:v>10.5875</c:v>
                </c:pt>
                <c:pt idx="500">
                  <c:v>10.5875</c:v>
                </c:pt>
                <c:pt idx="501">
                  <c:v>10.5875</c:v>
                </c:pt>
                <c:pt idx="502">
                  <c:v>10.5875</c:v>
                </c:pt>
                <c:pt idx="503">
                  <c:v>10.5875</c:v>
                </c:pt>
                <c:pt idx="504">
                  <c:v>10.5875</c:v>
                </c:pt>
                <c:pt idx="505">
                  <c:v>10.5875</c:v>
                </c:pt>
                <c:pt idx="506">
                  <c:v>10.5875</c:v>
                </c:pt>
                <c:pt idx="507">
                  <c:v>10.5875</c:v>
                </c:pt>
                <c:pt idx="508">
                  <c:v>10.5875</c:v>
                </c:pt>
                <c:pt idx="509">
                  <c:v>10.5875</c:v>
                </c:pt>
                <c:pt idx="510">
                  <c:v>10.5875</c:v>
                </c:pt>
                <c:pt idx="511">
                  <c:v>10.5875</c:v>
                </c:pt>
                <c:pt idx="512">
                  <c:v>10.5875</c:v>
                </c:pt>
                <c:pt idx="513">
                  <c:v>10.5875</c:v>
                </c:pt>
                <c:pt idx="514">
                  <c:v>10.5875</c:v>
                </c:pt>
                <c:pt idx="515">
                  <c:v>10.5875</c:v>
                </c:pt>
                <c:pt idx="516">
                  <c:v>10.5875</c:v>
                </c:pt>
                <c:pt idx="517">
                  <c:v>10.5875</c:v>
                </c:pt>
                <c:pt idx="518">
                  <c:v>10.5875</c:v>
                </c:pt>
                <c:pt idx="519">
                  <c:v>10.5875</c:v>
                </c:pt>
                <c:pt idx="520">
                  <c:v>10.5875</c:v>
                </c:pt>
                <c:pt idx="521">
                  <c:v>10.5875</c:v>
                </c:pt>
                <c:pt idx="522">
                  <c:v>10.5875</c:v>
                </c:pt>
                <c:pt idx="523">
                  <c:v>10.5875</c:v>
                </c:pt>
                <c:pt idx="524">
                  <c:v>10.5875</c:v>
                </c:pt>
                <c:pt idx="525">
                  <c:v>10.5875</c:v>
                </c:pt>
                <c:pt idx="526">
                  <c:v>10.5875</c:v>
                </c:pt>
                <c:pt idx="527">
                  <c:v>10.5875</c:v>
                </c:pt>
                <c:pt idx="528">
                  <c:v>10.5875</c:v>
                </c:pt>
                <c:pt idx="529">
                  <c:v>10.5875</c:v>
                </c:pt>
                <c:pt idx="530">
                  <c:v>10.5875</c:v>
                </c:pt>
                <c:pt idx="531">
                  <c:v>10.5875</c:v>
                </c:pt>
                <c:pt idx="532">
                  <c:v>10.5875</c:v>
                </c:pt>
                <c:pt idx="533">
                  <c:v>10.5875</c:v>
                </c:pt>
                <c:pt idx="534">
                  <c:v>10.5875</c:v>
                </c:pt>
                <c:pt idx="535">
                  <c:v>10.5875</c:v>
                </c:pt>
                <c:pt idx="536">
                  <c:v>10.5875</c:v>
                </c:pt>
                <c:pt idx="537">
                  <c:v>10.5875</c:v>
                </c:pt>
                <c:pt idx="538">
                  <c:v>10.5875</c:v>
                </c:pt>
                <c:pt idx="539">
                  <c:v>10.5875</c:v>
                </c:pt>
                <c:pt idx="540">
                  <c:v>10.5875</c:v>
                </c:pt>
                <c:pt idx="541">
                  <c:v>10.5875</c:v>
                </c:pt>
                <c:pt idx="542">
                  <c:v>10.5875</c:v>
                </c:pt>
                <c:pt idx="543">
                  <c:v>10.5875</c:v>
                </c:pt>
                <c:pt idx="544">
                  <c:v>10.5875</c:v>
                </c:pt>
                <c:pt idx="545">
                  <c:v>10.5875</c:v>
                </c:pt>
                <c:pt idx="546">
                  <c:v>10.5875</c:v>
                </c:pt>
                <c:pt idx="547">
                  <c:v>10.5875</c:v>
                </c:pt>
                <c:pt idx="548">
                  <c:v>10.5875</c:v>
                </c:pt>
                <c:pt idx="549">
                  <c:v>10.5875</c:v>
                </c:pt>
                <c:pt idx="550">
                  <c:v>10.5875</c:v>
                </c:pt>
                <c:pt idx="551">
                  <c:v>10.5875</c:v>
                </c:pt>
                <c:pt idx="552">
                  <c:v>10.5875</c:v>
                </c:pt>
                <c:pt idx="553">
                  <c:v>10.5875</c:v>
                </c:pt>
                <c:pt idx="554">
                  <c:v>10.5875</c:v>
                </c:pt>
                <c:pt idx="555">
                  <c:v>10.5875</c:v>
                </c:pt>
                <c:pt idx="556">
                  <c:v>10.5875</c:v>
                </c:pt>
                <c:pt idx="557">
                  <c:v>10.5875</c:v>
                </c:pt>
                <c:pt idx="558">
                  <c:v>10.5875</c:v>
                </c:pt>
                <c:pt idx="559">
                  <c:v>10.5875</c:v>
                </c:pt>
                <c:pt idx="560">
                  <c:v>10.5875</c:v>
                </c:pt>
                <c:pt idx="561">
                  <c:v>10.5875</c:v>
                </c:pt>
                <c:pt idx="562">
                  <c:v>10.5875</c:v>
                </c:pt>
                <c:pt idx="563">
                  <c:v>10.5875</c:v>
                </c:pt>
                <c:pt idx="564">
                  <c:v>10.5875</c:v>
                </c:pt>
                <c:pt idx="565">
                  <c:v>10.5875</c:v>
                </c:pt>
                <c:pt idx="566">
                  <c:v>10.5875</c:v>
                </c:pt>
                <c:pt idx="567">
                  <c:v>10.5875</c:v>
                </c:pt>
                <c:pt idx="568">
                  <c:v>10.5875</c:v>
                </c:pt>
                <c:pt idx="569">
                  <c:v>10.5875</c:v>
                </c:pt>
                <c:pt idx="570">
                  <c:v>10.5875</c:v>
                </c:pt>
                <c:pt idx="571">
                  <c:v>10.5875</c:v>
                </c:pt>
                <c:pt idx="572">
                  <c:v>10.5875</c:v>
                </c:pt>
                <c:pt idx="573">
                  <c:v>10.5875</c:v>
                </c:pt>
                <c:pt idx="574">
                  <c:v>10.5875</c:v>
                </c:pt>
                <c:pt idx="575">
                  <c:v>10.5875</c:v>
                </c:pt>
                <c:pt idx="576">
                  <c:v>10.5875</c:v>
                </c:pt>
                <c:pt idx="577">
                  <c:v>10.5875</c:v>
                </c:pt>
                <c:pt idx="578">
                  <c:v>10.5875</c:v>
                </c:pt>
                <c:pt idx="579">
                  <c:v>10.5875</c:v>
                </c:pt>
                <c:pt idx="580">
                  <c:v>10.5875</c:v>
                </c:pt>
                <c:pt idx="581">
                  <c:v>10.5875</c:v>
                </c:pt>
                <c:pt idx="582">
                  <c:v>10.5875</c:v>
                </c:pt>
                <c:pt idx="583">
                  <c:v>10.5875</c:v>
                </c:pt>
                <c:pt idx="584">
                  <c:v>10.5875</c:v>
                </c:pt>
                <c:pt idx="585">
                  <c:v>10.5875</c:v>
                </c:pt>
                <c:pt idx="586">
                  <c:v>10.5875</c:v>
                </c:pt>
                <c:pt idx="587">
                  <c:v>10.5875</c:v>
                </c:pt>
                <c:pt idx="588">
                  <c:v>10.5875</c:v>
                </c:pt>
                <c:pt idx="589">
                  <c:v>10.5875</c:v>
                </c:pt>
                <c:pt idx="590">
                  <c:v>10.5875</c:v>
                </c:pt>
                <c:pt idx="591">
                  <c:v>10.5875</c:v>
                </c:pt>
                <c:pt idx="592">
                  <c:v>10.5875</c:v>
                </c:pt>
                <c:pt idx="593">
                  <c:v>10.5875</c:v>
                </c:pt>
                <c:pt idx="594">
                  <c:v>10.5875</c:v>
                </c:pt>
                <c:pt idx="595">
                  <c:v>10.5875</c:v>
                </c:pt>
                <c:pt idx="596">
                  <c:v>10.5875</c:v>
                </c:pt>
                <c:pt idx="597">
                  <c:v>10.5875</c:v>
                </c:pt>
                <c:pt idx="598">
                  <c:v>10.5875</c:v>
                </c:pt>
                <c:pt idx="599">
                  <c:v>10.5875</c:v>
                </c:pt>
                <c:pt idx="600">
                  <c:v>10.5875</c:v>
                </c:pt>
                <c:pt idx="601">
                  <c:v>10.5875</c:v>
                </c:pt>
                <c:pt idx="602">
                  <c:v>10.5875</c:v>
                </c:pt>
                <c:pt idx="603">
                  <c:v>10.5875</c:v>
                </c:pt>
                <c:pt idx="604">
                  <c:v>10.5875</c:v>
                </c:pt>
                <c:pt idx="605">
                  <c:v>10.5875</c:v>
                </c:pt>
                <c:pt idx="606">
                  <c:v>10.5875</c:v>
                </c:pt>
                <c:pt idx="607">
                  <c:v>10.5875</c:v>
                </c:pt>
                <c:pt idx="608">
                  <c:v>10.5875</c:v>
                </c:pt>
                <c:pt idx="609">
                  <c:v>10.5875</c:v>
                </c:pt>
                <c:pt idx="610">
                  <c:v>10.5875</c:v>
                </c:pt>
                <c:pt idx="611">
                  <c:v>10.5875</c:v>
                </c:pt>
                <c:pt idx="612">
                  <c:v>10.5875</c:v>
                </c:pt>
                <c:pt idx="613">
                  <c:v>10.5875</c:v>
                </c:pt>
                <c:pt idx="614">
                  <c:v>10.5875</c:v>
                </c:pt>
                <c:pt idx="615">
                  <c:v>10.5875</c:v>
                </c:pt>
                <c:pt idx="616">
                  <c:v>10.5875</c:v>
                </c:pt>
                <c:pt idx="617">
                  <c:v>10.5875</c:v>
                </c:pt>
                <c:pt idx="618">
                  <c:v>10.5875</c:v>
                </c:pt>
                <c:pt idx="619">
                  <c:v>10.5875</c:v>
                </c:pt>
                <c:pt idx="620">
                  <c:v>10.5875</c:v>
                </c:pt>
                <c:pt idx="621">
                  <c:v>10.5875</c:v>
                </c:pt>
                <c:pt idx="622">
                  <c:v>10.5875</c:v>
                </c:pt>
                <c:pt idx="623">
                  <c:v>10.5875</c:v>
                </c:pt>
                <c:pt idx="624">
                  <c:v>10.5875</c:v>
                </c:pt>
                <c:pt idx="625">
                  <c:v>10.5875</c:v>
                </c:pt>
                <c:pt idx="626">
                  <c:v>10.5875</c:v>
                </c:pt>
                <c:pt idx="627">
                  <c:v>10.5875</c:v>
                </c:pt>
                <c:pt idx="628">
                  <c:v>10.5875</c:v>
                </c:pt>
                <c:pt idx="629">
                  <c:v>10.5875</c:v>
                </c:pt>
                <c:pt idx="630">
                  <c:v>10.5875</c:v>
                </c:pt>
                <c:pt idx="631">
                  <c:v>10.5875</c:v>
                </c:pt>
                <c:pt idx="632">
                  <c:v>10.5875</c:v>
                </c:pt>
                <c:pt idx="633">
                  <c:v>10.5875</c:v>
                </c:pt>
                <c:pt idx="634">
                  <c:v>10.5875</c:v>
                </c:pt>
                <c:pt idx="635">
                  <c:v>10.5875</c:v>
                </c:pt>
                <c:pt idx="636">
                  <c:v>10.5875</c:v>
                </c:pt>
                <c:pt idx="637">
                  <c:v>10.5875</c:v>
                </c:pt>
                <c:pt idx="638">
                  <c:v>10.5875</c:v>
                </c:pt>
                <c:pt idx="639">
                  <c:v>10.5875</c:v>
                </c:pt>
                <c:pt idx="640">
                  <c:v>10.5875</c:v>
                </c:pt>
                <c:pt idx="641">
                  <c:v>10.5875</c:v>
                </c:pt>
                <c:pt idx="642">
                  <c:v>10.5875</c:v>
                </c:pt>
                <c:pt idx="643">
                  <c:v>10.5875</c:v>
                </c:pt>
                <c:pt idx="644">
                  <c:v>10.5875</c:v>
                </c:pt>
                <c:pt idx="645">
                  <c:v>10.5875</c:v>
                </c:pt>
                <c:pt idx="646">
                  <c:v>10.5875</c:v>
                </c:pt>
                <c:pt idx="647">
                  <c:v>10.5875</c:v>
                </c:pt>
                <c:pt idx="648">
                  <c:v>10.5875</c:v>
                </c:pt>
                <c:pt idx="649">
                  <c:v>10.5875</c:v>
                </c:pt>
                <c:pt idx="650">
                  <c:v>10.5875</c:v>
                </c:pt>
                <c:pt idx="651">
                  <c:v>10.5875</c:v>
                </c:pt>
                <c:pt idx="652">
                  <c:v>10.5875</c:v>
                </c:pt>
                <c:pt idx="653">
                  <c:v>10.5875</c:v>
                </c:pt>
                <c:pt idx="654">
                  <c:v>10.5875</c:v>
                </c:pt>
                <c:pt idx="655">
                  <c:v>10.5875</c:v>
                </c:pt>
                <c:pt idx="656">
                  <c:v>10.5875</c:v>
                </c:pt>
                <c:pt idx="657">
                  <c:v>10.5875</c:v>
                </c:pt>
                <c:pt idx="658">
                  <c:v>10.5875</c:v>
                </c:pt>
                <c:pt idx="659">
                  <c:v>10.5875</c:v>
                </c:pt>
                <c:pt idx="660">
                  <c:v>10.5875</c:v>
                </c:pt>
                <c:pt idx="661">
                  <c:v>10.5875</c:v>
                </c:pt>
                <c:pt idx="662">
                  <c:v>10.5875</c:v>
                </c:pt>
                <c:pt idx="663">
                  <c:v>10.5875</c:v>
                </c:pt>
                <c:pt idx="664">
                  <c:v>10.5875</c:v>
                </c:pt>
                <c:pt idx="665">
                  <c:v>10.5875</c:v>
                </c:pt>
                <c:pt idx="666">
                  <c:v>10.5875</c:v>
                </c:pt>
                <c:pt idx="667">
                  <c:v>10.5875</c:v>
                </c:pt>
                <c:pt idx="668">
                  <c:v>10.5875</c:v>
                </c:pt>
                <c:pt idx="669">
                  <c:v>10.5875</c:v>
                </c:pt>
                <c:pt idx="670">
                  <c:v>10.5875</c:v>
                </c:pt>
                <c:pt idx="671">
                  <c:v>10.5875</c:v>
                </c:pt>
                <c:pt idx="672">
                  <c:v>10.5875</c:v>
                </c:pt>
                <c:pt idx="673">
                  <c:v>10.5875</c:v>
                </c:pt>
                <c:pt idx="674">
                  <c:v>10.5875</c:v>
                </c:pt>
                <c:pt idx="675">
                  <c:v>10.5875</c:v>
                </c:pt>
                <c:pt idx="676">
                  <c:v>10.5875</c:v>
                </c:pt>
                <c:pt idx="677">
                  <c:v>10.5875</c:v>
                </c:pt>
                <c:pt idx="678">
                  <c:v>10.5875</c:v>
                </c:pt>
                <c:pt idx="679">
                  <c:v>10.5875</c:v>
                </c:pt>
                <c:pt idx="680">
                  <c:v>10.5875</c:v>
                </c:pt>
                <c:pt idx="681">
                  <c:v>10.5875</c:v>
                </c:pt>
                <c:pt idx="682">
                  <c:v>10.5875</c:v>
                </c:pt>
                <c:pt idx="683">
                  <c:v>10.5875</c:v>
                </c:pt>
                <c:pt idx="684">
                  <c:v>10.5875</c:v>
                </c:pt>
                <c:pt idx="685">
                  <c:v>10.5875</c:v>
                </c:pt>
                <c:pt idx="686">
                  <c:v>10.5875</c:v>
                </c:pt>
                <c:pt idx="687">
                  <c:v>10.5875</c:v>
                </c:pt>
                <c:pt idx="688">
                  <c:v>10.5875</c:v>
                </c:pt>
                <c:pt idx="689">
                  <c:v>10.5875</c:v>
                </c:pt>
                <c:pt idx="690">
                  <c:v>10.5875</c:v>
                </c:pt>
                <c:pt idx="691">
                  <c:v>10.5875</c:v>
                </c:pt>
                <c:pt idx="692">
                  <c:v>10.5875</c:v>
                </c:pt>
                <c:pt idx="693">
                  <c:v>10.5875</c:v>
                </c:pt>
                <c:pt idx="694">
                  <c:v>10.5875</c:v>
                </c:pt>
                <c:pt idx="695">
                  <c:v>10.5875</c:v>
                </c:pt>
                <c:pt idx="696">
                  <c:v>10.5875</c:v>
                </c:pt>
                <c:pt idx="697">
                  <c:v>10.5875</c:v>
                </c:pt>
                <c:pt idx="698">
                  <c:v>10.5875</c:v>
                </c:pt>
                <c:pt idx="699">
                  <c:v>10.5875</c:v>
                </c:pt>
                <c:pt idx="700">
                  <c:v>10.5875</c:v>
                </c:pt>
                <c:pt idx="701">
                  <c:v>10.5875</c:v>
                </c:pt>
                <c:pt idx="702">
                  <c:v>10.5875</c:v>
                </c:pt>
                <c:pt idx="703">
                  <c:v>10.5875</c:v>
                </c:pt>
                <c:pt idx="704">
                  <c:v>10.5875</c:v>
                </c:pt>
                <c:pt idx="705">
                  <c:v>10.5875</c:v>
                </c:pt>
                <c:pt idx="706">
                  <c:v>10.5875</c:v>
                </c:pt>
                <c:pt idx="707">
                  <c:v>10.5875</c:v>
                </c:pt>
                <c:pt idx="708">
                  <c:v>10.5875</c:v>
                </c:pt>
                <c:pt idx="709">
                  <c:v>10.5875</c:v>
                </c:pt>
                <c:pt idx="710">
                  <c:v>10.5875</c:v>
                </c:pt>
                <c:pt idx="711">
                  <c:v>10.5875</c:v>
                </c:pt>
                <c:pt idx="712">
                  <c:v>10.5875</c:v>
                </c:pt>
                <c:pt idx="713">
                  <c:v>10.5875</c:v>
                </c:pt>
                <c:pt idx="714">
                  <c:v>10.5875</c:v>
                </c:pt>
                <c:pt idx="715">
                  <c:v>10.5875</c:v>
                </c:pt>
                <c:pt idx="716">
                  <c:v>10.5875</c:v>
                </c:pt>
                <c:pt idx="717">
                  <c:v>10.5875</c:v>
                </c:pt>
                <c:pt idx="718">
                  <c:v>10.5875</c:v>
                </c:pt>
                <c:pt idx="719">
                  <c:v>10.5875</c:v>
                </c:pt>
                <c:pt idx="720">
                  <c:v>10.5875</c:v>
                </c:pt>
                <c:pt idx="721">
                  <c:v>10.5875</c:v>
                </c:pt>
                <c:pt idx="722">
                  <c:v>10.5875</c:v>
                </c:pt>
                <c:pt idx="723">
                  <c:v>10.5875</c:v>
                </c:pt>
                <c:pt idx="724">
                  <c:v>10.5875</c:v>
                </c:pt>
                <c:pt idx="725">
                  <c:v>10.5875</c:v>
                </c:pt>
                <c:pt idx="726">
                  <c:v>10.5875</c:v>
                </c:pt>
                <c:pt idx="727">
                  <c:v>10.5875</c:v>
                </c:pt>
                <c:pt idx="728">
                  <c:v>10.5875</c:v>
                </c:pt>
                <c:pt idx="729">
                  <c:v>10.5875</c:v>
                </c:pt>
                <c:pt idx="730">
                  <c:v>10.5875</c:v>
                </c:pt>
                <c:pt idx="731">
                  <c:v>10.5875</c:v>
                </c:pt>
                <c:pt idx="732">
                  <c:v>10.5875</c:v>
                </c:pt>
                <c:pt idx="733">
                  <c:v>10.5875</c:v>
                </c:pt>
                <c:pt idx="734">
                  <c:v>10.5875</c:v>
                </c:pt>
                <c:pt idx="735">
                  <c:v>10.5875</c:v>
                </c:pt>
                <c:pt idx="736">
                  <c:v>10.5875</c:v>
                </c:pt>
                <c:pt idx="737">
                  <c:v>10.5875</c:v>
                </c:pt>
                <c:pt idx="738">
                  <c:v>10.5875</c:v>
                </c:pt>
                <c:pt idx="739">
                  <c:v>10.5875</c:v>
                </c:pt>
                <c:pt idx="740">
                  <c:v>10.5875</c:v>
                </c:pt>
                <c:pt idx="741">
                  <c:v>10.5875</c:v>
                </c:pt>
                <c:pt idx="742">
                  <c:v>10.5875</c:v>
                </c:pt>
                <c:pt idx="743">
                  <c:v>10.5875</c:v>
                </c:pt>
                <c:pt idx="744">
                  <c:v>10.5875</c:v>
                </c:pt>
                <c:pt idx="745">
                  <c:v>10.5875</c:v>
                </c:pt>
                <c:pt idx="746">
                  <c:v>10.5875</c:v>
                </c:pt>
                <c:pt idx="747">
                  <c:v>10.5875</c:v>
                </c:pt>
                <c:pt idx="748">
                  <c:v>10.5875</c:v>
                </c:pt>
                <c:pt idx="749">
                  <c:v>10.5875</c:v>
                </c:pt>
                <c:pt idx="750">
                  <c:v>10.5875</c:v>
                </c:pt>
                <c:pt idx="751">
                  <c:v>10.5875</c:v>
                </c:pt>
                <c:pt idx="752">
                  <c:v>10.5875</c:v>
                </c:pt>
                <c:pt idx="753">
                  <c:v>10.5875</c:v>
                </c:pt>
                <c:pt idx="754">
                  <c:v>10.5875</c:v>
                </c:pt>
                <c:pt idx="755">
                  <c:v>10.5875</c:v>
                </c:pt>
                <c:pt idx="756">
                  <c:v>10.5875</c:v>
                </c:pt>
                <c:pt idx="757">
                  <c:v>10.5875</c:v>
                </c:pt>
                <c:pt idx="758">
                  <c:v>10.5875</c:v>
                </c:pt>
                <c:pt idx="759">
                  <c:v>10.5875</c:v>
                </c:pt>
                <c:pt idx="760">
                  <c:v>10.5875</c:v>
                </c:pt>
                <c:pt idx="761">
                  <c:v>10.5875</c:v>
                </c:pt>
                <c:pt idx="762">
                  <c:v>10.5875</c:v>
                </c:pt>
                <c:pt idx="763">
                  <c:v>10.5875</c:v>
                </c:pt>
                <c:pt idx="764">
                  <c:v>10.5875</c:v>
                </c:pt>
                <c:pt idx="765">
                  <c:v>10.5875</c:v>
                </c:pt>
                <c:pt idx="766">
                  <c:v>10.5875</c:v>
                </c:pt>
                <c:pt idx="767">
                  <c:v>10.5875</c:v>
                </c:pt>
                <c:pt idx="768">
                  <c:v>10.5875</c:v>
                </c:pt>
                <c:pt idx="769">
                  <c:v>10.5875</c:v>
                </c:pt>
                <c:pt idx="770">
                  <c:v>10.5875</c:v>
                </c:pt>
                <c:pt idx="771">
                  <c:v>10.5875</c:v>
                </c:pt>
                <c:pt idx="772">
                  <c:v>10.5875</c:v>
                </c:pt>
                <c:pt idx="773">
                  <c:v>10.5875</c:v>
                </c:pt>
                <c:pt idx="774">
                  <c:v>10.5875</c:v>
                </c:pt>
                <c:pt idx="775">
                  <c:v>10.5875</c:v>
                </c:pt>
                <c:pt idx="776">
                  <c:v>10.5875</c:v>
                </c:pt>
                <c:pt idx="777">
                  <c:v>10.5875</c:v>
                </c:pt>
                <c:pt idx="778">
                  <c:v>10.5875</c:v>
                </c:pt>
                <c:pt idx="779">
                  <c:v>10.5875</c:v>
                </c:pt>
                <c:pt idx="780">
                  <c:v>10.5875</c:v>
                </c:pt>
                <c:pt idx="781">
                  <c:v>10.5875</c:v>
                </c:pt>
                <c:pt idx="782">
                  <c:v>10.5875</c:v>
                </c:pt>
                <c:pt idx="783">
                  <c:v>10.5875</c:v>
                </c:pt>
                <c:pt idx="784">
                  <c:v>10.5875</c:v>
                </c:pt>
                <c:pt idx="785">
                  <c:v>10.5875</c:v>
                </c:pt>
                <c:pt idx="786">
                  <c:v>10.5875</c:v>
                </c:pt>
                <c:pt idx="787">
                  <c:v>10.5875</c:v>
                </c:pt>
                <c:pt idx="788">
                  <c:v>10.5875</c:v>
                </c:pt>
                <c:pt idx="789">
                  <c:v>10.5875</c:v>
                </c:pt>
                <c:pt idx="790">
                  <c:v>10.5875</c:v>
                </c:pt>
                <c:pt idx="791">
                  <c:v>10.5875</c:v>
                </c:pt>
                <c:pt idx="792">
                  <c:v>10.5875</c:v>
                </c:pt>
                <c:pt idx="793">
                  <c:v>10.5875</c:v>
                </c:pt>
                <c:pt idx="794">
                  <c:v>10.5875</c:v>
                </c:pt>
                <c:pt idx="795">
                  <c:v>10.5875</c:v>
                </c:pt>
                <c:pt idx="796">
                  <c:v>10.5875</c:v>
                </c:pt>
                <c:pt idx="797">
                  <c:v>10.5875</c:v>
                </c:pt>
                <c:pt idx="798">
                  <c:v>10.5875</c:v>
                </c:pt>
                <c:pt idx="799">
                  <c:v>10.5875</c:v>
                </c:pt>
                <c:pt idx="800">
                  <c:v>10.5875</c:v>
                </c:pt>
                <c:pt idx="801">
                  <c:v>10.5875</c:v>
                </c:pt>
                <c:pt idx="802">
                  <c:v>10.5875</c:v>
                </c:pt>
                <c:pt idx="803">
                  <c:v>10.5875</c:v>
                </c:pt>
                <c:pt idx="804">
                  <c:v>10.5875</c:v>
                </c:pt>
                <c:pt idx="805">
                  <c:v>10.5875</c:v>
                </c:pt>
                <c:pt idx="806">
                  <c:v>10.5875</c:v>
                </c:pt>
                <c:pt idx="807">
                  <c:v>10.5875</c:v>
                </c:pt>
                <c:pt idx="808">
                  <c:v>10.5875</c:v>
                </c:pt>
                <c:pt idx="809">
                  <c:v>10.5875</c:v>
                </c:pt>
                <c:pt idx="810">
                  <c:v>10.5875</c:v>
                </c:pt>
                <c:pt idx="811">
                  <c:v>10.5875</c:v>
                </c:pt>
                <c:pt idx="812">
                  <c:v>10.5875</c:v>
                </c:pt>
                <c:pt idx="813">
                  <c:v>10.5875</c:v>
                </c:pt>
                <c:pt idx="814">
                  <c:v>10.5875</c:v>
                </c:pt>
                <c:pt idx="815">
                  <c:v>10.5875</c:v>
                </c:pt>
                <c:pt idx="816">
                  <c:v>10.5875</c:v>
                </c:pt>
                <c:pt idx="817">
                  <c:v>10.5875</c:v>
                </c:pt>
                <c:pt idx="818">
                  <c:v>10.5875</c:v>
                </c:pt>
                <c:pt idx="819">
                  <c:v>10.5875</c:v>
                </c:pt>
                <c:pt idx="820">
                  <c:v>10.5875</c:v>
                </c:pt>
                <c:pt idx="821">
                  <c:v>10.5875</c:v>
                </c:pt>
                <c:pt idx="822">
                  <c:v>10.5875</c:v>
                </c:pt>
                <c:pt idx="823">
                  <c:v>10.5875</c:v>
                </c:pt>
                <c:pt idx="824">
                  <c:v>10.5875</c:v>
                </c:pt>
                <c:pt idx="825">
                  <c:v>10.5875</c:v>
                </c:pt>
                <c:pt idx="826">
                  <c:v>10.5875</c:v>
                </c:pt>
                <c:pt idx="827">
                  <c:v>10.5875</c:v>
                </c:pt>
                <c:pt idx="828">
                  <c:v>10.5875</c:v>
                </c:pt>
                <c:pt idx="829">
                  <c:v>10.5875</c:v>
                </c:pt>
                <c:pt idx="830">
                  <c:v>10.5875</c:v>
                </c:pt>
                <c:pt idx="831">
                  <c:v>10.5875</c:v>
                </c:pt>
                <c:pt idx="832">
                  <c:v>10.5875</c:v>
                </c:pt>
                <c:pt idx="833">
                  <c:v>10.5875</c:v>
                </c:pt>
                <c:pt idx="834">
                  <c:v>10.5875</c:v>
                </c:pt>
                <c:pt idx="835">
                  <c:v>10.5875</c:v>
                </c:pt>
                <c:pt idx="836">
                  <c:v>10.5875</c:v>
                </c:pt>
                <c:pt idx="837">
                  <c:v>10.5875</c:v>
                </c:pt>
                <c:pt idx="838">
                  <c:v>10.5875</c:v>
                </c:pt>
                <c:pt idx="839">
                  <c:v>10.5875</c:v>
                </c:pt>
                <c:pt idx="840">
                  <c:v>10.5875</c:v>
                </c:pt>
                <c:pt idx="841">
                  <c:v>10.5875</c:v>
                </c:pt>
                <c:pt idx="842">
                  <c:v>10.5875</c:v>
                </c:pt>
                <c:pt idx="843">
                  <c:v>10.5875</c:v>
                </c:pt>
                <c:pt idx="844">
                  <c:v>10.5875</c:v>
                </c:pt>
                <c:pt idx="845">
                  <c:v>10.5875</c:v>
                </c:pt>
                <c:pt idx="846">
                  <c:v>10.5875</c:v>
                </c:pt>
                <c:pt idx="847">
                  <c:v>10.5875</c:v>
                </c:pt>
                <c:pt idx="848">
                  <c:v>10.5875</c:v>
                </c:pt>
                <c:pt idx="849">
                  <c:v>10.5875</c:v>
                </c:pt>
                <c:pt idx="850">
                  <c:v>10.5875</c:v>
                </c:pt>
                <c:pt idx="851">
                  <c:v>10.5875</c:v>
                </c:pt>
                <c:pt idx="852">
                  <c:v>10.5875</c:v>
                </c:pt>
                <c:pt idx="853">
                  <c:v>10.5875</c:v>
                </c:pt>
                <c:pt idx="854">
                  <c:v>10.5875</c:v>
                </c:pt>
                <c:pt idx="855">
                  <c:v>10.5875</c:v>
                </c:pt>
                <c:pt idx="856">
                  <c:v>10.5875</c:v>
                </c:pt>
                <c:pt idx="857">
                  <c:v>10.5875</c:v>
                </c:pt>
                <c:pt idx="858">
                  <c:v>10.5875</c:v>
                </c:pt>
                <c:pt idx="859">
                  <c:v>10.5875</c:v>
                </c:pt>
                <c:pt idx="860">
                  <c:v>10.5875</c:v>
                </c:pt>
                <c:pt idx="861">
                  <c:v>10.5875</c:v>
                </c:pt>
                <c:pt idx="862">
                  <c:v>10.5875</c:v>
                </c:pt>
                <c:pt idx="863">
                  <c:v>10.5875</c:v>
                </c:pt>
                <c:pt idx="864">
                  <c:v>10.5875</c:v>
                </c:pt>
                <c:pt idx="865">
                  <c:v>10.5875</c:v>
                </c:pt>
                <c:pt idx="866">
                  <c:v>10.5875</c:v>
                </c:pt>
                <c:pt idx="867">
                  <c:v>10.5875</c:v>
                </c:pt>
                <c:pt idx="868">
                  <c:v>10.5875</c:v>
                </c:pt>
                <c:pt idx="869">
                  <c:v>10.5875</c:v>
                </c:pt>
                <c:pt idx="870">
                  <c:v>10.5875</c:v>
                </c:pt>
                <c:pt idx="871">
                  <c:v>10.5875</c:v>
                </c:pt>
                <c:pt idx="872">
                  <c:v>10.5875</c:v>
                </c:pt>
                <c:pt idx="873">
                  <c:v>10.5875</c:v>
                </c:pt>
                <c:pt idx="874">
                  <c:v>10.5875</c:v>
                </c:pt>
                <c:pt idx="875">
                  <c:v>10.5875</c:v>
                </c:pt>
                <c:pt idx="876">
                  <c:v>10.5875</c:v>
                </c:pt>
                <c:pt idx="877">
                  <c:v>10.5875</c:v>
                </c:pt>
                <c:pt idx="878">
                  <c:v>10.5875</c:v>
                </c:pt>
                <c:pt idx="879">
                  <c:v>10.5875</c:v>
                </c:pt>
                <c:pt idx="880">
                  <c:v>10.5875</c:v>
                </c:pt>
                <c:pt idx="881">
                  <c:v>10.5875</c:v>
                </c:pt>
                <c:pt idx="882">
                  <c:v>10.5875</c:v>
                </c:pt>
                <c:pt idx="883">
                  <c:v>10.5875</c:v>
                </c:pt>
                <c:pt idx="884">
                  <c:v>10.5875</c:v>
                </c:pt>
                <c:pt idx="885">
                  <c:v>10.5875</c:v>
                </c:pt>
                <c:pt idx="886">
                  <c:v>10.5875</c:v>
                </c:pt>
                <c:pt idx="887">
                  <c:v>10.5875</c:v>
                </c:pt>
                <c:pt idx="888">
                  <c:v>10.5875</c:v>
                </c:pt>
                <c:pt idx="889">
                  <c:v>10.5875</c:v>
                </c:pt>
                <c:pt idx="890">
                  <c:v>10.5875</c:v>
                </c:pt>
                <c:pt idx="891">
                  <c:v>10.5875</c:v>
                </c:pt>
                <c:pt idx="892">
                  <c:v>10.5875</c:v>
                </c:pt>
                <c:pt idx="893">
                  <c:v>10.5875</c:v>
                </c:pt>
                <c:pt idx="894">
                  <c:v>10.5875</c:v>
                </c:pt>
                <c:pt idx="895">
                  <c:v>10.5875</c:v>
                </c:pt>
                <c:pt idx="896">
                  <c:v>10.5875</c:v>
                </c:pt>
                <c:pt idx="897">
                  <c:v>10.5875</c:v>
                </c:pt>
                <c:pt idx="898">
                  <c:v>10.5875</c:v>
                </c:pt>
                <c:pt idx="899">
                  <c:v>10.5875</c:v>
                </c:pt>
                <c:pt idx="900">
                  <c:v>10.5875</c:v>
                </c:pt>
                <c:pt idx="901">
                  <c:v>10.5875</c:v>
                </c:pt>
                <c:pt idx="902">
                  <c:v>10.5875</c:v>
                </c:pt>
                <c:pt idx="903">
                  <c:v>10.5875</c:v>
                </c:pt>
                <c:pt idx="904">
                  <c:v>10.5875</c:v>
                </c:pt>
                <c:pt idx="905">
                  <c:v>10.5875</c:v>
                </c:pt>
                <c:pt idx="906">
                  <c:v>10.5875</c:v>
                </c:pt>
                <c:pt idx="907">
                  <c:v>10.5875</c:v>
                </c:pt>
                <c:pt idx="908">
                  <c:v>10.5875</c:v>
                </c:pt>
                <c:pt idx="909">
                  <c:v>10.5875</c:v>
                </c:pt>
                <c:pt idx="910">
                  <c:v>10.5875</c:v>
                </c:pt>
                <c:pt idx="911">
                  <c:v>10.5875</c:v>
                </c:pt>
                <c:pt idx="912">
                  <c:v>10.5875</c:v>
                </c:pt>
                <c:pt idx="913">
                  <c:v>10.5875</c:v>
                </c:pt>
                <c:pt idx="914">
                  <c:v>10.5875</c:v>
                </c:pt>
                <c:pt idx="915">
                  <c:v>10.5875</c:v>
                </c:pt>
                <c:pt idx="916">
                  <c:v>10.5875</c:v>
                </c:pt>
                <c:pt idx="917">
                  <c:v>10.5875</c:v>
                </c:pt>
                <c:pt idx="918">
                  <c:v>10.5875</c:v>
                </c:pt>
                <c:pt idx="919">
                  <c:v>10.5875</c:v>
                </c:pt>
                <c:pt idx="920">
                  <c:v>10.5875</c:v>
                </c:pt>
                <c:pt idx="921">
                  <c:v>10.5875</c:v>
                </c:pt>
                <c:pt idx="922">
                  <c:v>10.5875</c:v>
                </c:pt>
                <c:pt idx="923">
                  <c:v>10.5875</c:v>
                </c:pt>
                <c:pt idx="924">
                  <c:v>10.5875</c:v>
                </c:pt>
                <c:pt idx="925">
                  <c:v>10.5875</c:v>
                </c:pt>
                <c:pt idx="926">
                  <c:v>10.5875</c:v>
                </c:pt>
                <c:pt idx="927">
                  <c:v>10.5875</c:v>
                </c:pt>
                <c:pt idx="928">
                  <c:v>10.5875</c:v>
                </c:pt>
                <c:pt idx="929">
                  <c:v>10.5875</c:v>
                </c:pt>
                <c:pt idx="930">
                  <c:v>10.5875</c:v>
                </c:pt>
                <c:pt idx="931">
                  <c:v>10.5875</c:v>
                </c:pt>
                <c:pt idx="932">
                  <c:v>10.5875</c:v>
                </c:pt>
                <c:pt idx="933">
                  <c:v>10.5875</c:v>
                </c:pt>
                <c:pt idx="934">
                  <c:v>10.5875</c:v>
                </c:pt>
                <c:pt idx="935">
                  <c:v>10.5875</c:v>
                </c:pt>
                <c:pt idx="936">
                  <c:v>10.5875</c:v>
                </c:pt>
                <c:pt idx="937">
                  <c:v>10.5875</c:v>
                </c:pt>
                <c:pt idx="938">
                  <c:v>10.5875</c:v>
                </c:pt>
                <c:pt idx="939">
                  <c:v>10.5875</c:v>
                </c:pt>
                <c:pt idx="940">
                  <c:v>10.5875</c:v>
                </c:pt>
                <c:pt idx="941">
                  <c:v>10.5875</c:v>
                </c:pt>
                <c:pt idx="942">
                  <c:v>10.5875</c:v>
                </c:pt>
                <c:pt idx="943">
                  <c:v>10.5875</c:v>
                </c:pt>
                <c:pt idx="944">
                  <c:v>10.5875</c:v>
                </c:pt>
                <c:pt idx="945">
                  <c:v>10.5875</c:v>
                </c:pt>
                <c:pt idx="946">
                  <c:v>10.5875</c:v>
                </c:pt>
                <c:pt idx="947">
                  <c:v>10.5875</c:v>
                </c:pt>
                <c:pt idx="948">
                  <c:v>10.5875</c:v>
                </c:pt>
                <c:pt idx="949">
                  <c:v>10.5875</c:v>
                </c:pt>
                <c:pt idx="950">
                  <c:v>10.5875</c:v>
                </c:pt>
                <c:pt idx="951">
                  <c:v>10.5875</c:v>
                </c:pt>
                <c:pt idx="952">
                  <c:v>10.5875</c:v>
                </c:pt>
                <c:pt idx="953">
                  <c:v>10.5875</c:v>
                </c:pt>
                <c:pt idx="954">
                  <c:v>10.5875</c:v>
                </c:pt>
                <c:pt idx="955">
                  <c:v>10.5875</c:v>
                </c:pt>
                <c:pt idx="956">
                  <c:v>10.5875</c:v>
                </c:pt>
                <c:pt idx="957">
                  <c:v>10.5875</c:v>
                </c:pt>
                <c:pt idx="958">
                  <c:v>10.5875</c:v>
                </c:pt>
                <c:pt idx="959">
                  <c:v>10.5875</c:v>
                </c:pt>
                <c:pt idx="960">
                  <c:v>10.5875</c:v>
                </c:pt>
                <c:pt idx="961">
                  <c:v>10.5875</c:v>
                </c:pt>
                <c:pt idx="962">
                  <c:v>10.5875</c:v>
                </c:pt>
                <c:pt idx="963">
                  <c:v>10.5875</c:v>
                </c:pt>
                <c:pt idx="964">
                  <c:v>10.5875</c:v>
                </c:pt>
                <c:pt idx="965">
                  <c:v>10.5875</c:v>
                </c:pt>
                <c:pt idx="966">
                  <c:v>10.5875</c:v>
                </c:pt>
                <c:pt idx="967">
                  <c:v>10.5875</c:v>
                </c:pt>
                <c:pt idx="968">
                  <c:v>10.5875</c:v>
                </c:pt>
                <c:pt idx="969">
                  <c:v>10.5875</c:v>
                </c:pt>
                <c:pt idx="970">
                  <c:v>10.5875</c:v>
                </c:pt>
                <c:pt idx="971">
                  <c:v>10.5875</c:v>
                </c:pt>
                <c:pt idx="972">
                  <c:v>10.5875</c:v>
                </c:pt>
                <c:pt idx="973">
                  <c:v>10.5875</c:v>
                </c:pt>
                <c:pt idx="974">
                  <c:v>10.5875</c:v>
                </c:pt>
                <c:pt idx="975">
                  <c:v>10.5875</c:v>
                </c:pt>
                <c:pt idx="976">
                  <c:v>10.5875</c:v>
                </c:pt>
                <c:pt idx="977">
                  <c:v>10.5875</c:v>
                </c:pt>
                <c:pt idx="978">
                  <c:v>10.5875</c:v>
                </c:pt>
                <c:pt idx="979">
                  <c:v>10.5875</c:v>
                </c:pt>
                <c:pt idx="980">
                  <c:v>10.5875</c:v>
                </c:pt>
                <c:pt idx="981">
                  <c:v>10.5875</c:v>
                </c:pt>
                <c:pt idx="982">
                  <c:v>10.5875</c:v>
                </c:pt>
                <c:pt idx="983">
                  <c:v>10.5875</c:v>
                </c:pt>
                <c:pt idx="984">
                  <c:v>10.5875</c:v>
                </c:pt>
                <c:pt idx="985">
                  <c:v>10.5875</c:v>
                </c:pt>
                <c:pt idx="986">
                  <c:v>10.5875</c:v>
                </c:pt>
                <c:pt idx="987">
                  <c:v>10.5875</c:v>
                </c:pt>
                <c:pt idx="988">
                  <c:v>10.5875</c:v>
                </c:pt>
                <c:pt idx="989">
                  <c:v>10.5875</c:v>
                </c:pt>
                <c:pt idx="990">
                  <c:v>10.5875</c:v>
                </c:pt>
                <c:pt idx="991">
                  <c:v>10.5875</c:v>
                </c:pt>
                <c:pt idx="992">
                  <c:v>10.5875</c:v>
                </c:pt>
                <c:pt idx="993">
                  <c:v>10.5875</c:v>
                </c:pt>
                <c:pt idx="994">
                  <c:v>10.5875</c:v>
                </c:pt>
                <c:pt idx="995">
                  <c:v>10.5875</c:v>
                </c:pt>
                <c:pt idx="996">
                  <c:v>10.5875</c:v>
                </c:pt>
                <c:pt idx="997">
                  <c:v>10.5875</c:v>
                </c:pt>
                <c:pt idx="998">
                  <c:v>10.5875</c:v>
                </c:pt>
                <c:pt idx="999">
                  <c:v>10.5875</c:v>
                </c:pt>
                <c:pt idx="1000">
                  <c:v>10.5875</c:v>
                </c:pt>
                <c:pt idx="1001">
                  <c:v>10.5875</c:v>
                </c:pt>
                <c:pt idx="1002">
                  <c:v>10.5875</c:v>
                </c:pt>
                <c:pt idx="1003">
                  <c:v>10.5875</c:v>
                </c:pt>
                <c:pt idx="1004">
                  <c:v>10.5875</c:v>
                </c:pt>
                <c:pt idx="1005">
                  <c:v>10.5875</c:v>
                </c:pt>
                <c:pt idx="1006">
                  <c:v>10.5875</c:v>
                </c:pt>
                <c:pt idx="1007">
                  <c:v>10.5875</c:v>
                </c:pt>
                <c:pt idx="1008">
                  <c:v>10.5875</c:v>
                </c:pt>
                <c:pt idx="1009">
                  <c:v>10.5875</c:v>
                </c:pt>
                <c:pt idx="1010">
                  <c:v>10.5875</c:v>
                </c:pt>
                <c:pt idx="1011">
                  <c:v>10.5875</c:v>
                </c:pt>
                <c:pt idx="1012">
                  <c:v>10.5875</c:v>
                </c:pt>
                <c:pt idx="1013">
                  <c:v>10.5875</c:v>
                </c:pt>
                <c:pt idx="1014">
                  <c:v>10.5875</c:v>
                </c:pt>
                <c:pt idx="1015">
                  <c:v>10.5875</c:v>
                </c:pt>
                <c:pt idx="1016">
                  <c:v>10.5875</c:v>
                </c:pt>
                <c:pt idx="1017">
                  <c:v>10.5875</c:v>
                </c:pt>
                <c:pt idx="1018">
                  <c:v>10.5875</c:v>
                </c:pt>
                <c:pt idx="1019">
                  <c:v>10.5875</c:v>
                </c:pt>
                <c:pt idx="1020">
                  <c:v>10.5875</c:v>
                </c:pt>
                <c:pt idx="1021">
                  <c:v>10.5875</c:v>
                </c:pt>
                <c:pt idx="1022">
                  <c:v>10.5875</c:v>
                </c:pt>
                <c:pt idx="1023">
                  <c:v>10.5875</c:v>
                </c:pt>
                <c:pt idx="1024">
                  <c:v>10.5875</c:v>
                </c:pt>
                <c:pt idx="1025">
                  <c:v>10.5875</c:v>
                </c:pt>
                <c:pt idx="1026">
                  <c:v>10.5875</c:v>
                </c:pt>
                <c:pt idx="1027">
                  <c:v>10.5875</c:v>
                </c:pt>
                <c:pt idx="1028">
                  <c:v>10.5875</c:v>
                </c:pt>
                <c:pt idx="1029">
                  <c:v>10.5875</c:v>
                </c:pt>
                <c:pt idx="1030">
                  <c:v>10.5875</c:v>
                </c:pt>
                <c:pt idx="1031">
                  <c:v>10.5875</c:v>
                </c:pt>
                <c:pt idx="1032">
                  <c:v>10.5875</c:v>
                </c:pt>
                <c:pt idx="1033">
                  <c:v>10.5875</c:v>
                </c:pt>
                <c:pt idx="1034">
                  <c:v>10.5875</c:v>
                </c:pt>
                <c:pt idx="1035">
                  <c:v>10.5875</c:v>
                </c:pt>
                <c:pt idx="1036">
                  <c:v>10.5875</c:v>
                </c:pt>
                <c:pt idx="1037">
                  <c:v>10.5875</c:v>
                </c:pt>
                <c:pt idx="1038">
                  <c:v>10.5875</c:v>
                </c:pt>
                <c:pt idx="1039">
                  <c:v>10.5875</c:v>
                </c:pt>
                <c:pt idx="1040">
                  <c:v>10.5875</c:v>
                </c:pt>
                <c:pt idx="1041">
                  <c:v>10.5875</c:v>
                </c:pt>
                <c:pt idx="1042">
                  <c:v>10.5875</c:v>
                </c:pt>
                <c:pt idx="1043">
                  <c:v>10.5875</c:v>
                </c:pt>
                <c:pt idx="1044">
                  <c:v>10.5875</c:v>
                </c:pt>
                <c:pt idx="1045">
                  <c:v>10.5875</c:v>
                </c:pt>
                <c:pt idx="1046">
                  <c:v>10.5875</c:v>
                </c:pt>
                <c:pt idx="1047">
                  <c:v>10.5875</c:v>
                </c:pt>
                <c:pt idx="1048">
                  <c:v>10.5875</c:v>
                </c:pt>
                <c:pt idx="1049">
                  <c:v>10.5875</c:v>
                </c:pt>
                <c:pt idx="1050">
                  <c:v>10.5875</c:v>
                </c:pt>
                <c:pt idx="1051">
                  <c:v>10.5875</c:v>
                </c:pt>
                <c:pt idx="1052">
                  <c:v>10.5875</c:v>
                </c:pt>
                <c:pt idx="1053">
                  <c:v>10.5875</c:v>
                </c:pt>
                <c:pt idx="1054">
                  <c:v>10.5875</c:v>
                </c:pt>
                <c:pt idx="1055">
                  <c:v>10.5875</c:v>
                </c:pt>
                <c:pt idx="1056">
                  <c:v>10.5875</c:v>
                </c:pt>
                <c:pt idx="1057">
                  <c:v>10.5875</c:v>
                </c:pt>
                <c:pt idx="1058">
                  <c:v>10.5875</c:v>
                </c:pt>
                <c:pt idx="1059">
                  <c:v>10.5875</c:v>
                </c:pt>
                <c:pt idx="1060">
                  <c:v>10.5875</c:v>
                </c:pt>
                <c:pt idx="1061">
                  <c:v>10.5875</c:v>
                </c:pt>
                <c:pt idx="1062">
                  <c:v>10.5875</c:v>
                </c:pt>
                <c:pt idx="1063">
                  <c:v>10.5875</c:v>
                </c:pt>
                <c:pt idx="1064">
                  <c:v>10.5875</c:v>
                </c:pt>
                <c:pt idx="1065">
                  <c:v>10.5875</c:v>
                </c:pt>
                <c:pt idx="1066">
                  <c:v>10.5875</c:v>
                </c:pt>
                <c:pt idx="1067">
                  <c:v>10.5875</c:v>
                </c:pt>
                <c:pt idx="1068">
                  <c:v>10.5875</c:v>
                </c:pt>
                <c:pt idx="1069">
                  <c:v>10.5875</c:v>
                </c:pt>
                <c:pt idx="1070">
                  <c:v>10.5875</c:v>
                </c:pt>
                <c:pt idx="1071">
                  <c:v>10.5875</c:v>
                </c:pt>
                <c:pt idx="1072">
                  <c:v>10.5875</c:v>
                </c:pt>
                <c:pt idx="1073">
                  <c:v>10.5875</c:v>
                </c:pt>
                <c:pt idx="1074">
                  <c:v>10.5875</c:v>
                </c:pt>
                <c:pt idx="1075">
                  <c:v>10.5875</c:v>
                </c:pt>
                <c:pt idx="1076">
                  <c:v>10.5875</c:v>
                </c:pt>
                <c:pt idx="1077">
                  <c:v>10.5875</c:v>
                </c:pt>
                <c:pt idx="1078">
                  <c:v>10.5875</c:v>
                </c:pt>
                <c:pt idx="1079">
                  <c:v>10.5875</c:v>
                </c:pt>
                <c:pt idx="1080">
                  <c:v>10.5875</c:v>
                </c:pt>
                <c:pt idx="1081">
                  <c:v>10.5875</c:v>
                </c:pt>
                <c:pt idx="1082">
                  <c:v>10.5875</c:v>
                </c:pt>
                <c:pt idx="1083">
                  <c:v>10.5875</c:v>
                </c:pt>
                <c:pt idx="1084">
                  <c:v>10.5875</c:v>
                </c:pt>
                <c:pt idx="1085">
                  <c:v>10.5875</c:v>
                </c:pt>
                <c:pt idx="1086">
                  <c:v>10.5875</c:v>
                </c:pt>
                <c:pt idx="1087">
                  <c:v>10.5875</c:v>
                </c:pt>
                <c:pt idx="1088">
                  <c:v>10.5875</c:v>
                </c:pt>
                <c:pt idx="1089">
                  <c:v>10.5875</c:v>
                </c:pt>
                <c:pt idx="1090">
                  <c:v>10.5875</c:v>
                </c:pt>
                <c:pt idx="1091">
                  <c:v>10.5875</c:v>
                </c:pt>
                <c:pt idx="1092">
                  <c:v>10.5875</c:v>
                </c:pt>
                <c:pt idx="1093">
                  <c:v>10.5875</c:v>
                </c:pt>
                <c:pt idx="1094">
                  <c:v>10.5875</c:v>
                </c:pt>
                <c:pt idx="1095">
                  <c:v>10.5875</c:v>
                </c:pt>
                <c:pt idx="1096">
                  <c:v>10.5875</c:v>
                </c:pt>
                <c:pt idx="1097">
                  <c:v>10.5875</c:v>
                </c:pt>
                <c:pt idx="1098">
                  <c:v>10.5875</c:v>
                </c:pt>
                <c:pt idx="1099">
                  <c:v>10.5875</c:v>
                </c:pt>
                <c:pt idx="1100">
                  <c:v>10.5875</c:v>
                </c:pt>
                <c:pt idx="1101">
                  <c:v>10.5875</c:v>
                </c:pt>
                <c:pt idx="1102">
                  <c:v>10.5875</c:v>
                </c:pt>
                <c:pt idx="1103">
                  <c:v>10.5875</c:v>
                </c:pt>
                <c:pt idx="1104">
                  <c:v>10.5875</c:v>
                </c:pt>
                <c:pt idx="1105">
                  <c:v>10.5875</c:v>
                </c:pt>
                <c:pt idx="1106">
                  <c:v>10.5875</c:v>
                </c:pt>
                <c:pt idx="1107">
                  <c:v>10.5875</c:v>
                </c:pt>
                <c:pt idx="1108">
                  <c:v>10.5875</c:v>
                </c:pt>
                <c:pt idx="1109">
                  <c:v>10.5875</c:v>
                </c:pt>
                <c:pt idx="1110">
                  <c:v>10.5875</c:v>
                </c:pt>
                <c:pt idx="1111">
                  <c:v>10.5875</c:v>
                </c:pt>
                <c:pt idx="1112">
                  <c:v>10.5875</c:v>
                </c:pt>
                <c:pt idx="1113">
                  <c:v>10.5875</c:v>
                </c:pt>
                <c:pt idx="1114">
                  <c:v>10.5875</c:v>
                </c:pt>
                <c:pt idx="1115">
                  <c:v>10.5875</c:v>
                </c:pt>
                <c:pt idx="1116">
                  <c:v>10.5875</c:v>
                </c:pt>
                <c:pt idx="1117">
                  <c:v>10.5875</c:v>
                </c:pt>
                <c:pt idx="1118">
                  <c:v>10.5875</c:v>
                </c:pt>
                <c:pt idx="1119">
                  <c:v>10.5875</c:v>
                </c:pt>
                <c:pt idx="1120">
                  <c:v>10.5875</c:v>
                </c:pt>
                <c:pt idx="1121">
                  <c:v>10.5875</c:v>
                </c:pt>
                <c:pt idx="1122">
                  <c:v>10.5875</c:v>
                </c:pt>
                <c:pt idx="1123">
                  <c:v>10.5875</c:v>
                </c:pt>
                <c:pt idx="1124">
                  <c:v>10.5875</c:v>
                </c:pt>
                <c:pt idx="1125">
                  <c:v>10.5875</c:v>
                </c:pt>
                <c:pt idx="1126">
                  <c:v>10.5875</c:v>
                </c:pt>
                <c:pt idx="1127">
                  <c:v>10.5875</c:v>
                </c:pt>
                <c:pt idx="1128">
                  <c:v>10.5875</c:v>
                </c:pt>
                <c:pt idx="1129">
                  <c:v>10.5875</c:v>
                </c:pt>
                <c:pt idx="1130">
                  <c:v>10.5875</c:v>
                </c:pt>
                <c:pt idx="1131">
                  <c:v>10.5875</c:v>
                </c:pt>
                <c:pt idx="1132">
                  <c:v>10.5875</c:v>
                </c:pt>
                <c:pt idx="1133">
                  <c:v>10.5875</c:v>
                </c:pt>
                <c:pt idx="1134">
                  <c:v>10.5875</c:v>
                </c:pt>
                <c:pt idx="1135">
                  <c:v>10.5875</c:v>
                </c:pt>
                <c:pt idx="1136">
                  <c:v>10.5875</c:v>
                </c:pt>
                <c:pt idx="1137">
                  <c:v>10.5875</c:v>
                </c:pt>
                <c:pt idx="1138">
                  <c:v>10.5875</c:v>
                </c:pt>
                <c:pt idx="1139">
                  <c:v>10.5875</c:v>
                </c:pt>
                <c:pt idx="1140">
                  <c:v>10.5875</c:v>
                </c:pt>
                <c:pt idx="1141">
                  <c:v>10.5875</c:v>
                </c:pt>
                <c:pt idx="1142">
                  <c:v>10.5875</c:v>
                </c:pt>
                <c:pt idx="1143">
                  <c:v>10.5875</c:v>
                </c:pt>
                <c:pt idx="1144">
                  <c:v>10.5875</c:v>
                </c:pt>
                <c:pt idx="1145">
                  <c:v>10.5875</c:v>
                </c:pt>
                <c:pt idx="1146">
                  <c:v>10.5875</c:v>
                </c:pt>
                <c:pt idx="1147">
                  <c:v>10.5875</c:v>
                </c:pt>
                <c:pt idx="1148">
                  <c:v>10.5875</c:v>
                </c:pt>
                <c:pt idx="1149">
                  <c:v>10.5875</c:v>
                </c:pt>
                <c:pt idx="1150">
                  <c:v>10.5875</c:v>
                </c:pt>
                <c:pt idx="1151">
                  <c:v>10.5875</c:v>
                </c:pt>
                <c:pt idx="1152">
                  <c:v>10.5875</c:v>
                </c:pt>
                <c:pt idx="1153">
                  <c:v>10.5875</c:v>
                </c:pt>
                <c:pt idx="1154">
                  <c:v>10.5875</c:v>
                </c:pt>
                <c:pt idx="1155">
                  <c:v>10.5875</c:v>
                </c:pt>
                <c:pt idx="1156">
                  <c:v>10.5875</c:v>
                </c:pt>
                <c:pt idx="1157">
                  <c:v>10.5875</c:v>
                </c:pt>
                <c:pt idx="1158">
                  <c:v>10.5875</c:v>
                </c:pt>
                <c:pt idx="1159">
                  <c:v>10.5875</c:v>
                </c:pt>
                <c:pt idx="1160">
                  <c:v>10.5875</c:v>
                </c:pt>
                <c:pt idx="1161">
                  <c:v>10.5875</c:v>
                </c:pt>
                <c:pt idx="1162">
                  <c:v>10.5875</c:v>
                </c:pt>
                <c:pt idx="1163">
                  <c:v>10.5875</c:v>
                </c:pt>
                <c:pt idx="1164">
                  <c:v>10.5875</c:v>
                </c:pt>
                <c:pt idx="1165">
                  <c:v>10.5875</c:v>
                </c:pt>
                <c:pt idx="1166">
                  <c:v>10.5875</c:v>
                </c:pt>
                <c:pt idx="1167">
                  <c:v>10.5875</c:v>
                </c:pt>
                <c:pt idx="1168">
                  <c:v>10.5875</c:v>
                </c:pt>
                <c:pt idx="1169">
                  <c:v>10.5875</c:v>
                </c:pt>
                <c:pt idx="1170">
                  <c:v>10.5875</c:v>
                </c:pt>
                <c:pt idx="1171">
                  <c:v>10.5875</c:v>
                </c:pt>
                <c:pt idx="1172">
                  <c:v>10.5875</c:v>
                </c:pt>
                <c:pt idx="1173">
                  <c:v>10.5875</c:v>
                </c:pt>
                <c:pt idx="1174">
                  <c:v>10.5875</c:v>
                </c:pt>
                <c:pt idx="1175">
                  <c:v>10.5875</c:v>
                </c:pt>
                <c:pt idx="1176">
                  <c:v>10.5875</c:v>
                </c:pt>
                <c:pt idx="1177">
                  <c:v>10.5875</c:v>
                </c:pt>
                <c:pt idx="1178">
                  <c:v>10.5875</c:v>
                </c:pt>
                <c:pt idx="1179">
                  <c:v>10.5875</c:v>
                </c:pt>
                <c:pt idx="1180">
                  <c:v>10.5875</c:v>
                </c:pt>
                <c:pt idx="1181">
                  <c:v>10.5875</c:v>
                </c:pt>
                <c:pt idx="1182">
                  <c:v>10.5875</c:v>
                </c:pt>
                <c:pt idx="1183">
                  <c:v>10.5875</c:v>
                </c:pt>
                <c:pt idx="1184">
                  <c:v>10.5875</c:v>
                </c:pt>
                <c:pt idx="1185">
                  <c:v>10.5875</c:v>
                </c:pt>
                <c:pt idx="1186">
                  <c:v>10.5875</c:v>
                </c:pt>
                <c:pt idx="1187">
                  <c:v>10.5875</c:v>
                </c:pt>
                <c:pt idx="1188">
                  <c:v>10.5875</c:v>
                </c:pt>
                <c:pt idx="1189">
                  <c:v>10.5875</c:v>
                </c:pt>
                <c:pt idx="1190">
                  <c:v>10.5875</c:v>
                </c:pt>
                <c:pt idx="1191">
                  <c:v>10.5875</c:v>
                </c:pt>
                <c:pt idx="1192">
                  <c:v>10.5875</c:v>
                </c:pt>
                <c:pt idx="1193">
                  <c:v>10.5875</c:v>
                </c:pt>
                <c:pt idx="1194">
                  <c:v>10.5875</c:v>
                </c:pt>
                <c:pt idx="1195">
                  <c:v>10.5875</c:v>
                </c:pt>
                <c:pt idx="1196">
                  <c:v>10.5875</c:v>
                </c:pt>
                <c:pt idx="1197">
                  <c:v>10.5875</c:v>
                </c:pt>
                <c:pt idx="1198">
                  <c:v>10.5875</c:v>
                </c:pt>
                <c:pt idx="1199">
                  <c:v>10.5875</c:v>
                </c:pt>
                <c:pt idx="1200">
                  <c:v>10.5875</c:v>
                </c:pt>
                <c:pt idx="1201">
                  <c:v>10.5875</c:v>
                </c:pt>
                <c:pt idx="1202">
                  <c:v>10.5875</c:v>
                </c:pt>
                <c:pt idx="1203">
                  <c:v>10.5875</c:v>
                </c:pt>
                <c:pt idx="1204">
                  <c:v>10.5875</c:v>
                </c:pt>
                <c:pt idx="1205">
                  <c:v>10.5875</c:v>
                </c:pt>
                <c:pt idx="1206">
                  <c:v>10.5875</c:v>
                </c:pt>
                <c:pt idx="1207">
                  <c:v>10.5875</c:v>
                </c:pt>
                <c:pt idx="1208">
                  <c:v>10.5875</c:v>
                </c:pt>
                <c:pt idx="1209">
                  <c:v>10.5875</c:v>
                </c:pt>
                <c:pt idx="1210">
                  <c:v>10.5875</c:v>
                </c:pt>
                <c:pt idx="1211">
                  <c:v>10.5875</c:v>
                </c:pt>
                <c:pt idx="1212">
                  <c:v>10.5875</c:v>
                </c:pt>
                <c:pt idx="1213">
                  <c:v>10.5875</c:v>
                </c:pt>
                <c:pt idx="1214">
                  <c:v>10.5875</c:v>
                </c:pt>
                <c:pt idx="1215">
                  <c:v>10.5875</c:v>
                </c:pt>
                <c:pt idx="1216">
                  <c:v>10.5875</c:v>
                </c:pt>
                <c:pt idx="1217">
                  <c:v>10.5875</c:v>
                </c:pt>
                <c:pt idx="1218">
                  <c:v>10.5875</c:v>
                </c:pt>
                <c:pt idx="1219">
                  <c:v>10.5875</c:v>
                </c:pt>
                <c:pt idx="1220">
                  <c:v>10.5875</c:v>
                </c:pt>
                <c:pt idx="1221">
                  <c:v>10.5875</c:v>
                </c:pt>
                <c:pt idx="1222">
                  <c:v>10.5875</c:v>
                </c:pt>
                <c:pt idx="1223">
                  <c:v>10.5875</c:v>
                </c:pt>
                <c:pt idx="1224">
                  <c:v>10.5875</c:v>
                </c:pt>
                <c:pt idx="1225">
                  <c:v>10.5875</c:v>
                </c:pt>
                <c:pt idx="1226">
                  <c:v>10.5875</c:v>
                </c:pt>
                <c:pt idx="1227">
                  <c:v>10.5875</c:v>
                </c:pt>
                <c:pt idx="1228">
                  <c:v>10.5875</c:v>
                </c:pt>
                <c:pt idx="1229">
                  <c:v>10.5875</c:v>
                </c:pt>
                <c:pt idx="1230">
                  <c:v>10.5875</c:v>
                </c:pt>
                <c:pt idx="1231">
                  <c:v>10.5875</c:v>
                </c:pt>
                <c:pt idx="1232">
                  <c:v>10.5875</c:v>
                </c:pt>
                <c:pt idx="1233">
                  <c:v>10.5875</c:v>
                </c:pt>
                <c:pt idx="1234">
                  <c:v>10.5875</c:v>
                </c:pt>
                <c:pt idx="1235">
                  <c:v>10.5875</c:v>
                </c:pt>
                <c:pt idx="1236">
                  <c:v>10.5875</c:v>
                </c:pt>
                <c:pt idx="1237">
                  <c:v>10.5875</c:v>
                </c:pt>
                <c:pt idx="1238">
                  <c:v>10.5875</c:v>
                </c:pt>
                <c:pt idx="1239">
                  <c:v>10.5875</c:v>
                </c:pt>
                <c:pt idx="1240">
                  <c:v>10.5875</c:v>
                </c:pt>
                <c:pt idx="1241">
                  <c:v>10.5875</c:v>
                </c:pt>
                <c:pt idx="1242">
                  <c:v>10.5875</c:v>
                </c:pt>
                <c:pt idx="1243">
                  <c:v>10.5875</c:v>
                </c:pt>
                <c:pt idx="1244">
                  <c:v>10.5875</c:v>
                </c:pt>
                <c:pt idx="1245">
                  <c:v>10.5875</c:v>
                </c:pt>
                <c:pt idx="1246">
                  <c:v>10.5875</c:v>
                </c:pt>
                <c:pt idx="1247">
                  <c:v>10.5875</c:v>
                </c:pt>
                <c:pt idx="1248">
                  <c:v>10.5875</c:v>
                </c:pt>
                <c:pt idx="1249">
                  <c:v>10.5875</c:v>
                </c:pt>
                <c:pt idx="1250">
                  <c:v>10.5875</c:v>
                </c:pt>
                <c:pt idx="1251">
                  <c:v>10.5875</c:v>
                </c:pt>
                <c:pt idx="1252">
                  <c:v>10.5875</c:v>
                </c:pt>
                <c:pt idx="1253">
                  <c:v>10.5875</c:v>
                </c:pt>
                <c:pt idx="1254">
                  <c:v>10.5875</c:v>
                </c:pt>
                <c:pt idx="1255">
                  <c:v>10.5875</c:v>
                </c:pt>
                <c:pt idx="1256">
                  <c:v>10.5875</c:v>
                </c:pt>
                <c:pt idx="1257">
                  <c:v>10.5875</c:v>
                </c:pt>
                <c:pt idx="1258">
                  <c:v>10.5875</c:v>
                </c:pt>
                <c:pt idx="1259">
                  <c:v>10.5875</c:v>
                </c:pt>
                <c:pt idx="1260">
                  <c:v>10.5875</c:v>
                </c:pt>
                <c:pt idx="1261">
                  <c:v>10.5875</c:v>
                </c:pt>
                <c:pt idx="1262">
                  <c:v>10.5875</c:v>
                </c:pt>
                <c:pt idx="1263">
                  <c:v>10.5875</c:v>
                </c:pt>
                <c:pt idx="1264">
                  <c:v>10.5875</c:v>
                </c:pt>
                <c:pt idx="1265">
                  <c:v>10.5875</c:v>
                </c:pt>
                <c:pt idx="1266">
                  <c:v>10.5875</c:v>
                </c:pt>
                <c:pt idx="1267">
                  <c:v>10.5875</c:v>
                </c:pt>
                <c:pt idx="1268">
                  <c:v>10.5875</c:v>
                </c:pt>
                <c:pt idx="1269">
                  <c:v>10.5875</c:v>
                </c:pt>
                <c:pt idx="1270">
                  <c:v>10.5875</c:v>
                </c:pt>
                <c:pt idx="1271">
                  <c:v>10.5875</c:v>
                </c:pt>
                <c:pt idx="1272">
                  <c:v>10.5875</c:v>
                </c:pt>
                <c:pt idx="1273">
                  <c:v>10.5875</c:v>
                </c:pt>
                <c:pt idx="1274">
                  <c:v>10.5875</c:v>
                </c:pt>
                <c:pt idx="1275">
                  <c:v>10.5875</c:v>
                </c:pt>
                <c:pt idx="1276">
                  <c:v>10.5875</c:v>
                </c:pt>
                <c:pt idx="1277">
                  <c:v>10.5875</c:v>
                </c:pt>
                <c:pt idx="1278">
                  <c:v>10.5875</c:v>
                </c:pt>
                <c:pt idx="1279">
                  <c:v>10.5875</c:v>
                </c:pt>
                <c:pt idx="1280">
                  <c:v>10.5875</c:v>
                </c:pt>
                <c:pt idx="1281">
                  <c:v>10.5875</c:v>
                </c:pt>
                <c:pt idx="1282">
                  <c:v>10.5875</c:v>
                </c:pt>
                <c:pt idx="1283">
                  <c:v>10.5875</c:v>
                </c:pt>
                <c:pt idx="1284">
                  <c:v>10.5875</c:v>
                </c:pt>
                <c:pt idx="1285">
                  <c:v>10.5875</c:v>
                </c:pt>
                <c:pt idx="1286">
                  <c:v>10.5875</c:v>
                </c:pt>
                <c:pt idx="1287">
                  <c:v>10.5875</c:v>
                </c:pt>
                <c:pt idx="1288">
                  <c:v>10.5875</c:v>
                </c:pt>
                <c:pt idx="1289">
                  <c:v>10.5875</c:v>
                </c:pt>
                <c:pt idx="1290">
                  <c:v>10.5875</c:v>
                </c:pt>
                <c:pt idx="1291">
                  <c:v>10.5875</c:v>
                </c:pt>
                <c:pt idx="1292">
                  <c:v>10.5875</c:v>
                </c:pt>
                <c:pt idx="1293">
                  <c:v>10.5875</c:v>
                </c:pt>
                <c:pt idx="1294">
                  <c:v>10.5875</c:v>
                </c:pt>
                <c:pt idx="1295">
                  <c:v>10.5875</c:v>
                </c:pt>
                <c:pt idx="1296">
                  <c:v>10.5875</c:v>
                </c:pt>
                <c:pt idx="1297">
                  <c:v>10.5875</c:v>
                </c:pt>
                <c:pt idx="1298">
                  <c:v>10.5875</c:v>
                </c:pt>
                <c:pt idx="1299">
                  <c:v>10.5875</c:v>
                </c:pt>
                <c:pt idx="1300">
                  <c:v>10.5875</c:v>
                </c:pt>
                <c:pt idx="1301">
                  <c:v>10.5875</c:v>
                </c:pt>
                <c:pt idx="1302">
                  <c:v>10.5875</c:v>
                </c:pt>
                <c:pt idx="1303">
                  <c:v>10.5875</c:v>
                </c:pt>
                <c:pt idx="1304">
                  <c:v>10.5875</c:v>
                </c:pt>
                <c:pt idx="1305">
                  <c:v>10.5875</c:v>
                </c:pt>
                <c:pt idx="1306">
                  <c:v>10.5875</c:v>
                </c:pt>
                <c:pt idx="1307">
                  <c:v>10.5875</c:v>
                </c:pt>
                <c:pt idx="1308">
                  <c:v>10.5875</c:v>
                </c:pt>
                <c:pt idx="1309">
                  <c:v>10.5875</c:v>
                </c:pt>
                <c:pt idx="1310">
                  <c:v>10.5875</c:v>
                </c:pt>
                <c:pt idx="1311">
                  <c:v>10.5875</c:v>
                </c:pt>
                <c:pt idx="1312">
                  <c:v>10.5875</c:v>
                </c:pt>
                <c:pt idx="1313">
                  <c:v>10.5875</c:v>
                </c:pt>
                <c:pt idx="1314">
                  <c:v>10.5875</c:v>
                </c:pt>
                <c:pt idx="1315">
                  <c:v>10.5875</c:v>
                </c:pt>
                <c:pt idx="1316">
                  <c:v>10.5875</c:v>
                </c:pt>
                <c:pt idx="1317">
                  <c:v>10.5875</c:v>
                </c:pt>
                <c:pt idx="1318">
                  <c:v>10.5875</c:v>
                </c:pt>
                <c:pt idx="1319">
                  <c:v>10.5875</c:v>
                </c:pt>
                <c:pt idx="1320">
                  <c:v>10.5875</c:v>
                </c:pt>
                <c:pt idx="1321">
                  <c:v>10.5875</c:v>
                </c:pt>
                <c:pt idx="1322">
                  <c:v>10.5875</c:v>
                </c:pt>
                <c:pt idx="1323">
                  <c:v>10.5875</c:v>
                </c:pt>
                <c:pt idx="1324">
                  <c:v>10.5875</c:v>
                </c:pt>
                <c:pt idx="1325">
                  <c:v>10.5875</c:v>
                </c:pt>
                <c:pt idx="1326">
                  <c:v>10.5875</c:v>
                </c:pt>
                <c:pt idx="1327">
                  <c:v>10.5875</c:v>
                </c:pt>
                <c:pt idx="1328">
                  <c:v>10.5875</c:v>
                </c:pt>
                <c:pt idx="1329">
                  <c:v>10.5875</c:v>
                </c:pt>
                <c:pt idx="1330">
                  <c:v>10.5875</c:v>
                </c:pt>
                <c:pt idx="1331">
                  <c:v>10.5875</c:v>
                </c:pt>
                <c:pt idx="1332">
                  <c:v>10.5875</c:v>
                </c:pt>
                <c:pt idx="1333">
                  <c:v>10.5875</c:v>
                </c:pt>
                <c:pt idx="1334">
                  <c:v>10.5875</c:v>
                </c:pt>
                <c:pt idx="1335">
                  <c:v>10.5875</c:v>
                </c:pt>
                <c:pt idx="1336">
                  <c:v>10.5875</c:v>
                </c:pt>
                <c:pt idx="1337">
                  <c:v>10.5875</c:v>
                </c:pt>
                <c:pt idx="1338">
                  <c:v>10.5875</c:v>
                </c:pt>
                <c:pt idx="1339">
                  <c:v>10.5875</c:v>
                </c:pt>
                <c:pt idx="1340">
                  <c:v>10.5875</c:v>
                </c:pt>
                <c:pt idx="1341">
                  <c:v>10.5875</c:v>
                </c:pt>
                <c:pt idx="1342">
                  <c:v>10.5875</c:v>
                </c:pt>
                <c:pt idx="1343">
                  <c:v>10.5875</c:v>
                </c:pt>
                <c:pt idx="1344">
                  <c:v>10.5875</c:v>
                </c:pt>
                <c:pt idx="1345">
                  <c:v>10.5875</c:v>
                </c:pt>
                <c:pt idx="1346">
                  <c:v>10.5875</c:v>
                </c:pt>
                <c:pt idx="1347">
                  <c:v>10.5875</c:v>
                </c:pt>
                <c:pt idx="1348">
                  <c:v>10.5875</c:v>
                </c:pt>
                <c:pt idx="1349">
                  <c:v>10.5875</c:v>
                </c:pt>
                <c:pt idx="1350">
                  <c:v>10.5875</c:v>
                </c:pt>
                <c:pt idx="1351">
                  <c:v>10.5875</c:v>
                </c:pt>
                <c:pt idx="1352">
                  <c:v>10.5875</c:v>
                </c:pt>
                <c:pt idx="1353">
                  <c:v>10.5875</c:v>
                </c:pt>
                <c:pt idx="1354">
                  <c:v>10.5875</c:v>
                </c:pt>
                <c:pt idx="1355">
                  <c:v>10.5875</c:v>
                </c:pt>
                <c:pt idx="1356">
                  <c:v>10.5875</c:v>
                </c:pt>
                <c:pt idx="1357">
                  <c:v>10.5875</c:v>
                </c:pt>
                <c:pt idx="1358">
                  <c:v>10.5875</c:v>
                </c:pt>
                <c:pt idx="1359">
                  <c:v>10.5875</c:v>
                </c:pt>
                <c:pt idx="1360">
                  <c:v>10.5875</c:v>
                </c:pt>
                <c:pt idx="1361">
                  <c:v>10.5875</c:v>
                </c:pt>
                <c:pt idx="1362">
                  <c:v>10.5875</c:v>
                </c:pt>
                <c:pt idx="1363">
                  <c:v>10.5875</c:v>
                </c:pt>
                <c:pt idx="1364">
                  <c:v>10.5875</c:v>
                </c:pt>
                <c:pt idx="1365">
                  <c:v>10.5875</c:v>
                </c:pt>
                <c:pt idx="1366">
                  <c:v>10.5875</c:v>
                </c:pt>
                <c:pt idx="1367">
                  <c:v>10.5875</c:v>
                </c:pt>
                <c:pt idx="1368">
                  <c:v>10.5875</c:v>
                </c:pt>
                <c:pt idx="1369">
                  <c:v>10.5875</c:v>
                </c:pt>
                <c:pt idx="1370">
                  <c:v>10.5875</c:v>
                </c:pt>
                <c:pt idx="1371">
                  <c:v>10.5875</c:v>
                </c:pt>
                <c:pt idx="1372">
                  <c:v>10.5875</c:v>
                </c:pt>
                <c:pt idx="1373">
                  <c:v>10.5875</c:v>
                </c:pt>
                <c:pt idx="1374">
                  <c:v>10.5875</c:v>
                </c:pt>
                <c:pt idx="1375">
                  <c:v>10.5875</c:v>
                </c:pt>
                <c:pt idx="1376">
                  <c:v>10.5875</c:v>
                </c:pt>
                <c:pt idx="1377">
                  <c:v>10.5875</c:v>
                </c:pt>
                <c:pt idx="1378">
                  <c:v>10.5875</c:v>
                </c:pt>
                <c:pt idx="1379">
                  <c:v>10.5875</c:v>
                </c:pt>
                <c:pt idx="1380">
                  <c:v>10.5875</c:v>
                </c:pt>
                <c:pt idx="1381">
                  <c:v>10.5875</c:v>
                </c:pt>
                <c:pt idx="1382">
                  <c:v>10.5875</c:v>
                </c:pt>
                <c:pt idx="1383">
                  <c:v>10.5875</c:v>
                </c:pt>
                <c:pt idx="1384">
                  <c:v>10.5875</c:v>
                </c:pt>
                <c:pt idx="1385">
                  <c:v>10.5875</c:v>
                </c:pt>
                <c:pt idx="1386">
                  <c:v>10.5875</c:v>
                </c:pt>
                <c:pt idx="1387">
                  <c:v>10.5875</c:v>
                </c:pt>
                <c:pt idx="1388">
                  <c:v>10.5875</c:v>
                </c:pt>
                <c:pt idx="1389">
                  <c:v>10.5875</c:v>
                </c:pt>
                <c:pt idx="1390">
                  <c:v>10.5875</c:v>
                </c:pt>
                <c:pt idx="1391">
                  <c:v>10.5875</c:v>
                </c:pt>
                <c:pt idx="1392">
                  <c:v>10.5875</c:v>
                </c:pt>
                <c:pt idx="1393">
                  <c:v>10.5875</c:v>
                </c:pt>
                <c:pt idx="1394">
                  <c:v>10.5875</c:v>
                </c:pt>
                <c:pt idx="1395">
                  <c:v>10.5875</c:v>
                </c:pt>
                <c:pt idx="1396">
                  <c:v>10.5875</c:v>
                </c:pt>
                <c:pt idx="1397">
                  <c:v>10.5875</c:v>
                </c:pt>
                <c:pt idx="1398">
                  <c:v>10.5875</c:v>
                </c:pt>
                <c:pt idx="1399">
                  <c:v>10.5875</c:v>
                </c:pt>
                <c:pt idx="1400">
                  <c:v>10.5875</c:v>
                </c:pt>
                <c:pt idx="1401">
                  <c:v>10.5875</c:v>
                </c:pt>
                <c:pt idx="1402">
                  <c:v>10.5875</c:v>
                </c:pt>
                <c:pt idx="1403">
                  <c:v>10.5875</c:v>
                </c:pt>
                <c:pt idx="1404">
                  <c:v>10.5875</c:v>
                </c:pt>
                <c:pt idx="1405">
                  <c:v>10.5875</c:v>
                </c:pt>
                <c:pt idx="1406">
                  <c:v>10.5875</c:v>
                </c:pt>
                <c:pt idx="1407">
                  <c:v>10.5875</c:v>
                </c:pt>
                <c:pt idx="1408">
                  <c:v>10.5875</c:v>
                </c:pt>
                <c:pt idx="1409">
                  <c:v>10.5875</c:v>
                </c:pt>
                <c:pt idx="1410">
                  <c:v>10.5875</c:v>
                </c:pt>
                <c:pt idx="1411">
                  <c:v>10.5875</c:v>
                </c:pt>
                <c:pt idx="1412">
                  <c:v>10.5875</c:v>
                </c:pt>
                <c:pt idx="1413">
                  <c:v>10.5875</c:v>
                </c:pt>
                <c:pt idx="1414">
                  <c:v>10.5875</c:v>
                </c:pt>
                <c:pt idx="1415">
                  <c:v>10.5875</c:v>
                </c:pt>
                <c:pt idx="1416">
                  <c:v>10.5875</c:v>
                </c:pt>
                <c:pt idx="1417">
                  <c:v>10.5875</c:v>
                </c:pt>
                <c:pt idx="1418">
                  <c:v>10.5875</c:v>
                </c:pt>
                <c:pt idx="1419">
                  <c:v>10.5875</c:v>
                </c:pt>
                <c:pt idx="1420">
                  <c:v>10.5875</c:v>
                </c:pt>
                <c:pt idx="1421">
                  <c:v>10.5875</c:v>
                </c:pt>
                <c:pt idx="1422">
                  <c:v>10.5875</c:v>
                </c:pt>
                <c:pt idx="1423">
                  <c:v>10.5875</c:v>
                </c:pt>
                <c:pt idx="1424">
                  <c:v>10.5875</c:v>
                </c:pt>
                <c:pt idx="1425">
                  <c:v>10.5875</c:v>
                </c:pt>
                <c:pt idx="1426">
                  <c:v>10.5875</c:v>
                </c:pt>
                <c:pt idx="1427">
                  <c:v>10.5875</c:v>
                </c:pt>
                <c:pt idx="1428">
                  <c:v>10.5875</c:v>
                </c:pt>
                <c:pt idx="1429">
                  <c:v>10.5875</c:v>
                </c:pt>
                <c:pt idx="1430">
                  <c:v>10.5875</c:v>
                </c:pt>
                <c:pt idx="1431">
                  <c:v>10.5875</c:v>
                </c:pt>
                <c:pt idx="1432">
                  <c:v>10.5875</c:v>
                </c:pt>
                <c:pt idx="1433">
                  <c:v>10.5875</c:v>
                </c:pt>
                <c:pt idx="1434">
                  <c:v>10.5875</c:v>
                </c:pt>
                <c:pt idx="1435">
                  <c:v>10.5875</c:v>
                </c:pt>
                <c:pt idx="1436">
                  <c:v>10.5875</c:v>
                </c:pt>
                <c:pt idx="1437">
                  <c:v>10.5875</c:v>
                </c:pt>
                <c:pt idx="1438">
                  <c:v>10.5875</c:v>
                </c:pt>
                <c:pt idx="1439">
                  <c:v>10.5875</c:v>
                </c:pt>
                <c:pt idx="1440">
                  <c:v>10.5875</c:v>
                </c:pt>
                <c:pt idx="1441">
                  <c:v>10.5875</c:v>
                </c:pt>
                <c:pt idx="1442">
                  <c:v>10.5875</c:v>
                </c:pt>
                <c:pt idx="1443">
                  <c:v>10.5875</c:v>
                </c:pt>
                <c:pt idx="1444">
                  <c:v>10.5875</c:v>
                </c:pt>
                <c:pt idx="1445">
                  <c:v>10.5875</c:v>
                </c:pt>
                <c:pt idx="1446">
                  <c:v>10.5875</c:v>
                </c:pt>
                <c:pt idx="1447">
                  <c:v>10.5875</c:v>
                </c:pt>
                <c:pt idx="1448">
                  <c:v>10.5875</c:v>
                </c:pt>
                <c:pt idx="1449">
                  <c:v>10.5875</c:v>
                </c:pt>
                <c:pt idx="1450">
                  <c:v>10.5875</c:v>
                </c:pt>
                <c:pt idx="1451">
                  <c:v>10.5875</c:v>
                </c:pt>
                <c:pt idx="1452">
                  <c:v>10.5875</c:v>
                </c:pt>
                <c:pt idx="1453">
                  <c:v>10.5875</c:v>
                </c:pt>
                <c:pt idx="1454">
                  <c:v>10.5875</c:v>
                </c:pt>
                <c:pt idx="1455">
                  <c:v>10.5875</c:v>
                </c:pt>
                <c:pt idx="1456">
                  <c:v>10.5875</c:v>
                </c:pt>
                <c:pt idx="1457">
                  <c:v>10.5875</c:v>
                </c:pt>
                <c:pt idx="1458">
                  <c:v>10.5875</c:v>
                </c:pt>
                <c:pt idx="1459">
                  <c:v>10.5875</c:v>
                </c:pt>
                <c:pt idx="1460">
                  <c:v>10.5875</c:v>
                </c:pt>
                <c:pt idx="1461">
                  <c:v>10.5875</c:v>
                </c:pt>
                <c:pt idx="1462">
                  <c:v>10.5875</c:v>
                </c:pt>
                <c:pt idx="1463">
                  <c:v>10.5875</c:v>
                </c:pt>
                <c:pt idx="1464">
                  <c:v>10.5875</c:v>
                </c:pt>
                <c:pt idx="1465">
                  <c:v>10.5875</c:v>
                </c:pt>
                <c:pt idx="1466">
                  <c:v>10.5875</c:v>
                </c:pt>
                <c:pt idx="1467">
                  <c:v>10.5875</c:v>
                </c:pt>
                <c:pt idx="1468">
                  <c:v>10.5875</c:v>
                </c:pt>
                <c:pt idx="1469">
                  <c:v>10.5875</c:v>
                </c:pt>
                <c:pt idx="1470">
                  <c:v>10.5875</c:v>
                </c:pt>
                <c:pt idx="1471">
                  <c:v>10.5875</c:v>
                </c:pt>
                <c:pt idx="1472">
                  <c:v>10.5875</c:v>
                </c:pt>
                <c:pt idx="1473">
                  <c:v>10.5875</c:v>
                </c:pt>
                <c:pt idx="1474">
                  <c:v>10.5875</c:v>
                </c:pt>
                <c:pt idx="1475">
                  <c:v>10.5875</c:v>
                </c:pt>
                <c:pt idx="1476">
                  <c:v>10.5875</c:v>
                </c:pt>
                <c:pt idx="1477">
                  <c:v>10.5875</c:v>
                </c:pt>
                <c:pt idx="1478">
                  <c:v>10.5875</c:v>
                </c:pt>
                <c:pt idx="1479">
                  <c:v>10.5875</c:v>
                </c:pt>
                <c:pt idx="1480">
                  <c:v>10.5875</c:v>
                </c:pt>
                <c:pt idx="1481">
                  <c:v>10.5875</c:v>
                </c:pt>
                <c:pt idx="1482">
                  <c:v>10.5875</c:v>
                </c:pt>
                <c:pt idx="1483">
                  <c:v>10.5875</c:v>
                </c:pt>
                <c:pt idx="1484">
                  <c:v>10.5875</c:v>
                </c:pt>
                <c:pt idx="1485">
                  <c:v>10.5875</c:v>
                </c:pt>
                <c:pt idx="1486">
                  <c:v>10.5875</c:v>
                </c:pt>
                <c:pt idx="1487">
                  <c:v>10.5875</c:v>
                </c:pt>
                <c:pt idx="1488">
                  <c:v>10.5875</c:v>
                </c:pt>
                <c:pt idx="1489">
                  <c:v>10.5875</c:v>
                </c:pt>
                <c:pt idx="1490">
                  <c:v>10.5875</c:v>
                </c:pt>
                <c:pt idx="1491">
                  <c:v>10.5875</c:v>
                </c:pt>
                <c:pt idx="1492">
                  <c:v>10.5875</c:v>
                </c:pt>
                <c:pt idx="1493">
                  <c:v>10.5875</c:v>
                </c:pt>
                <c:pt idx="1494">
                  <c:v>10.5875</c:v>
                </c:pt>
                <c:pt idx="1495">
                  <c:v>10.5875</c:v>
                </c:pt>
                <c:pt idx="1496">
                  <c:v>10.5875</c:v>
                </c:pt>
                <c:pt idx="1497">
                  <c:v>10.5875</c:v>
                </c:pt>
                <c:pt idx="1498">
                  <c:v>10.5875</c:v>
                </c:pt>
                <c:pt idx="1499">
                  <c:v>10.5875</c:v>
                </c:pt>
                <c:pt idx="1500">
                  <c:v>10.5875</c:v>
                </c:pt>
                <c:pt idx="1501">
                  <c:v>10.5875</c:v>
                </c:pt>
                <c:pt idx="1502">
                  <c:v>10.5875</c:v>
                </c:pt>
                <c:pt idx="1503">
                  <c:v>10.5875</c:v>
                </c:pt>
                <c:pt idx="1504">
                  <c:v>10.5875</c:v>
                </c:pt>
                <c:pt idx="1505">
                  <c:v>10.5875</c:v>
                </c:pt>
                <c:pt idx="1506">
                  <c:v>10.5875</c:v>
                </c:pt>
                <c:pt idx="1507">
                  <c:v>10.5875</c:v>
                </c:pt>
                <c:pt idx="1508">
                  <c:v>10.5875</c:v>
                </c:pt>
                <c:pt idx="1509">
                  <c:v>10.5875</c:v>
                </c:pt>
                <c:pt idx="1510">
                  <c:v>10.5875</c:v>
                </c:pt>
                <c:pt idx="1511">
                  <c:v>10.5875</c:v>
                </c:pt>
                <c:pt idx="1512">
                  <c:v>10.5875</c:v>
                </c:pt>
                <c:pt idx="1513">
                  <c:v>10.5875</c:v>
                </c:pt>
                <c:pt idx="1514">
                  <c:v>10.5875</c:v>
                </c:pt>
                <c:pt idx="1515">
                  <c:v>10.5875</c:v>
                </c:pt>
                <c:pt idx="1516">
                  <c:v>10.5875</c:v>
                </c:pt>
                <c:pt idx="1517">
                  <c:v>10.5875</c:v>
                </c:pt>
                <c:pt idx="1518">
                  <c:v>10.5875</c:v>
                </c:pt>
                <c:pt idx="1519">
                  <c:v>10.5875</c:v>
                </c:pt>
                <c:pt idx="1520">
                  <c:v>10.5875</c:v>
                </c:pt>
                <c:pt idx="1521">
                  <c:v>10.5875</c:v>
                </c:pt>
                <c:pt idx="1522">
                  <c:v>10.5875</c:v>
                </c:pt>
                <c:pt idx="1523">
                  <c:v>10.5875</c:v>
                </c:pt>
                <c:pt idx="1524">
                  <c:v>10.5875</c:v>
                </c:pt>
                <c:pt idx="1525">
                  <c:v>10.5875</c:v>
                </c:pt>
                <c:pt idx="1526">
                  <c:v>10.5875</c:v>
                </c:pt>
                <c:pt idx="1527">
                  <c:v>10.5875</c:v>
                </c:pt>
                <c:pt idx="1528">
                  <c:v>10.5875</c:v>
                </c:pt>
                <c:pt idx="1529">
                  <c:v>10.5875</c:v>
                </c:pt>
                <c:pt idx="1530">
                  <c:v>10.5875</c:v>
                </c:pt>
                <c:pt idx="1531">
                  <c:v>10.5875</c:v>
                </c:pt>
                <c:pt idx="1532">
                  <c:v>10.5875</c:v>
                </c:pt>
                <c:pt idx="1533">
                  <c:v>10.5875</c:v>
                </c:pt>
                <c:pt idx="1534">
                  <c:v>10.5875</c:v>
                </c:pt>
                <c:pt idx="1535">
                  <c:v>10.5875</c:v>
                </c:pt>
                <c:pt idx="1536">
                  <c:v>10.5875</c:v>
                </c:pt>
                <c:pt idx="1537">
                  <c:v>10.5875</c:v>
                </c:pt>
                <c:pt idx="1538">
                  <c:v>10.5875</c:v>
                </c:pt>
                <c:pt idx="1539">
                  <c:v>10.5875</c:v>
                </c:pt>
                <c:pt idx="1540">
                  <c:v>10.5875</c:v>
                </c:pt>
                <c:pt idx="1541">
                  <c:v>10.5875</c:v>
                </c:pt>
                <c:pt idx="1542">
                  <c:v>10.5875</c:v>
                </c:pt>
                <c:pt idx="1543">
                  <c:v>10.5875</c:v>
                </c:pt>
                <c:pt idx="1544">
                  <c:v>10.5875</c:v>
                </c:pt>
                <c:pt idx="1545">
                  <c:v>10.5875</c:v>
                </c:pt>
                <c:pt idx="1546">
                  <c:v>10.5875</c:v>
                </c:pt>
                <c:pt idx="1547">
                  <c:v>10.5875</c:v>
                </c:pt>
                <c:pt idx="1548">
                  <c:v>10.5875</c:v>
                </c:pt>
                <c:pt idx="1549">
                  <c:v>10.5875</c:v>
                </c:pt>
                <c:pt idx="1550">
                  <c:v>10.5875</c:v>
                </c:pt>
                <c:pt idx="1551">
                  <c:v>10.5875</c:v>
                </c:pt>
                <c:pt idx="1552">
                  <c:v>10.5875</c:v>
                </c:pt>
                <c:pt idx="1553">
                  <c:v>10.5875</c:v>
                </c:pt>
                <c:pt idx="1554">
                  <c:v>10.5875</c:v>
                </c:pt>
                <c:pt idx="1555">
                  <c:v>10.5875</c:v>
                </c:pt>
                <c:pt idx="1556">
                  <c:v>10.5875</c:v>
                </c:pt>
                <c:pt idx="1557">
                  <c:v>10.5875</c:v>
                </c:pt>
                <c:pt idx="1558">
                  <c:v>10.5875</c:v>
                </c:pt>
                <c:pt idx="1559">
                  <c:v>10.5875</c:v>
                </c:pt>
                <c:pt idx="1560">
                  <c:v>10.5875</c:v>
                </c:pt>
                <c:pt idx="1561">
                  <c:v>10.5875</c:v>
                </c:pt>
                <c:pt idx="1562">
                  <c:v>10.5875</c:v>
                </c:pt>
                <c:pt idx="1563">
                  <c:v>10.5875</c:v>
                </c:pt>
                <c:pt idx="1564">
                  <c:v>10.5875</c:v>
                </c:pt>
                <c:pt idx="1565">
                  <c:v>10.5875</c:v>
                </c:pt>
                <c:pt idx="1566">
                  <c:v>10.5875</c:v>
                </c:pt>
                <c:pt idx="1567">
                  <c:v>10.5875</c:v>
                </c:pt>
                <c:pt idx="1568">
                  <c:v>10.5875</c:v>
                </c:pt>
                <c:pt idx="1569">
                  <c:v>10.5875</c:v>
                </c:pt>
                <c:pt idx="1570">
                  <c:v>10.5875</c:v>
                </c:pt>
                <c:pt idx="1571">
                  <c:v>10.5875</c:v>
                </c:pt>
                <c:pt idx="1572">
                  <c:v>10.5875</c:v>
                </c:pt>
                <c:pt idx="1573">
                  <c:v>10.5875</c:v>
                </c:pt>
                <c:pt idx="1574">
                  <c:v>10.5875</c:v>
                </c:pt>
                <c:pt idx="1575">
                  <c:v>10.5875</c:v>
                </c:pt>
                <c:pt idx="1576">
                  <c:v>10.5875</c:v>
                </c:pt>
                <c:pt idx="1577">
                  <c:v>10.5875</c:v>
                </c:pt>
                <c:pt idx="1578">
                  <c:v>10.5875</c:v>
                </c:pt>
                <c:pt idx="1579">
                  <c:v>10.5875</c:v>
                </c:pt>
                <c:pt idx="1580">
                  <c:v>10.5875</c:v>
                </c:pt>
                <c:pt idx="1581">
                  <c:v>10.5875</c:v>
                </c:pt>
                <c:pt idx="1582">
                  <c:v>10.5875</c:v>
                </c:pt>
                <c:pt idx="1583">
                  <c:v>10.5875</c:v>
                </c:pt>
                <c:pt idx="1584">
                  <c:v>10.5875</c:v>
                </c:pt>
                <c:pt idx="1585">
                  <c:v>10.5875</c:v>
                </c:pt>
                <c:pt idx="1586">
                  <c:v>10.5875</c:v>
                </c:pt>
                <c:pt idx="1587">
                  <c:v>10.5875</c:v>
                </c:pt>
                <c:pt idx="1588">
                  <c:v>10.5875</c:v>
                </c:pt>
                <c:pt idx="1589">
                  <c:v>10.5875</c:v>
                </c:pt>
                <c:pt idx="1590">
                  <c:v>10.5875</c:v>
                </c:pt>
                <c:pt idx="1591">
                  <c:v>10.5875</c:v>
                </c:pt>
                <c:pt idx="1592">
                  <c:v>10.5875</c:v>
                </c:pt>
                <c:pt idx="1593">
                  <c:v>10.5875</c:v>
                </c:pt>
                <c:pt idx="1594">
                  <c:v>10.5875</c:v>
                </c:pt>
                <c:pt idx="1595">
                  <c:v>10.5875</c:v>
                </c:pt>
                <c:pt idx="1596">
                  <c:v>10.5875</c:v>
                </c:pt>
                <c:pt idx="1597">
                  <c:v>10.5875</c:v>
                </c:pt>
                <c:pt idx="1598">
                  <c:v>10.5875</c:v>
                </c:pt>
                <c:pt idx="1599">
                  <c:v>10.5875</c:v>
                </c:pt>
                <c:pt idx="1600">
                  <c:v>10.5875</c:v>
                </c:pt>
                <c:pt idx="1601">
                  <c:v>10.5875</c:v>
                </c:pt>
                <c:pt idx="1602">
                  <c:v>10.5875</c:v>
                </c:pt>
                <c:pt idx="1603">
                  <c:v>10.5875</c:v>
                </c:pt>
                <c:pt idx="1604">
                  <c:v>10.5875</c:v>
                </c:pt>
                <c:pt idx="1605">
                  <c:v>10.5875</c:v>
                </c:pt>
                <c:pt idx="1606">
                  <c:v>10.5875</c:v>
                </c:pt>
                <c:pt idx="1607">
                  <c:v>10.5875</c:v>
                </c:pt>
                <c:pt idx="1608">
                  <c:v>10.5875</c:v>
                </c:pt>
                <c:pt idx="1609">
                  <c:v>10.5875</c:v>
                </c:pt>
                <c:pt idx="1610">
                  <c:v>10.5875</c:v>
                </c:pt>
                <c:pt idx="1611">
                  <c:v>10.5875</c:v>
                </c:pt>
                <c:pt idx="1612">
                  <c:v>10.5875</c:v>
                </c:pt>
                <c:pt idx="1613">
                  <c:v>10.5875</c:v>
                </c:pt>
                <c:pt idx="1614">
                  <c:v>10.5875</c:v>
                </c:pt>
                <c:pt idx="1615">
                  <c:v>10.5875</c:v>
                </c:pt>
                <c:pt idx="1616">
                  <c:v>10.5875</c:v>
                </c:pt>
                <c:pt idx="1617">
                  <c:v>10.5875</c:v>
                </c:pt>
                <c:pt idx="1618">
                  <c:v>10.5875</c:v>
                </c:pt>
                <c:pt idx="1619">
                  <c:v>10.5875</c:v>
                </c:pt>
                <c:pt idx="1620">
                  <c:v>10.5875</c:v>
                </c:pt>
                <c:pt idx="1621">
                  <c:v>10.5875</c:v>
                </c:pt>
                <c:pt idx="1622">
                  <c:v>10.5875</c:v>
                </c:pt>
                <c:pt idx="1623">
                  <c:v>10.5875</c:v>
                </c:pt>
                <c:pt idx="1624">
                  <c:v>10.5875</c:v>
                </c:pt>
                <c:pt idx="1625">
                  <c:v>10.5875</c:v>
                </c:pt>
                <c:pt idx="1626">
                  <c:v>10.5875</c:v>
                </c:pt>
                <c:pt idx="1627">
                  <c:v>10.5875</c:v>
                </c:pt>
                <c:pt idx="1628">
                  <c:v>10.5875</c:v>
                </c:pt>
                <c:pt idx="1629">
                  <c:v>10.5875</c:v>
                </c:pt>
                <c:pt idx="1630">
                  <c:v>10.5875</c:v>
                </c:pt>
                <c:pt idx="1631">
                  <c:v>10.5875</c:v>
                </c:pt>
                <c:pt idx="1632">
                  <c:v>10.5875</c:v>
                </c:pt>
                <c:pt idx="1633">
                  <c:v>10.5875</c:v>
                </c:pt>
                <c:pt idx="1634">
                  <c:v>10.5875</c:v>
                </c:pt>
                <c:pt idx="1635">
                  <c:v>10.5875</c:v>
                </c:pt>
                <c:pt idx="1636">
                  <c:v>10.5875</c:v>
                </c:pt>
                <c:pt idx="1637">
                  <c:v>10.5875</c:v>
                </c:pt>
                <c:pt idx="1638">
                  <c:v>10.5875</c:v>
                </c:pt>
                <c:pt idx="1639">
                  <c:v>10.5875</c:v>
                </c:pt>
                <c:pt idx="1640">
                  <c:v>10.5875</c:v>
                </c:pt>
                <c:pt idx="1641">
                  <c:v>10.5875</c:v>
                </c:pt>
                <c:pt idx="1642">
                  <c:v>10.5875</c:v>
                </c:pt>
                <c:pt idx="1643">
                  <c:v>10.5875</c:v>
                </c:pt>
                <c:pt idx="1644">
                  <c:v>10.5875</c:v>
                </c:pt>
                <c:pt idx="1645">
                  <c:v>10.5875</c:v>
                </c:pt>
                <c:pt idx="1646">
                  <c:v>10.5875</c:v>
                </c:pt>
                <c:pt idx="1647">
                  <c:v>10.5875</c:v>
                </c:pt>
                <c:pt idx="1648">
                  <c:v>10.5875</c:v>
                </c:pt>
                <c:pt idx="1649">
                  <c:v>10.5875</c:v>
                </c:pt>
                <c:pt idx="1650">
                  <c:v>10.5875</c:v>
                </c:pt>
                <c:pt idx="1651">
                  <c:v>10.5875</c:v>
                </c:pt>
                <c:pt idx="1652">
                  <c:v>10.5875</c:v>
                </c:pt>
                <c:pt idx="1653">
                  <c:v>10.5875</c:v>
                </c:pt>
                <c:pt idx="1654">
                  <c:v>10.5875</c:v>
                </c:pt>
                <c:pt idx="1655">
                  <c:v>10.5875</c:v>
                </c:pt>
                <c:pt idx="1656">
                  <c:v>10.5875</c:v>
                </c:pt>
                <c:pt idx="1657">
                  <c:v>10.5875</c:v>
                </c:pt>
                <c:pt idx="1658">
                  <c:v>10.5875</c:v>
                </c:pt>
                <c:pt idx="1659">
                  <c:v>10.5875</c:v>
                </c:pt>
                <c:pt idx="1660">
                  <c:v>10.5875</c:v>
                </c:pt>
                <c:pt idx="1661">
                  <c:v>10.5875</c:v>
                </c:pt>
                <c:pt idx="1662">
                  <c:v>10.5875</c:v>
                </c:pt>
                <c:pt idx="1663">
                  <c:v>10.5875</c:v>
                </c:pt>
                <c:pt idx="1664">
                  <c:v>10.5875</c:v>
                </c:pt>
                <c:pt idx="1665">
                  <c:v>10.5875</c:v>
                </c:pt>
                <c:pt idx="1666">
                  <c:v>10.5875</c:v>
                </c:pt>
                <c:pt idx="1667">
                  <c:v>10.5875</c:v>
                </c:pt>
                <c:pt idx="1668">
                  <c:v>10.5875</c:v>
                </c:pt>
                <c:pt idx="1669">
                  <c:v>10.5875</c:v>
                </c:pt>
                <c:pt idx="1670">
                  <c:v>10.5875</c:v>
                </c:pt>
                <c:pt idx="1671">
                  <c:v>10.5875</c:v>
                </c:pt>
                <c:pt idx="1672">
                  <c:v>10.5875</c:v>
                </c:pt>
                <c:pt idx="1673">
                  <c:v>10.5875</c:v>
                </c:pt>
                <c:pt idx="1674">
                  <c:v>10.5875</c:v>
                </c:pt>
                <c:pt idx="1675">
                  <c:v>10.5875</c:v>
                </c:pt>
                <c:pt idx="1676">
                  <c:v>10.5875</c:v>
                </c:pt>
                <c:pt idx="1677">
                  <c:v>10.5875</c:v>
                </c:pt>
                <c:pt idx="1678">
                  <c:v>10.5875</c:v>
                </c:pt>
                <c:pt idx="1679">
                  <c:v>10.5875</c:v>
                </c:pt>
                <c:pt idx="1680">
                  <c:v>10.5875</c:v>
                </c:pt>
                <c:pt idx="1681">
                  <c:v>10.5875</c:v>
                </c:pt>
                <c:pt idx="1682">
                  <c:v>10.5875</c:v>
                </c:pt>
                <c:pt idx="1683">
                  <c:v>10.5875</c:v>
                </c:pt>
                <c:pt idx="1684">
                  <c:v>10.5875</c:v>
                </c:pt>
                <c:pt idx="1685">
                  <c:v>10.5875</c:v>
                </c:pt>
                <c:pt idx="1686">
                  <c:v>10.5875</c:v>
                </c:pt>
                <c:pt idx="1687">
                  <c:v>10.5875</c:v>
                </c:pt>
                <c:pt idx="1688">
                  <c:v>10.5875</c:v>
                </c:pt>
                <c:pt idx="1689">
                  <c:v>10.5875</c:v>
                </c:pt>
                <c:pt idx="1690">
                  <c:v>10.5875</c:v>
                </c:pt>
                <c:pt idx="1691">
                  <c:v>10.5875</c:v>
                </c:pt>
                <c:pt idx="1692">
                  <c:v>10.5875</c:v>
                </c:pt>
                <c:pt idx="1693">
                  <c:v>10.5875</c:v>
                </c:pt>
                <c:pt idx="1694">
                  <c:v>10.5875</c:v>
                </c:pt>
                <c:pt idx="1695">
                  <c:v>10.5875</c:v>
                </c:pt>
                <c:pt idx="1696">
                  <c:v>10.5875</c:v>
                </c:pt>
                <c:pt idx="1697">
                  <c:v>10.5875</c:v>
                </c:pt>
                <c:pt idx="1698">
                  <c:v>10.5875</c:v>
                </c:pt>
                <c:pt idx="1699">
                  <c:v>10.5875</c:v>
                </c:pt>
                <c:pt idx="1700">
                  <c:v>10.5875</c:v>
                </c:pt>
                <c:pt idx="1701">
                  <c:v>10.5875</c:v>
                </c:pt>
                <c:pt idx="1702">
                  <c:v>10.5875</c:v>
                </c:pt>
                <c:pt idx="1703">
                  <c:v>10.5875</c:v>
                </c:pt>
                <c:pt idx="1704">
                  <c:v>10.5875</c:v>
                </c:pt>
                <c:pt idx="1705">
                  <c:v>10.5875</c:v>
                </c:pt>
                <c:pt idx="1706">
                  <c:v>10.5875</c:v>
                </c:pt>
                <c:pt idx="1707">
                  <c:v>10.5875</c:v>
                </c:pt>
                <c:pt idx="1708">
                  <c:v>10.5875</c:v>
                </c:pt>
                <c:pt idx="1709">
                  <c:v>10.5875</c:v>
                </c:pt>
                <c:pt idx="1710">
                  <c:v>10.5875</c:v>
                </c:pt>
                <c:pt idx="1711">
                  <c:v>10.5875</c:v>
                </c:pt>
                <c:pt idx="1712">
                  <c:v>10.5875</c:v>
                </c:pt>
                <c:pt idx="1713">
                  <c:v>10.5875</c:v>
                </c:pt>
                <c:pt idx="1714">
                  <c:v>10.5875</c:v>
                </c:pt>
                <c:pt idx="1715">
                  <c:v>10.5875</c:v>
                </c:pt>
                <c:pt idx="1716">
                  <c:v>10.5875</c:v>
                </c:pt>
                <c:pt idx="1717">
                  <c:v>10.5875</c:v>
                </c:pt>
                <c:pt idx="1718">
                  <c:v>10.5875</c:v>
                </c:pt>
                <c:pt idx="1719">
                  <c:v>10.5875</c:v>
                </c:pt>
                <c:pt idx="1720">
                  <c:v>10.5875</c:v>
                </c:pt>
                <c:pt idx="1721">
                  <c:v>10.5875</c:v>
                </c:pt>
                <c:pt idx="1722">
                  <c:v>10.5875</c:v>
                </c:pt>
                <c:pt idx="1723">
                  <c:v>10.5875</c:v>
                </c:pt>
                <c:pt idx="1724">
                  <c:v>10.5875</c:v>
                </c:pt>
                <c:pt idx="1725">
                  <c:v>10.5875</c:v>
                </c:pt>
                <c:pt idx="1726">
                  <c:v>10.5875</c:v>
                </c:pt>
                <c:pt idx="1727">
                  <c:v>10.5875</c:v>
                </c:pt>
                <c:pt idx="1728">
                  <c:v>10.5875</c:v>
                </c:pt>
                <c:pt idx="1729">
                  <c:v>10.5875</c:v>
                </c:pt>
                <c:pt idx="1730">
                  <c:v>10.5875</c:v>
                </c:pt>
                <c:pt idx="1731">
                  <c:v>10.5875</c:v>
                </c:pt>
                <c:pt idx="1732">
                  <c:v>10.5875</c:v>
                </c:pt>
                <c:pt idx="1733">
                  <c:v>10.5875</c:v>
                </c:pt>
                <c:pt idx="1734">
                  <c:v>10.5875</c:v>
                </c:pt>
                <c:pt idx="1735">
                  <c:v>10.5875</c:v>
                </c:pt>
                <c:pt idx="1736">
                  <c:v>10.5875</c:v>
                </c:pt>
                <c:pt idx="1737">
                  <c:v>10.5875</c:v>
                </c:pt>
                <c:pt idx="1738">
                  <c:v>10.5875</c:v>
                </c:pt>
                <c:pt idx="1739">
                  <c:v>10.5875</c:v>
                </c:pt>
                <c:pt idx="1740">
                  <c:v>10.5875</c:v>
                </c:pt>
                <c:pt idx="1741">
                  <c:v>10.5875</c:v>
                </c:pt>
                <c:pt idx="1742">
                  <c:v>10.5875</c:v>
                </c:pt>
                <c:pt idx="1743">
                  <c:v>10.5875</c:v>
                </c:pt>
                <c:pt idx="1744">
                  <c:v>10.5875</c:v>
                </c:pt>
                <c:pt idx="1745">
                  <c:v>10.5875</c:v>
                </c:pt>
                <c:pt idx="1746">
                  <c:v>10.5875</c:v>
                </c:pt>
                <c:pt idx="1747">
                  <c:v>10.5875</c:v>
                </c:pt>
                <c:pt idx="1748">
                  <c:v>10.5875</c:v>
                </c:pt>
                <c:pt idx="1749">
                  <c:v>10.5875</c:v>
                </c:pt>
                <c:pt idx="1750">
                  <c:v>10.5875</c:v>
                </c:pt>
                <c:pt idx="1751">
                  <c:v>10.5875</c:v>
                </c:pt>
                <c:pt idx="1752">
                  <c:v>10.5875</c:v>
                </c:pt>
                <c:pt idx="1753">
                  <c:v>10.5875</c:v>
                </c:pt>
                <c:pt idx="1754">
                  <c:v>10.5875</c:v>
                </c:pt>
                <c:pt idx="1755">
                  <c:v>10.5875</c:v>
                </c:pt>
                <c:pt idx="1756">
                  <c:v>10.5875</c:v>
                </c:pt>
                <c:pt idx="1757">
                  <c:v>10.5875</c:v>
                </c:pt>
                <c:pt idx="1758">
                  <c:v>10.5875</c:v>
                </c:pt>
                <c:pt idx="1759">
                  <c:v>10.5875</c:v>
                </c:pt>
                <c:pt idx="1760">
                  <c:v>10.5875</c:v>
                </c:pt>
                <c:pt idx="1761">
                  <c:v>10.5875</c:v>
                </c:pt>
                <c:pt idx="1762">
                  <c:v>10.5875</c:v>
                </c:pt>
                <c:pt idx="1763">
                  <c:v>10.5875</c:v>
                </c:pt>
                <c:pt idx="1764">
                  <c:v>10.5875</c:v>
                </c:pt>
                <c:pt idx="1765">
                  <c:v>10.5875</c:v>
                </c:pt>
                <c:pt idx="1766">
                  <c:v>10.5875</c:v>
                </c:pt>
                <c:pt idx="1767">
                  <c:v>10.5875</c:v>
                </c:pt>
                <c:pt idx="1768">
                  <c:v>10.5875</c:v>
                </c:pt>
                <c:pt idx="1769">
                  <c:v>10.5875</c:v>
                </c:pt>
                <c:pt idx="1770">
                  <c:v>10.5875</c:v>
                </c:pt>
                <c:pt idx="1771">
                  <c:v>10.5875</c:v>
                </c:pt>
                <c:pt idx="1772">
                  <c:v>10.5875</c:v>
                </c:pt>
                <c:pt idx="1773">
                  <c:v>10.5875</c:v>
                </c:pt>
                <c:pt idx="1774">
                  <c:v>10.5875</c:v>
                </c:pt>
                <c:pt idx="1775">
                  <c:v>10.5875</c:v>
                </c:pt>
                <c:pt idx="1776">
                  <c:v>10.5875</c:v>
                </c:pt>
                <c:pt idx="1777">
                  <c:v>10.5875</c:v>
                </c:pt>
                <c:pt idx="1778">
                  <c:v>10.5875</c:v>
                </c:pt>
                <c:pt idx="1779">
                  <c:v>10.5875</c:v>
                </c:pt>
                <c:pt idx="1780">
                  <c:v>10.5875</c:v>
                </c:pt>
                <c:pt idx="1781">
                  <c:v>10.5875</c:v>
                </c:pt>
                <c:pt idx="1782">
                  <c:v>10.5875</c:v>
                </c:pt>
                <c:pt idx="1783">
                  <c:v>10.5875</c:v>
                </c:pt>
                <c:pt idx="1784">
                  <c:v>10.5875</c:v>
                </c:pt>
                <c:pt idx="1785">
                  <c:v>10.5875</c:v>
                </c:pt>
                <c:pt idx="1786">
                  <c:v>10.5875</c:v>
                </c:pt>
                <c:pt idx="1787">
                  <c:v>10.5875</c:v>
                </c:pt>
                <c:pt idx="1788">
                  <c:v>10.5875</c:v>
                </c:pt>
                <c:pt idx="1789">
                  <c:v>10.5875</c:v>
                </c:pt>
                <c:pt idx="1790">
                  <c:v>10.5875</c:v>
                </c:pt>
                <c:pt idx="1791">
                  <c:v>10.5875</c:v>
                </c:pt>
                <c:pt idx="1792">
                  <c:v>10.5875</c:v>
                </c:pt>
                <c:pt idx="1793">
                  <c:v>10.5875</c:v>
                </c:pt>
                <c:pt idx="1794">
                  <c:v>10.5875</c:v>
                </c:pt>
                <c:pt idx="1795">
                  <c:v>10.5875</c:v>
                </c:pt>
                <c:pt idx="1796">
                  <c:v>10.5875</c:v>
                </c:pt>
                <c:pt idx="1797">
                  <c:v>10.5875</c:v>
                </c:pt>
                <c:pt idx="1798">
                  <c:v>10.5875</c:v>
                </c:pt>
                <c:pt idx="1799">
                  <c:v>10.5875</c:v>
                </c:pt>
                <c:pt idx="1800">
                  <c:v>10.5875</c:v>
                </c:pt>
                <c:pt idx="1801">
                  <c:v>10.5875</c:v>
                </c:pt>
                <c:pt idx="1802">
                  <c:v>10.5875</c:v>
                </c:pt>
                <c:pt idx="1803">
                  <c:v>10.5875</c:v>
                </c:pt>
                <c:pt idx="1804">
                  <c:v>10.5875</c:v>
                </c:pt>
                <c:pt idx="1805">
                  <c:v>10.5875</c:v>
                </c:pt>
                <c:pt idx="1806">
                  <c:v>10.5875</c:v>
                </c:pt>
                <c:pt idx="1807">
                  <c:v>10.5875</c:v>
                </c:pt>
                <c:pt idx="1808">
                  <c:v>10.5875</c:v>
                </c:pt>
                <c:pt idx="1809">
                  <c:v>10.5875</c:v>
                </c:pt>
                <c:pt idx="1810">
                  <c:v>10.5875</c:v>
                </c:pt>
                <c:pt idx="1811">
                  <c:v>10.5875</c:v>
                </c:pt>
                <c:pt idx="1812">
                  <c:v>10.5875</c:v>
                </c:pt>
                <c:pt idx="1813">
                  <c:v>10.5875</c:v>
                </c:pt>
                <c:pt idx="1814">
                  <c:v>10.5875</c:v>
                </c:pt>
                <c:pt idx="1815">
                  <c:v>10.5875</c:v>
                </c:pt>
                <c:pt idx="1816">
                  <c:v>10.5875</c:v>
                </c:pt>
                <c:pt idx="1817">
                  <c:v>10.5875</c:v>
                </c:pt>
                <c:pt idx="1818">
                  <c:v>10.5875</c:v>
                </c:pt>
                <c:pt idx="1819">
                  <c:v>10.5875</c:v>
                </c:pt>
                <c:pt idx="1820">
                  <c:v>10.5875</c:v>
                </c:pt>
                <c:pt idx="1821">
                  <c:v>10.5875</c:v>
                </c:pt>
                <c:pt idx="1822">
                  <c:v>10.5875</c:v>
                </c:pt>
                <c:pt idx="1823">
                  <c:v>10.5875</c:v>
                </c:pt>
                <c:pt idx="1824">
                  <c:v>10.5875</c:v>
                </c:pt>
                <c:pt idx="1825">
                  <c:v>10.5875</c:v>
                </c:pt>
                <c:pt idx="1826">
                  <c:v>10.5875</c:v>
                </c:pt>
                <c:pt idx="1827">
                  <c:v>10.5875</c:v>
                </c:pt>
                <c:pt idx="1828">
                  <c:v>10.5875</c:v>
                </c:pt>
                <c:pt idx="1829">
                  <c:v>10.5875</c:v>
                </c:pt>
                <c:pt idx="1830">
                  <c:v>10.5875</c:v>
                </c:pt>
                <c:pt idx="1831">
                  <c:v>10.5875</c:v>
                </c:pt>
                <c:pt idx="1832">
                  <c:v>10.5875</c:v>
                </c:pt>
                <c:pt idx="1833">
                  <c:v>10.5875</c:v>
                </c:pt>
                <c:pt idx="1834">
                  <c:v>10.5875</c:v>
                </c:pt>
                <c:pt idx="1835">
                  <c:v>10.5875</c:v>
                </c:pt>
                <c:pt idx="1836">
                  <c:v>10.5875</c:v>
                </c:pt>
                <c:pt idx="1837">
                  <c:v>10.5875</c:v>
                </c:pt>
                <c:pt idx="1838">
                  <c:v>10.5875</c:v>
                </c:pt>
                <c:pt idx="1839">
                  <c:v>10.5875</c:v>
                </c:pt>
                <c:pt idx="1840">
                  <c:v>10.5875</c:v>
                </c:pt>
                <c:pt idx="1841">
                  <c:v>10.5875</c:v>
                </c:pt>
                <c:pt idx="1842">
                  <c:v>10.5875</c:v>
                </c:pt>
                <c:pt idx="1843">
                  <c:v>10.5875</c:v>
                </c:pt>
                <c:pt idx="1844">
                  <c:v>10.5875</c:v>
                </c:pt>
                <c:pt idx="1845">
                  <c:v>10.5875</c:v>
                </c:pt>
                <c:pt idx="1846">
                  <c:v>10.5875</c:v>
                </c:pt>
                <c:pt idx="1847">
                  <c:v>10.5875</c:v>
                </c:pt>
                <c:pt idx="1848">
                  <c:v>10.5875</c:v>
                </c:pt>
                <c:pt idx="1849">
                  <c:v>10.5875</c:v>
                </c:pt>
                <c:pt idx="1850">
                  <c:v>10.5875</c:v>
                </c:pt>
                <c:pt idx="1851">
                  <c:v>10.5875</c:v>
                </c:pt>
                <c:pt idx="1852">
                  <c:v>10.5875</c:v>
                </c:pt>
                <c:pt idx="1853">
                  <c:v>10.5875</c:v>
                </c:pt>
                <c:pt idx="1854">
                  <c:v>10.5875</c:v>
                </c:pt>
                <c:pt idx="1855">
                  <c:v>10.5875</c:v>
                </c:pt>
                <c:pt idx="1856">
                  <c:v>10.5875</c:v>
                </c:pt>
                <c:pt idx="1857">
                  <c:v>10.5875</c:v>
                </c:pt>
                <c:pt idx="1858">
                  <c:v>10.5875</c:v>
                </c:pt>
                <c:pt idx="1859">
                  <c:v>10.5875</c:v>
                </c:pt>
                <c:pt idx="1860">
                  <c:v>10.5875</c:v>
                </c:pt>
                <c:pt idx="1861">
                  <c:v>10.5875</c:v>
                </c:pt>
                <c:pt idx="1862">
                  <c:v>10.5875</c:v>
                </c:pt>
                <c:pt idx="1863">
                  <c:v>10.5875</c:v>
                </c:pt>
                <c:pt idx="1864">
                  <c:v>10.5875</c:v>
                </c:pt>
                <c:pt idx="1865">
                  <c:v>10.5875</c:v>
                </c:pt>
                <c:pt idx="1866">
                  <c:v>10.5875</c:v>
                </c:pt>
                <c:pt idx="1867">
                  <c:v>10.5875</c:v>
                </c:pt>
                <c:pt idx="1868">
                  <c:v>10.5875</c:v>
                </c:pt>
                <c:pt idx="1869">
                  <c:v>10.5875</c:v>
                </c:pt>
                <c:pt idx="1870">
                  <c:v>10.5875</c:v>
                </c:pt>
                <c:pt idx="1871">
                  <c:v>10.5875</c:v>
                </c:pt>
                <c:pt idx="1872">
                  <c:v>10.5875</c:v>
                </c:pt>
                <c:pt idx="1873">
                  <c:v>10.5875</c:v>
                </c:pt>
                <c:pt idx="1874">
                  <c:v>10.5875</c:v>
                </c:pt>
                <c:pt idx="1875">
                  <c:v>10.5875</c:v>
                </c:pt>
                <c:pt idx="1876">
                  <c:v>10.5875</c:v>
                </c:pt>
                <c:pt idx="1877">
                  <c:v>10.5875</c:v>
                </c:pt>
                <c:pt idx="1878">
                  <c:v>10.5875</c:v>
                </c:pt>
                <c:pt idx="1879">
                  <c:v>10.5875</c:v>
                </c:pt>
                <c:pt idx="1880">
                  <c:v>10.5875</c:v>
                </c:pt>
                <c:pt idx="1881">
                  <c:v>10.5875</c:v>
                </c:pt>
                <c:pt idx="1882">
                  <c:v>10.5875</c:v>
                </c:pt>
                <c:pt idx="1883">
                  <c:v>10.5875</c:v>
                </c:pt>
                <c:pt idx="1884">
                  <c:v>10.5875</c:v>
                </c:pt>
                <c:pt idx="1885">
                  <c:v>10.5875</c:v>
                </c:pt>
                <c:pt idx="1886">
                  <c:v>10.5875</c:v>
                </c:pt>
                <c:pt idx="1887">
                  <c:v>10.5875</c:v>
                </c:pt>
                <c:pt idx="1888">
                  <c:v>10.5875</c:v>
                </c:pt>
                <c:pt idx="1889">
                  <c:v>10.5875</c:v>
                </c:pt>
                <c:pt idx="1890">
                  <c:v>10.5875</c:v>
                </c:pt>
                <c:pt idx="1891">
                  <c:v>10.5875</c:v>
                </c:pt>
                <c:pt idx="1892">
                  <c:v>10.5875</c:v>
                </c:pt>
                <c:pt idx="1893">
                  <c:v>10.5875</c:v>
                </c:pt>
                <c:pt idx="1894">
                  <c:v>10.5875</c:v>
                </c:pt>
                <c:pt idx="1895">
                  <c:v>10.5875</c:v>
                </c:pt>
                <c:pt idx="1896">
                  <c:v>10.5875</c:v>
                </c:pt>
                <c:pt idx="1897">
                  <c:v>10.5875</c:v>
                </c:pt>
                <c:pt idx="1898">
                  <c:v>10.5875</c:v>
                </c:pt>
                <c:pt idx="1899">
                  <c:v>10.5875</c:v>
                </c:pt>
                <c:pt idx="1900">
                  <c:v>10.5875</c:v>
                </c:pt>
                <c:pt idx="1901">
                  <c:v>10.5875</c:v>
                </c:pt>
                <c:pt idx="1902">
                  <c:v>10.5875</c:v>
                </c:pt>
                <c:pt idx="1903">
                  <c:v>10.5875</c:v>
                </c:pt>
                <c:pt idx="1904">
                  <c:v>10.5875</c:v>
                </c:pt>
                <c:pt idx="1905">
                  <c:v>10.5875</c:v>
                </c:pt>
                <c:pt idx="1906">
                  <c:v>10.5875</c:v>
                </c:pt>
                <c:pt idx="1907">
                  <c:v>10.5875</c:v>
                </c:pt>
                <c:pt idx="1908">
                  <c:v>10.5875</c:v>
                </c:pt>
                <c:pt idx="1909">
                  <c:v>10.5875</c:v>
                </c:pt>
                <c:pt idx="1910">
                  <c:v>10.5875</c:v>
                </c:pt>
                <c:pt idx="1911">
                  <c:v>10.5875</c:v>
                </c:pt>
                <c:pt idx="1912">
                  <c:v>10.5875</c:v>
                </c:pt>
                <c:pt idx="1913">
                  <c:v>10.5875</c:v>
                </c:pt>
                <c:pt idx="1914">
                  <c:v>10.5875</c:v>
                </c:pt>
                <c:pt idx="1915">
                  <c:v>10.5875</c:v>
                </c:pt>
                <c:pt idx="1916">
                  <c:v>10.5875</c:v>
                </c:pt>
                <c:pt idx="1917">
                  <c:v>10.5875</c:v>
                </c:pt>
                <c:pt idx="1918">
                  <c:v>10.5875</c:v>
                </c:pt>
                <c:pt idx="1919">
                  <c:v>10.5875</c:v>
                </c:pt>
                <c:pt idx="1920">
                  <c:v>10.5875</c:v>
                </c:pt>
                <c:pt idx="1921">
                  <c:v>10.5875</c:v>
                </c:pt>
                <c:pt idx="1922">
                  <c:v>10.5875</c:v>
                </c:pt>
                <c:pt idx="1923">
                  <c:v>10.5875</c:v>
                </c:pt>
                <c:pt idx="1924">
                  <c:v>10.5875</c:v>
                </c:pt>
                <c:pt idx="1925">
                  <c:v>10.5875</c:v>
                </c:pt>
                <c:pt idx="1926">
                  <c:v>10.5875</c:v>
                </c:pt>
                <c:pt idx="1927">
                  <c:v>10.5875</c:v>
                </c:pt>
                <c:pt idx="1928">
                  <c:v>10.5875</c:v>
                </c:pt>
                <c:pt idx="1929">
                  <c:v>10.5875</c:v>
                </c:pt>
                <c:pt idx="1930">
                  <c:v>10.5875</c:v>
                </c:pt>
                <c:pt idx="1931">
                  <c:v>10.5875</c:v>
                </c:pt>
                <c:pt idx="1932">
                  <c:v>10.5875</c:v>
                </c:pt>
                <c:pt idx="1933">
                  <c:v>10.5875</c:v>
                </c:pt>
                <c:pt idx="1934">
                  <c:v>10.5875</c:v>
                </c:pt>
                <c:pt idx="1935">
                  <c:v>10.5875</c:v>
                </c:pt>
                <c:pt idx="1936">
                  <c:v>10.5875</c:v>
                </c:pt>
                <c:pt idx="1937">
                  <c:v>10.5875</c:v>
                </c:pt>
                <c:pt idx="1938">
                  <c:v>10.5875</c:v>
                </c:pt>
                <c:pt idx="1939">
                  <c:v>10.5875</c:v>
                </c:pt>
                <c:pt idx="1940">
                  <c:v>10.5875</c:v>
                </c:pt>
                <c:pt idx="1941">
                  <c:v>10.5875</c:v>
                </c:pt>
                <c:pt idx="1942">
                  <c:v>10.5875</c:v>
                </c:pt>
                <c:pt idx="1943">
                  <c:v>10.5875</c:v>
                </c:pt>
                <c:pt idx="1944">
                  <c:v>10.5875</c:v>
                </c:pt>
                <c:pt idx="1945">
                  <c:v>10.5875</c:v>
                </c:pt>
                <c:pt idx="1946">
                  <c:v>10.5875</c:v>
                </c:pt>
                <c:pt idx="1947">
                  <c:v>10.5875</c:v>
                </c:pt>
                <c:pt idx="1948">
                  <c:v>10.5875</c:v>
                </c:pt>
                <c:pt idx="1949">
                  <c:v>10.5875</c:v>
                </c:pt>
                <c:pt idx="1950">
                  <c:v>10.5875</c:v>
                </c:pt>
                <c:pt idx="1951">
                  <c:v>10.5875</c:v>
                </c:pt>
                <c:pt idx="1952">
                  <c:v>10.5875</c:v>
                </c:pt>
                <c:pt idx="1953">
                  <c:v>10.5875</c:v>
                </c:pt>
                <c:pt idx="1954">
                  <c:v>10.5875</c:v>
                </c:pt>
                <c:pt idx="1955">
                  <c:v>10.5875</c:v>
                </c:pt>
                <c:pt idx="1956">
                  <c:v>10.5875</c:v>
                </c:pt>
                <c:pt idx="1957">
                  <c:v>10.5875</c:v>
                </c:pt>
                <c:pt idx="1958">
                  <c:v>10.5875</c:v>
                </c:pt>
                <c:pt idx="1959">
                  <c:v>10.5875</c:v>
                </c:pt>
                <c:pt idx="1960">
                  <c:v>10.5875</c:v>
                </c:pt>
                <c:pt idx="1961">
                  <c:v>10.5875</c:v>
                </c:pt>
                <c:pt idx="1962">
                  <c:v>10.5875</c:v>
                </c:pt>
                <c:pt idx="1963">
                  <c:v>10.5875</c:v>
                </c:pt>
                <c:pt idx="1964">
                  <c:v>10.5875</c:v>
                </c:pt>
                <c:pt idx="1965">
                  <c:v>10.5875</c:v>
                </c:pt>
                <c:pt idx="1966">
                  <c:v>10.5875</c:v>
                </c:pt>
                <c:pt idx="1967">
                  <c:v>10.5875</c:v>
                </c:pt>
                <c:pt idx="1968">
                  <c:v>10.5875</c:v>
                </c:pt>
                <c:pt idx="1969">
                  <c:v>10.5875</c:v>
                </c:pt>
                <c:pt idx="1970">
                  <c:v>10.5875</c:v>
                </c:pt>
                <c:pt idx="1971">
                  <c:v>10.5875</c:v>
                </c:pt>
                <c:pt idx="1972">
                  <c:v>10.5875</c:v>
                </c:pt>
                <c:pt idx="1973">
                  <c:v>10.5875</c:v>
                </c:pt>
                <c:pt idx="1974">
                  <c:v>10.5875</c:v>
                </c:pt>
                <c:pt idx="1975">
                  <c:v>10.5875</c:v>
                </c:pt>
                <c:pt idx="1976">
                  <c:v>10.5875</c:v>
                </c:pt>
                <c:pt idx="1977">
                  <c:v>10.5875</c:v>
                </c:pt>
                <c:pt idx="1978">
                  <c:v>10.5875</c:v>
                </c:pt>
                <c:pt idx="1979">
                  <c:v>10.5875</c:v>
                </c:pt>
                <c:pt idx="1980">
                  <c:v>10.5875</c:v>
                </c:pt>
                <c:pt idx="1981">
                  <c:v>10.5875</c:v>
                </c:pt>
                <c:pt idx="1982">
                  <c:v>10.5875</c:v>
                </c:pt>
                <c:pt idx="1983">
                  <c:v>10.5875</c:v>
                </c:pt>
                <c:pt idx="1984">
                  <c:v>10.5875</c:v>
                </c:pt>
                <c:pt idx="1985">
                  <c:v>10.5875</c:v>
                </c:pt>
                <c:pt idx="1986">
                  <c:v>10.5875</c:v>
                </c:pt>
                <c:pt idx="1987">
                  <c:v>10.5875</c:v>
                </c:pt>
                <c:pt idx="1988">
                  <c:v>10.5875</c:v>
                </c:pt>
                <c:pt idx="1989">
                  <c:v>10.5875</c:v>
                </c:pt>
                <c:pt idx="1990">
                  <c:v>10.5875</c:v>
                </c:pt>
                <c:pt idx="1991">
                  <c:v>10.5875</c:v>
                </c:pt>
                <c:pt idx="1992">
                  <c:v>10.5875</c:v>
                </c:pt>
                <c:pt idx="1993">
                  <c:v>10.5875</c:v>
                </c:pt>
                <c:pt idx="1994">
                  <c:v>10.5875</c:v>
                </c:pt>
                <c:pt idx="1995">
                  <c:v>10.5875</c:v>
                </c:pt>
                <c:pt idx="1996">
                  <c:v>10.5875</c:v>
                </c:pt>
                <c:pt idx="1997">
                  <c:v>10.5875</c:v>
                </c:pt>
                <c:pt idx="1998">
                  <c:v>10.5875</c:v>
                </c:pt>
                <c:pt idx="1999">
                  <c:v>10.5875</c:v>
                </c:pt>
                <c:pt idx="2000">
                  <c:v>10.5875</c:v>
                </c:pt>
                <c:pt idx="2001">
                  <c:v>10.5875</c:v>
                </c:pt>
                <c:pt idx="2002">
                  <c:v>10.5875</c:v>
                </c:pt>
                <c:pt idx="2003">
                  <c:v>10.5875</c:v>
                </c:pt>
                <c:pt idx="2004">
                  <c:v>10.5875</c:v>
                </c:pt>
                <c:pt idx="2005">
                  <c:v>10.5875</c:v>
                </c:pt>
                <c:pt idx="2006">
                  <c:v>10.5875</c:v>
                </c:pt>
                <c:pt idx="2007">
                  <c:v>10.5875</c:v>
                </c:pt>
                <c:pt idx="2008">
                  <c:v>10.5875</c:v>
                </c:pt>
                <c:pt idx="2009">
                  <c:v>10.5875</c:v>
                </c:pt>
                <c:pt idx="2010">
                  <c:v>10.5875</c:v>
                </c:pt>
                <c:pt idx="2011">
                  <c:v>10.5875</c:v>
                </c:pt>
                <c:pt idx="2012">
                  <c:v>10.5875</c:v>
                </c:pt>
                <c:pt idx="2013">
                  <c:v>10.5875</c:v>
                </c:pt>
                <c:pt idx="2014">
                  <c:v>10.5875</c:v>
                </c:pt>
                <c:pt idx="2015">
                  <c:v>10.5875</c:v>
                </c:pt>
                <c:pt idx="2016">
                  <c:v>10.5875</c:v>
                </c:pt>
                <c:pt idx="2017">
                  <c:v>10.5875</c:v>
                </c:pt>
                <c:pt idx="2018">
                  <c:v>10.5875</c:v>
                </c:pt>
                <c:pt idx="2019">
                  <c:v>10.5875</c:v>
                </c:pt>
                <c:pt idx="2020">
                  <c:v>10.5875</c:v>
                </c:pt>
                <c:pt idx="2021">
                  <c:v>10.5875</c:v>
                </c:pt>
                <c:pt idx="2022">
                  <c:v>10.5875</c:v>
                </c:pt>
                <c:pt idx="2023">
                  <c:v>10.5875</c:v>
                </c:pt>
                <c:pt idx="2024">
                  <c:v>10.5875</c:v>
                </c:pt>
                <c:pt idx="2025">
                  <c:v>10.5875</c:v>
                </c:pt>
                <c:pt idx="2026">
                  <c:v>10.5875</c:v>
                </c:pt>
                <c:pt idx="2027">
                  <c:v>10.5875</c:v>
                </c:pt>
                <c:pt idx="2028">
                  <c:v>10.5875</c:v>
                </c:pt>
                <c:pt idx="2029">
                  <c:v>10.5875</c:v>
                </c:pt>
                <c:pt idx="2030">
                  <c:v>10.5875</c:v>
                </c:pt>
                <c:pt idx="2031">
                  <c:v>10.5875</c:v>
                </c:pt>
                <c:pt idx="2032">
                  <c:v>10.5875</c:v>
                </c:pt>
                <c:pt idx="2033">
                  <c:v>10.5875</c:v>
                </c:pt>
                <c:pt idx="2034">
                  <c:v>10.5875</c:v>
                </c:pt>
                <c:pt idx="2035">
                  <c:v>10.5875</c:v>
                </c:pt>
                <c:pt idx="2036">
                  <c:v>10.5875</c:v>
                </c:pt>
                <c:pt idx="2037">
                  <c:v>10.5875</c:v>
                </c:pt>
                <c:pt idx="2038">
                  <c:v>10.5875</c:v>
                </c:pt>
                <c:pt idx="2039">
                  <c:v>10.5875</c:v>
                </c:pt>
                <c:pt idx="2040">
                  <c:v>10.5875</c:v>
                </c:pt>
                <c:pt idx="2041">
                  <c:v>10.5875</c:v>
                </c:pt>
                <c:pt idx="2042">
                  <c:v>10.5875</c:v>
                </c:pt>
                <c:pt idx="2043">
                  <c:v>10.5875</c:v>
                </c:pt>
                <c:pt idx="2044">
                  <c:v>10.5875</c:v>
                </c:pt>
                <c:pt idx="2045">
                  <c:v>10.5875</c:v>
                </c:pt>
                <c:pt idx="2046">
                  <c:v>10.5875</c:v>
                </c:pt>
                <c:pt idx="2047">
                  <c:v>10.5875</c:v>
                </c:pt>
                <c:pt idx="2048">
                  <c:v>10.5875</c:v>
                </c:pt>
                <c:pt idx="2049">
                  <c:v>10.5875</c:v>
                </c:pt>
                <c:pt idx="2050">
                  <c:v>10.5875</c:v>
                </c:pt>
                <c:pt idx="2051">
                  <c:v>10.5875</c:v>
                </c:pt>
                <c:pt idx="2052">
                  <c:v>10.5875</c:v>
                </c:pt>
                <c:pt idx="2053">
                  <c:v>10.5875</c:v>
                </c:pt>
                <c:pt idx="2054">
                  <c:v>10.5875</c:v>
                </c:pt>
                <c:pt idx="2055">
                  <c:v>10.5875</c:v>
                </c:pt>
                <c:pt idx="2056">
                  <c:v>10.5875</c:v>
                </c:pt>
                <c:pt idx="2057">
                  <c:v>10.5875</c:v>
                </c:pt>
                <c:pt idx="2058">
                  <c:v>10.5875</c:v>
                </c:pt>
                <c:pt idx="2059">
                  <c:v>10.5875</c:v>
                </c:pt>
                <c:pt idx="2060">
                  <c:v>10.5875</c:v>
                </c:pt>
                <c:pt idx="2061">
                  <c:v>10.5875</c:v>
                </c:pt>
                <c:pt idx="2062">
                  <c:v>10.5875</c:v>
                </c:pt>
                <c:pt idx="2063">
                  <c:v>10.5875</c:v>
                </c:pt>
                <c:pt idx="2064">
                  <c:v>10.5875</c:v>
                </c:pt>
                <c:pt idx="2065">
                  <c:v>10.5875</c:v>
                </c:pt>
                <c:pt idx="2066">
                  <c:v>10.5875</c:v>
                </c:pt>
                <c:pt idx="2067">
                  <c:v>10.5875</c:v>
                </c:pt>
                <c:pt idx="2068">
                  <c:v>10.5875</c:v>
                </c:pt>
                <c:pt idx="2069">
                  <c:v>10.5875</c:v>
                </c:pt>
                <c:pt idx="2070">
                  <c:v>10.5875</c:v>
                </c:pt>
                <c:pt idx="2071">
                  <c:v>10.5875</c:v>
                </c:pt>
                <c:pt idx="2072">
                  <c:v>10.5875</c:v>
                </c:pt>
                <c:pt idx="2073">
                  <c:v>10.5875</c:v>
                </c:pt>
                <c:pt idx="2074">
                  <c:v>10.5875</c:v>
                </c:pt>
                <c:pt idx="2075">
                  <c:v>10.5875</c:v>
                </c:pt>
                <c:pt idx="2076">
                  <c:v>10.5875</c:v>
                </c:pt>
                <c:pt idx="2077">
                  <c:v>10.5875</c:v>
                </c:pt>
                <c:pt idx="2078">
                  <c:v>10.5875</c:v>
                </c:pt>
                <c:pt idx="2079">
                  <c:v>10.5875</c:v>
                </c:pt>
                <c:pt idx="2080">
                  <c:v>10.5875</c:v>
                </c:pt>
                <c:pt idx="2081">
                  <c:v>10.5875</c:v>
                </c:pt>
                <c:pt idx="2082">
                  <c:v>10.5875</c:v>
                </c:pt>
                <c:pt idx="2083">
                  <c:v>10.5875</c:v>
                </c:pt>
                <c:pt idx="2084">
                  <c:v>10.5875</c:v>
                </c:pt>
                <c:pt idx="2085">
                  <c:v>10.5875</c:v>
                </c:pt>
                <c:pt idx="2086">
                  <c:v>10.5875</c:v>
                </c:pt>
                <c:pt idx="2087">
                  <c:v>10.5875</c:v>
                </c:pt>
                <c:pt idx="2088">
                  <c:v>10.5875</c:v>
                </c:pt>
                <c:pt idx="2089">
                  <c:v>10.5875</c:v>
                </c:pt>
                <c:pt idx="2090">
                  <c:v>10.5875</c:v>
                </c:pt>
                <c:pt idx="2091">
                  <c:v>10.5875</c:v>
                </c:pt>
                <c:pt idx="2092">
                  <c:v>10.5875</c:v>
                </c:pt>
                <c:pt idx="2093">
                  <c:v>10.5875</c:v>
                </c:pt>
                <c:pt idx="2094">
                  <c:v>10.5875</c:v>
                </c:pt>
                <c:pt idx="2095">
                  <c:v>10.5875</c:v>
                </c:pt>
                <c:pt idx="2096">
                  <c:v>10.5875</c:v>
                </c:pt>
                <c:pt idx="2097">
                  <c:v>10.5875</c:v>
                </c:pt>
                <c:pt idx="2098">
                  <c:v>10.5875</c:v>
                </c:pt>
                <c:pt idx="2099">
                  <c:v>10.5875</c:v>
                </c:pt>
                <c:pt idx="2100">
                  <c:v>10.5875</c:v>
                </c:pt>
                <c:pt idx="2101">
                  <c:v>10.5875</c:v>
                </c:pt>
                <c:pt idx="2102">
                  <c:v>10.5875</c:v>
                </c:pt>
                <c:pt idx="2103">
                  <c:v>10.5875</c:v>
                </c:pt>
                <c:pt idx="2104">
                  <c:v>10.5875</c:v>
                </c:pt>
                <c:pt idx="2105">
                  <c:v>10.5875</c:v>
                </c:pt>
                <c:pt idx="2106">
                  <c:v>10.5875</c:v>
                </c:pt>
                <c:pt idx="2107">
                  <c:v>10.5875</c:v>
                </c:pt>
                <c:pt idx="2108">
                  <c:v>10.5875</c:v>
                </c:pt>
                <c:pt idx="2109">
                  <c:v>10.5875</c:v>
                </c:pt>
                <c:pt idx="2110">
                  <c:v>10.5875</c:v>
                </c:pt>
                <c:pt idx="2111">
                  <c:v>10.5875</c:v>
                </c:pt>
                <c:pt idx="2112">
                  <c:v>10.5875</c:v>
                </c:pt>
                <c:pt idx="2113">
                  <c:v>10.5875</c:v>
                </c:pt>
                <c:pt idx="2114">
                  <c:v>10.5875</c:v>
                </c:pt>
                <c:pt idx="2115">
                  <c:v>10.5875</c:v>
                </c:pt>
                <c:pt idx="2116">
                  <c:v>10.5875</c:v>
                </c:pt>
                <c:pt idx="2117">
                  <c:v>10.5875</c:v>
                </c:pt>
                <c:pt idx="2118">
                  <c:v>10.5875</c:v>
                </c:pt>
                <c:pt idx="2119">
                  <c:v>10.5875</c:v>
                </c:pt>
                <c:pt idx="2120">
                  <c:v>10.5875</c:v>
                </c:pt>
                <c:pt idx="2121">
                  <c:v>10.5875</c:v>
                </c:pt>
                <c:pt idx="2122">
                  <c:v>10.5875</c:v>
                </c:pt>
                <c:pt idx="2123">
                  <c:v>10.5875</c:v>
                </c:pt>
                <c:pt idx="2124">
                  <c:v>10.5875</c:v>
                </c:pt>
                <c:pt idx="2125">
                  <c:v>10.5875</c:v>
                </c:pt>
                <c:pt idx="2126">
                  <c:v>10.5875</c:v>
                </c:pt>
                <c:pt idx="2127">
                  <c:v>10.5875</c:v>
                </c:pt>
                <c:pt idx="2128">
                  <c:v>10.5875</c:v>
                </c:pt>
                <c:pt idx="2129">
                  <c:v>10.5875</c:v>
                </c:pt>
                <c:pt idx="2130">
                  <c:v>10.5875</c:v>
                </c:pt>
                <c:pt idx="2131">
                  <c:v>10.5875</c:v>
                </c:pt>
                <c:pt idx="2132">
                  <c:v>10.5875</c:v>
                </c:pt>
                <c:pt idx="2133">
                  <c:v>10.5875</c:v>
                </c:pt>
                <c:pt idx="2134">
                  <c:v>10.5875</c:v>
                </c:pt>
                <c:pt idx="2135">
                  <c:v>10.5875</c:v>
                </c:pt>
                <c:pt idx="2136">
                  <c:v>10.5875</c:v>
                </c:pt>
                <c:pt idx="2137">
                  <c:v>10.5875</c:v>
                </c:pt>
                <c:pt idx="2138">
                  <c:v>10.5875</c:v>
                </c:pt>
                <c:pt idx="2139">
                  <c:v>10.5875</c:v>
                </c:pt>
                <c:pt idx="2140">
                  <c:v>10.5875</c:v>
                </c:pt>
                <c:pt idx="2141">
                  <c:v>10.5875</c:v>
                </c:pt>
                <c:pt idx="2142">
                  <c:v>10.5875</c:v>
                </c:pt>
                <c:pt idx="2143">
                  <c:v>10.5875</c:v>
                </c:pt>
                <c:pt idx="2144">
                  <c:v>10.5875</c:v>
                </c:pt>
                <c:pt idx="2145">
                  <c:v>10.5875</c:v>
                </c:pt>
                <c:pt idx="2146">
                  <c:v>10.5875</c:v>
                </c:pt>
                <c:pt idx="2147">
                  <c:v>10.5875</c:v>
                </c:pt>
                <c:pt idx="2148">
                  <c:v>10.5875</c:v>
                </c:pt>
                <c:pt idx="2149">
                  <c:v>10.5875</c:v>
                </c:pt>
                <c:pt idx="2150">
                  <c:v>10.5875</c:v>
                </c:pt>
                <c:pt idx="2151">
                  <c:v>10.5875</c:v>
                </c:pt>
                <c:pt idx="2152">
                  <c:v>10.5875</c:v>
                </c:pt>
                <c:pt idx="2153">
                  <c:v>10.5875</c:v>
                </c:pt>
                <c:pt idx="2154">
                  <c:v>10.5875</c:v>
                </c:pt>
                <c:pt idx="2155">
                  <c:v>10.5875</c:v>
                </c:pt>
                <c:pt idx="2156">
                  <c:v>10.5875</c:v>
                </c:pt>
                <c:pt idx="2157">
                  <c:v>10.5875</c:v>
                </c:pt>
                <c:pt idx="2158">
                  <c:v>10.5875</c:v>
                </c:pt>
                <c:pt idx="2159">
                  <c:v>10.5875</c:v>
                </c:pt>
                <c:pt idx="2160">
                  <c:v>10.5875</c:v>
                </c:pt>
                <c:pt idx="2161">
                  <c:v>10.5875</c:v>
                </c:pt>
                <c:pt idx="2162">
                  <c:v>10.5875</c:v>
                </c:pt>
                <c:pt idx="2163">
                  <c:v>10.5875</c:v>
                </c:pt>
                <c:pt idx="2164">
                  <c:v>10.5875</c:v>
                </c:pt>
                <c:pt idx="2165">
                  <c:v>10.5875</c:v>
                </c:pt>
                <c:pt idx="2166">
                  <c:v>10.5875</c:v>
                </c:pt>
                <c:pt idx="2167">
                  <c:v>10.5875</c:v>
                </c:pt>
                <c:pt idx="2168">
                  <c:v>10.5875</c:v>
                </c:pt>
                <c:pt idx="2169">
                  <c:v>10.5875</c:v>
                </c:pt>
                <c:pt idx="2170">
                  <c:v>10.5875</c:v>
                </c:pt>
                <c:pt idx="2171">
                  <c:v>10.5875</c:v>
                </c:pt>
                <c:pt idx="2172">
                  <c:v>10.5875</c:v>
                </c:pt>
                <c:pt idx="2173">
                  <c:v>10.5875</c:v>
                </c:pt>
                <c:pt idx="2174">
                  <c:v>10.5875</c:v>
                </c:pt>
                <c:pt idx="2175">
                  <c:v>10.5875</c:v>
                </c:pt>
                <c:pt idx="2176">
                  <c:v>10.5875</c:v>
                </c:pt>
                <c:pt idx="2177">
                  <c:v>10.5875</c:v>
                </c:pt>
                <c:pt idx="2178">
                  <c:v>10.5875</c:v>
                </c:pt>
                <c:pt idx="2179">
                  <c:v>10.5875</c:v>
                </c:pt>
                <c:pt idx="2180">
                  <c:v>10.5875</c:v>
                </c:pt>
                <c:pt idx="2181">
                  <c:v>10.5875</c:v>
                </c:pt>
                <c:pt idx="2182">
                  <c:v>10.5875</c:v>
                </c:pt>
                <c:pt idx="2183">
                  <c:v>10.5875</c:v>
                </c:pt>
                <c:pt idx="2184">
                  <c:v>10.5875</c:v>
                </c:pt>
                <c:pt idx="2185">
                  <c:v>10.5875</c:v>
                </c:pt>
                <c:pt idx="2186">
                  <c:v>10.5875</c:v>
                </c:pt>
                <c:pt idx="2187">
                  <c:v>10.5875</c:v>
                </c:pt>
                <c:pt idx="2188">
                  <c:v>10.5875</c:v>
                </c:pt>
                <c:pt idx="2189">
                  <c:v>10.5875</c:v>
                </c:pt>
                <c:pt idx="2190">
                  <c:v>10.5875</c:v>
                </c:pt>
                <c:pt idx="2191">
                  <c:v>10.5875</c:v>
                </c:pt>
                <c:pt idx="2192">
                  <c:v>10.5875</c:v>
                </c:pt>
                <c:pt idx="2193">
                  <c:v>10.5875</c:v>
                </c:pt>
                <c:pt idx="2194">
                  <c:v>10.5875</c:v>
                </c:pt>
                <c:pt idx="2195">
                  <c:v>10.5875</c:v>
                </c:pt>
                <c:pt idx="2196">
                  <c:v>10.5875</c:v>
                </c:pt>
                <c:pt idx="2197">
                  <c:v>10.5875</c:v>
                </c:pt>
                <c:pt idx="2198">
                  <c:v>10.5875</c:v>
                </c:pt>
                <c:pt idx="2199">
                  <c:v>10.5875</c:v>
                </c:pt>
                <c:pt idx="2200">
                  <c:v>10.5875</c:v>
                </c:pt>
                <c:pt idx="2201">
                  <c:v>10.5875</c:v>
                </c:pt>
                <c:pt idx="2202">
                  <c:v>10.5875</c:v>
                </c:pt>
                <c:pt idx="2203">
                  <c:v>10.5875</c:v>
                </c:pt>
                <c:pt idx="2204">
                  <c:v>10.5875</c:v>
                </c:pt>
                <c:pt idx="2205">
                  <c:v>10.5875</c:v>
                </c:pt>
                <c:pt idx="2206">
                  <c:v>10.5875</c:v>
                </c:pt>
                <c:pt idx="2207">
                  <c:v>10.5875</c:v>
                </c:pt>
                <c:pt idx="2208">
                  <c:v>10.5875</c:v>
                </c:pt>
                <c:pt idx="2209">
                  <c:v>10.5875</c:v>
                </c:pt>
                <c:pt idx="2210">
                  <c:v>10.5875</c:v>
                </c:pt>
                <c:pt idx="2211">
                  <c:v>10.5875</c:v>
                </c:pt>
                <c:pt idx="2212">
                  <c:v>10.5875</c:v>
                </c:pt>
                <c:pt idx="2213">
                  <c:v>10.5875</c:v>
                </c:pt>
                <c:pt idx="2214">
                  <c:v>10.5875</c:v>
                </c:pt>
                <c:pt idx="2215">
                  <c:v>10.5875</c:v>
                </c:pt>
                <c:pt idx="2216">
                  <c:v>10.5875</c:v>
                </c:pt>
                <c:pt idx="2217">
                  <c:v>10.5875</c:v>
                </c:pt>
                <c:pt idx="2218">
                  <c:v>10.5875</c:v>
                </c:pt>
                <c:pt idx="2219">
                  <c:v>10.5875</c:v>
                </c:pt>
                <c:pt idx="2220">
                  <c:v>10.5875</c:v>
                </c:pt>
                <c:pt idx="2221">
                  <c:v>10.5875</c:v>
                </c:pt>
                <c:pt idx="2222">
                  <c:v>10.5875</c:v>
                </c:pt>
                <c:pt idx="2223">
                  <c:v>10.5875</c:v>
                </c:pt>
                <c:pt idx="2224">
                  <c:v>10.5875</c:v>
                </c:pt>
                <c:pt idx="2225">
                  <c:v>10.5875</c:v>
                </c:pt>
                <c:pt idx="2226">
                  <c:v>10.5875</c:v>
                </c:pt>
                <c:pt idx="2227">
                  <c:v>10.5875</c:v>
                </c:pt>
                <c:pt idx="2228">
                  <c:v>10.5875</c:v>
                </c:pt>
                <c:pt idx="2229">
                  <c:v>10.5875</c:v>
                </c:pt>
                <c:pt idx="2230">
                  <c:v>10.5875</c:v>
                </c:pt>
                <c:pt idx="2231">
                  <c:v>10.5875</c:v>
                </c:pt>
                <c:pt idx="2232">
                  <c:v>10.5875</c:v>
                </c:pt>
                <c:pt idx="2233">
                  <c:v>10.5875</c:v>
                </c:pt>
                <c:pt idx="2234">
                  <c:v>10.5875</c:v>
                </c:pt>
                <c:pt idx="2235">
                  <c:v>10.5875</c:v>
                </c:pt>
                <c:pt idx="2236">
                  <c:v>10.5875</c:v>
                </c:pt>
                <c:pt idx="2237">
                  <c:v>10.5875</c:v>
                </c:pt>
                <c:pt idx="2238">
                  <c:v>10.5875</c:v>
                </c:pt>
                <c:pt idx="2239">
                  <c:v>10.5875</c:v>
                </c:pt>
                <c:pt idx="2240">
                  <c:v>10.5875</c:v>
                </c:pt>
                <c:pt idx="2241">
                  <c:v>10.5875</c:v>
                </c:pt>
                <c:pt idx="2242">
                  <c:v>10.5875</c:v>
                </c:pt>
                <c:pt idx="2243">
                  <c:v>10.5875</c:v>
                </c:pt>
                <c:pt idx="2244">
                  <c:v>10.5875</c:v>
                </c:pt>
                <c:pt idx="2245">
                  <c:v>10.5875</c:v>
                </c:pt>
                <c:pt idx="2246">
                  <c:v>10.5875</c:v>
                </c:pt>
                <c:pt idx="2247">
                  <c:v>10.5875</c:v>
                </c:pt>
                <c:pt idx="2248">
                  <c:v>10.5875</c:v>
                </c:pt>
                <c:pt idx="2249">
                  <c:v>10.5875</c:v>
                </c:pt>
                <c:pt idx="2250">
                  <c:v>10.5875</c:v>
                </c:pt>
                <c:pt idx="2251">
                  <c:v>10.5875</c:v>
                </c:pt>
                <c:pt idx="2252">
                  <c:v>10.5875</c:v>
                </c:pt>
                <c:pt idx="2253">
                  <c:v>10.5875</c:v>
                </c:pt>
                <c:pt idx="2254">
                  <c:v>10.5875</c:v>
                </c:pt>
                <c:pt idx="2255">
                  <c:v>10.5875</c:v>
                </c:pt>
                <c:pt idx="2256">
                  <c:v>10.5875</c:v>
                </c:pt>
                <c:pt idx="2257">
                  <c:v>10.5875</c:v>
                </c:pt>
                <c:pt idx="2258">
                  <c:v>10.5875</c:v>
                </c:pt>
                <c:pt idx="2259">
                  <c:v>10.5875</c:v>
                </c:pt>
                <c:pt idx="2260">
                  <c:v>10.5875</c:v>
                </c:pt>
                <c:pt idx="2261">
                  <c:v>10.5875</c:v>
                </c:pt>
                <c:pt idx="2262">
                  <c:v>10.5875</c:v>
                </c:pt>
                <c:pt idx="2263">
                  <c:v>10.5875</c:v>
                </c:pt>
                <c:pt idx="2264">
                  <c:v>10.5875</c:v>
                </c:pt>
                <c:pt idx="2265">
                  <c:v>10.5875</c:v>
                </c:pt>
                <c:pt idx="2266">
                  <c:v>10.5875</c:v>
                </c:pt>
                <c:pt idx="2267">
                  <c:v>10.5875</c:v>
                </c:pt>
                <c:pt idx="2268">
                  <c:v>10.5875</c:v>
                </c:pt>
                <c:pt idx="2269">
                  <c:v>10.5875</c:v>
                </c:pt>
                <c:pt idx="2270">
                  <c:v>10.5875</c:v>
                </c:pt>
                <c:pt idx="2271">
                  <c:v>10.5875</c:v>
                </c:pt>
                <c:pt idx="2272">
                  <c:v>10.5875</c:v>
                </c:pt>
                <c:pt idx="2273">
                  <c:v>10.5875</c:v>
                </c:pt>
                <c:pt idx="2274">
                  <c:v>10.5875</c:v>
                </c:pt>
                <c:pt idx="2275">
                  <c:v>10.5875</c:v>
                </c:pt>
                <c:pt idx="2276">
                  <c:v>10.5875</c:v>
                </c:pt>
                <c:pt idx="2277">
                  <c:v>10.5875</c:v>
                </c:pt>
                <c:pt idx="2278">
                  <c:v>10.5875</c:v>
                </c:pt>
                <c:pt idx="2279">
                  <c:v>10.5875</c:v>
                </c:pt>
                <c:pt idx="2280">
                  <c:v>10.5875</c:v>
                </c:pt>
                <c:pt idx="2281">
                  <c:v>10.5875</c:v>
                </c:pt>
                <c:pt idx="2282">
                  <c:v>10.5875</c:v>
                </c:pt>
                <c:pt idx="2283">
                  <c:v>10.5875</c:v>
                </c:pt>
                <c:pt idx="2284">
                  <c:v>10.5875</c:v>
                </c:pt>
                <c:pt idx="2285">
                  <c:v>10.5875</c:v>
                </c:pt>
                <c:pt idx="2286">
                  <c:v>10.5875</c:v>
                </c:pt>
                <c:pt idx="2287">
                  <c:v>10.5875</c:v>
                </c:pt>
                <c:pt idx="2288">
                  <c:v>10.5875</c:v>
                </c:pt>
                <c:pt idx="2289">
                  <c:v>10.5875</c:v>
                </c:pt>
                <c:pt idx="2290">
                  <c:v>10.5875</c:v>
                </c:pt>
                <c:pt idx="2291">
                  <c:v>10.5875</c:v>
                </c:pt>
                <c:pt idx="2292">
                  <c:v>10.5875</c:v>
                </c:pt>
                <c:pt idx="2293">
                  <c:v>10.5875</c:v>
                </c:pt>
                <c:pt idx="2294">
                  <c:v>10.5875</c:v>
                </c:pt>
                <c:pt idx="2295">
                  <c:v>10.5875</c:v>
                </c:pt>
                <c:pt idx="2296">
                  <c:v>10.5875</c:v>
                </c:pt>
                <c:pt idx="2297">
                  <c:v>10.5875</c:v>
                </c:pt>
                <c:pt idx="2298">
                  <c:v>10.5875</c:v>
                </c:pt>
                <c:pt idx="2299">
                  <c:v>10.5875</c:v>
                </c:pt>
                <c:pt idx="2300">
                  <c:v>10.5875</c:v>
                </c:pt>
                <c:pt idx="2301">
                  <c:v>10.5875</c:v>
                </c:pt>
                <c:pt idx="2302">
                  <c:v>10.5875</c:v>
                </c:pt>
                <c:pt idx="2303">
                  <c:v>10.5875</c:v>
                </c:pt>
                <c:pt idx="2304">
                  <c:v>10.5875</c:v>
                </c:pt>
                <c:pt idx="2305">
                  <c:v>10.5875</c:v>
                </c:pt>
                <c:pt idx="2306">
                  <c:v>10.5875</c:v>
                </c:pt>
                <c:pt idx="2307">
                  <c:v>10.5875</c:v>
                </c:pt>
                <c:pt idx="2308">
                  <c:v>10.5875</c:v>
                </c:pt>
                <c:pt idx="2309">
                  <c:v>10.5875</c:v>
                </c:pt>
                <c:pt idx="2310">
                  <c:v>10.5875</c:v>
                </c:pt>
                <c:pt idx="2311">
                  <c:v>10.5875</c:v>
                </c:pt>
                <c:pt idx="2312">
                  <c:v>10.5875</c:v>
                </c:pt>
                <c:pt idx="2313">
                  <c:v>10.5875</c:v>
                </c:pt>
                <c:pt idx="2314">
                  <c:v>10.5875</c:v>
                </c:pt>
                <c:pt idx="2315">
                  <c:v>10.5875</c:v>
                </c:pt>
                <c:pt idx="2316">
                  <c:v>10.5875</c:v>
                </c:pt>
                <c:pt idx="2317">
                  <c:v>10.5875</c:v>
                </c:pt>
                <c:pt idx="2318">
                  <c:v>10.5875</c:v>
                </c:pt>
                <c:pt idx="2319">
                  <c:v>10.5875</c:v>
                </c:pt>
                <c:pt idx="2320">
                  <c:v>10.5875</c:v>
                </c:pt>
                <c:pt idx="2321">
                  <c:v>10.5875</c:v>
                </c:pt>
                <c:pt idx="2322">
                  <c:v>10.5875</c:v>
                </c:pt>
                <c:pt idx="2323">
                  <c:v>10.5875</c:v>
                </c:pt>
                <c:pt idx="2324">
                  <c:v>10.5875</c:v>
                </c:pt>
                <c:pt idx="2325">
                  <c:v>10.5875</c:v>
                </c:pt>
                <c:pt idx="2326">
                  <c:v>10.5875</c:v>
                </c:pt>
                <c:pt idx="2327">
                  <c:v>10.5875</c:v>
                </c:pt>
                <c:pt idx="2328">
                  <c:v>10.5875</c:v>
                </c:pt>
                <c:pt idx="2329">
                  <c:v>10.5875</c:v>
                </c:pt>
                <c:pt idx="2330">
                  <c:v>10.5875</c:v>
                </c:pt>
                <c:pt idx="2331">
                  <c:v>10.5875</c:v>
                </c:pt>
                <c:pt idx="2332">
                  <c:v>10.5875</c:v>
                </c:pt>
                <c:pt idx="2333">
                  <c:v>10.5875</c:v>
                </c:pt>
                <c:pt idx="2334">
                  <c:v>10.5875</c:v>
                </c:pt>
                <c:pt idx="2335">
                  <c:v>10.5875</c:v>
                </c:pt>
                <c:pt idx="2336">
                  <c:v>10.5875</c:v>
                </c:pt>
                <c:pt idx="2337">
                  <c:v>10.5875</c:v>
                </c:pt>
                <c:pt idx="2338">
                  <c:v>10.5875</c:v>
                </c:pt>
                <c:pt idx="2339">
                  <c:v>10.5875</c:v>
                </c:pt>
                <c:pt idx="2340">
                  <c:v>10.5875</c:v>
                </c:pt>
                <c:pt idx="2341">
                  <c:v>10.5875</c:v>
                </c:pt>
                <c:pt idx="2342">
                  <c:v>10.5875</c:v>
                </c:pt>
                <c:pt idx="2343">
                  <c:v>10.5875</c:v>
                </c:pt>
                <c:pt idx="2344">
                  <c:v>10.5875</c:v>
                </c:pt>
                <c:pt idx="2345">
                  <c:v>10.5875</c:v>
                </c:pt>
                <c:pt idx="2346">
                  <c:v>10.5875</c:v>
                </c:pt>
                <c:pt idx="2347">
                  <c:v>10.5875</c:v>
                </c:pt>
                <c:pt idx="2348">
                  <c:v>10.5875</c:v>
                </c:pt>
                <c:pt idx="2349">
                  <c:v>10.5875</c:v>
                </c:pt>
                <c:pt idx="2350">
                  <c:v>10.5875</c:v>
                </c:pt>
                <c:pt idx="2351">
                  <c:v>10.5875</c:v>
                </c:pt>
                <c:pt idx="2352">
                  <c:v>10.5875</c:v>
                </c:pt>
                <c:pt idx="2353">
                  <c:v>10.5875</c:v>
                </c:pt>
                <c:pt idx="2354">
                  <c:v>10.5875</c:v>
                </c:pt>
                <c:pt idx="2355">
                  <c:v>10.5875</c:v>
                </c:pt>
                <c:pt idx="2356">
                  <c:v>10.5875</c:v>
                </c:pt>
                <c:pt idx="2357">
                  <c:v>10.5875</c:v>
                </c:pt>
                <c:pt idx="2358">
                  <c:v>10.5875</c:v>
                </c:pt>
                <c:pt idx="2359">
                  <c:v>10.5875</c:v>
                </c:pt>
                <c:pt idx="2360">
                  <c:v>10.5875</c:v>
                </c:pt>
                <c:pt idx="2361">
                  <c:v>10.5875</c:v>
                </c:pt>
                <c:pt idx="2362">
                  <c:v>10.5875</c:v>
                </c:pt>
                <c:pt idx="2363">
                  <c:v>10.5875</c:v>
                </c:pt>
                <c:pt idx="2364">
                  <c:v>10.5875</c:v>
                </c:pt>
                <c:pt idx="2365">
                  <c:v>10.5875</c:v>
                </c:pt>
                <c:pt idx="2366">
                  <c:v>10.5875</c:v>
                </c:pt>
                <c:pt idx="2367">
                  <c:v>10.5875</c:v>
                </c:pt>
                <c:pt idx="2368">
                  <c:v>10.5875</c:v>
                </c:pt>
                <c:pt idx="2369">
                  <c:v>10.5875</c:v>
                </c:pt>
                <c:pt idx="2370">
                  <c:v>10.5875</c:v>
                </c:pt>
                <c:pt idx="2371">
                  <c:v>10.5875</c:v>
                </c:pt>
                <c:pt idx="2372">
                  <c:v>10.5875</c:v>
                </c:pt>
                <c:pt idx="2373">
                  <c:v>10.5875</c:v>
                </c:pt>
                <c:pt idx="2374">
                  <c:v>10.5875</c:v>
                </c:pt>
                <c:pt idx="2375">
                  <c:v>10.5875</c:v>
                </c:pt>
                <c:pt idx="2376">
                  <c:v>10.5875</c:v>
                </c:pt>
                <c:pt idx="2377">
                  <c:v>10.5875</c:v>
                </c:pt>
                <c:pt idx="2378">
                  <c:v>10.5875</c:v>
                </c:pt>
                <c:pt idx="2379">
                  <c:v>10.5875</c:v>
                </c:pt>
                <c:pt idx="2380">
                  <c:v>10.5875</c:v>
                </c:pt>
                <c:pt idx="2381">
                  <c:v>10.5875</c:v>
                </c:pt>
                <c:pt idx="2382">
                  <c:v>10.5875</c:v>
                </c:pt>
                <c:pt idx="2383">
                  <c:v>10.5875</c:v>
                </c:pt>
                <c:pt idx="2384">
                  <c:v>10.5875</c:v>
                </c:pt>
                <c:pt idx="2385">
                  <c:v>10.5875</c:v>
                </c:pt>
                <c:pt idx="2386">
                  <c:v>10.5875</c:v>
                </c:pt>
                <c:pt idx="2387">
                  <c:v>10.5875</c:v>
                </c:pt>
                <c:pt idx="2388">
                  <c:v>10.5875</c:v>
                </c:pt>
                <c:pt idx="2389">
                  <c:v>10.5875</c:v>
                </c:pt>
                <c:pt idx="2390">
                  <c:v>10.5875</c:v>
                </c:pt>
                <c:pt idx="2391">
                  <c:v>10.5875</c:v>
                </c:pt>
                <c:pt idx="2392">
                  <c:v>10.5875</c:v>
                </c:pt>
                <c:pt idx="2393">
                  <c:v>10.5875</c:v>
                </c:pt>
                <c:pt idx="2394">
                  <c:v>10.5875</c:v>
                </c:pt>
                <c:pt idx="2395">
                  <c:v>10.5875</c:v>
                </c:pt>
                <c:pt idx="2396">
                  <c:v>10.5875</c:v>
                </c:pt>
                <c:pt idx="2397">
                  <c:v>10.5875</c:v>
                </c:pt>
                <c:pt idx="2398">
                  <c:v>10.5875</c:v>
                </c:pt>
                <c:pt idx="2399">
                  <c:v>10.5875</c:v>
                </c:pt>
                <c:pt idx="2400">
                  <c:v>10.5875</c:v>
                </c:pt>
                <c:pt idx="2401">
                  <c:v>10.5875</c:v>
                </c:pt>
                <c:pt idx="2402">
                  <c:v>10.5875</c:v>
                </c:pt>
                <c:pt idx="2403">
                  <c:v>10.5875</c:v>
                </c:pt>
                <c:pt idx="2404">
                  <c:v>10.5875</c:v>
                </c:pt>
                <c:pt idx="2405">
                  <c:v>10.5875</c:v>
                </c:pt>
                <c:pt idx="2406">
                  <c:v>10.5875</c:v>
                </c:pt>
                <c:pt idx="2407">
                  <c:v>10.5875</c:v>
                </c:pt>
                <c:pt idx="2408">
                  <c:v>10.5875</c:v>
                </c:pt>
                <c:pt idx="2409">
                  <c:v>10.5875</c:v>
                </c:pt>
                <c:pt idx="2410">
                  <c:v>10.5875</c:v>
                </c:pt>
                <c:pt idx="2411">
                  <c:v>10.5875</c:v>
                </c:pt>
                <c:pt idx="2412">
                  <c:v>10.5875</c:v>
                </c:pt>
                <c:pt idx="2413">
                  <c:v>10.5875</c:v>
                </c:pt>
                <c:pt idx="2414">
                  <c:v>10.5875</c:v>
                </c:pt>
                <c:pt idx="2415">
                  <c:v>10.5875</c:v>
                </c:pt>
                <c:pt idx="2416">
                  <c:v>10.5875</c:v>
                </c:pt>
                <c:pt idx="2417">
                  <c:v>10.5875</c:v>
                </c:pt>
                <c:pt idx="2418">
                  <c:v>10.5875</c:v>
                </c:pt>
                <c:pt idx="2419">
                  <c:v>10.5875</c:v>
                </c:pt>
                <c:pt idx="2420">
                  <c:v>10.5875</c:v>
                </c:pt>
                <c:pt idx="2421">
                  <c:v>10.5875</c:v>
                </c:pt>
                <c:pt idx="2422">
                  <c:v>10.5875</c:v>
                </c:pt>
                <c:pt idx="2423">
                  <c:v>10.5875</c:v>
                </c:pt>
                <c:pt idx="2424">
                  <c:v>10.5875</c:v>
                </c:pt>
                <c:pt idx="2425">
                  <c:v>10.5875</c:v>
                </c:pt>
                <c:pt idx="2426">
                  <c:v>10.5875</c:v>
                </c:pt>
                <c:pt idx="2427">
                  <c:v>10.5875</c:v>
                </c:pt>
                <c:pt idx="2428">
                  <c:v>10.5875</c:v>
                </c:pt>
                <c:pt idx="2429">
                  <c:v>10.5875</c:v>
                </c:pt>
                <c:pt idx="2430">
                  <c:v>10.5875</c:v>
                </c:pt>
                <c:pt idx="2431">
                  <c:v>10.5875</c:v>
                </c:pt>
                <c:pt idx="2432">
                  <c:v>10.5875</c:v>
                </c:pt>
                <c:pt idx="2433">
                  <c:v>10.5875</c:v>
                </c:pt>
                <c:pt idx="2434">
                  <c:v>10.5875</c:v>
                </c:pt>
                <c:pt idx="2435">
                  <c:v>10.5875</c:v>
                </c:pt>
                <c:pt idx="2436">
                  <c:v>10.5875</c:v>
                </c:pt>
                <c:pt idx="2437">
                  <c:v>10.5875</c:v>
                </c:pt>
                <c:pt idx="2438">
                  <c:v>10.5875</c:v>
                </c:pt>
                <c:pt idx="2439">
                  <c:v>10.5875</c:v>
                </c:pt>
                <c:pt idx="2440">
                  <c:v>10.5875</c:v>
                </c:pt>
                <c:pt idx="2441">
                  <c:v>10.5875</c:v>
                </c:pt>
                <c:pt idx="2442">
                  <c:v>10.5875</c:v>
                </c:pt>
                <c:pt idx="2443">
                  <c:v>10.5875</c:v>
                </c:pt>
                <c:pt idx="2444">
                  <c:v>10.5875</c:v>
                </c:pt>
                <c:pt idx="2445">
                  <c:v>10.5875</c:v>
                </c:pt>
                <c:pt idx="2446">
                  <c:v>10.5875</c:v>
                </c:pt>
                <c:pt idx="2447">
                  <c:v>10.5875</c:v>
                </c:pt>
                <c:pt idx="2448">
                  <c:v>10.5875</c:v>
                </c:pt>
                <c:pt idx="2449">
                  <c:v>10.5875</c:v>
                </c:pt>
                <c:pt idx="2450">
                  <c:v>10.5875</c:v>
                </c:pt>
                <c:pt idx="2451">
                  <c:v>10.5875</c:v>
                </c:pt>
                <c:pt idx="2452">
                  <c:v>10.5875</c:v>
                </c:pt>
                <c:pt idx="2453">
                  <c:v>10.5875</c:v>
                </c:pt>
                <c:pt idx="2454">
                  <c:v>10.5875</c:v>
                </c:pt>
                <c:pt idx="2455">
                  <c:v>10.5875</c:v>
                </c:pt>
                <c:pt idx="2456">
                  <c:v>10.5875</c:v>
                </c:pt>
                <c:pt idx="2457">
                  <c:v>10.5875</c:v>
                </c:pt>
                <c:pt idx="2458">
                  <c:v>10.5875</c:v>
                </c:pt>
                <c:pt idx="2459">
                  <c:v>10.5875</c:v>
                </c:pt>
                <c:pt idx="2460">
                  <c:v>10.5875</c:v>
                </c:pt>
                <c:pt idx="2461">
                  <c:v>10.5875</c:v>
                </c:pt>
                <c:pt idx="2462">
                  <c:v>10.5875</c:v>
                </c:pt>
                <c:pt idx="2463">
                  <c:v>10.5875</c:v>
                </c:pt>
                <c:pt idx="2464">
                  <c:v>10.5875</c:v>
                </c:pt>
                <c:pt idx="2465">
                  <c:v>10.5875</c:v>
                </c:pt>
                <c:pt idx="2466">
                  <c:v>10.5875</c:v>
                </c:pt>
                <c:pt idx="2467">
                  <c:v>10.5875</c:v>
                </c:pt>
                <c:pt idx="2468">
                  <c:v>10.5875</c:v>
                </c:pt>
                <c:pt idx="2469">
                  <c:v>10.5875</c:v>
                </c:pt>
                <c:pt idx="2470">
                  <c:v>10.5875</c:v>
                </c:pt>
                <c:pt idx="2471">
                  <c:v>10.5875</c:v>
                </c:pt>
                <c:pt idx="2472">
                  <c:v>10.5875</c:v>
                </c:pt>
                <c:pt idx="2473">
                  <c:v>10.5875</c:v>
                </c:pt>
                <c:pt idx="2474">
                  <c:v>10.5875</c:v>
                </c:pt>
                <c:pt idx="2475">
                  <c:v>10.5875</c:v>
                </c:pt>
                <c:pt idx="2476">
                  <c:v>10.5875</c:v>
                </c:pt>
                <c:pt idx="2477">
                  <c:v>10.5875</c:v>
                </c:pt>
                <c:pt idx="2478">
                  <c:v>10.5875</c:v>
                </c:pt>
                <c:pt idx="2479">
                  <c:v>10.5875</c:v>
                </c:pt>
                <c:pt idx="2480">
                  <c:v>10.5875</c:v>
                </c:pt>
                <c:pt idx="2481">
                  <c:v>10.5875</c:v>
                </c:pt>
                <c:pt idx="2482">
                  <c:v>10.5875</c:v>
                </c:pt>
                <c:pt idx="2483">
                  <c:v>10.5875</c:v>
                </c:pt>
                <c:pt idx="2484">
                  <c:v>10.5875</c:v>
                </c:pt>
                <c:pt idx="2485">
                  <c:v>10.5875</c:v>
                </c:pt>
                <c:pt idx="2486">
                  <c:v>10.5875</c:v>
                </c:pt>
                <c:pt idx="2487">
                  <c:v>10.5875</c:v>
                </c:pt>
                <c:pt idx="2488">
                  <c:v>10.5875</c:v>
                </c:pt>
                <c:pt idx="2489">
                  <c:v>10.5875</c:v>
                </c:pt>
                <c:pt idx="2490">
                  <c:v>10.5875</c:v>
                </c:pt>
                <c:pt idx="2491">
                  <c:v>10.5875</c:v>
                </c:pt>
                <c:pt idx="2492">
                  <c:v>10.5875</c:v>
                </c:pt>
                <c:pt idx="2493">
                  <c:v>10.5875</c:v>
                </c:pt>
                <c:pt idx="2494">
                  <c:v>10.5875</c:v>
                </c:pt>
                <c:pt idx="2495">
                  <c:v>10.5875</c:v>
                </c:pt>
                <c:pt idx="2496">
                  <c:v>10.5875</c:v>
                </c:pt>
                <c:pt idx="2497">
                  <c:v>10.5875</c:v>
                </c:pt>
                <c:pt idx="2498">
                  <c:v>10.5875</c:v>
                </c:pt>
                <c:pt idx="2499">
                  <c:v>10.5875</c:v>
                </c:pt>
                <c:pt idx="2500">
                  <c:v>10.5875</c:v>
                </c:pt>
                <c:pt idx="2501">
                  <c:v>10.5875</c:v>
                </c:pt>
                <c:pt idx="2502">
                  <c:v>10.5875</c:v>
                </c:pt>
                <c:pt idx="2503">
                  <c:v>10.5875</c:v>
                </c:pt>
                <c:pt idx="2504">
                  <c:v>10.5875</c:v>
                </c:pt>
                <c:pt idx="2505">
                  <c:v>10.5875</c:v>
                </c:pt>
                <c:pt idx="2506">
                  <c:v>10.5875</c:v>
                </c:pt>
                <c:pt idx="2507">
                  <c:v>10.5875</c:v>
                </c:pt>
                <c:pt idx="2508">
                  <c:v>10.5875</c:v>
                </c:pt>
                <c:pt idx="2509">
                  <c:v>10.5875</c:v>
                </c:pt>
                <c:pt idx="2510">
                  <c:v>10.5875</c:v>
                </c:pt>
                <c:pt idx="2511">
                  <c:v>10.5875</c:v>
                </c:pt>
                <c:pt idx="2512">
                  <c:v>10.5875</c:v>
                </c:pt>
                <c:pt idx="2513">
                  <c:v>10.5875</c:v>
                </c:pt>
                <c:pt idx="2514">
                  <c:v>10.5875</c:v>
                </c:pt>
                <c:pt idx="2515">
                  <c:v>10.5875</c:v>
                </c:pt>
                <c:pt idx="2516">
                  <c:v>10.5875</c:v>
                </c:pt>
                <c:pt idx="2517">
                  <c:v>10.5875</c:v>
                </c:pt>
                <c:pt idx="2518">
                  <c:v>10.5875</c:v>
                </c:pt>
                <c:pt idx="2519">
                  <c:v>10.5875</c:v>
                </c:pt>
                <c:pt idx="2520">
                  <c:v>10.5875</c:v>
                </c:pt>
                <c:pt idx="2521">
                  <c:v>10.5875</c:v>
                </c:pt>
                <c:pt idx="2522">
                  <c:v>10.5875</c:v>
                </c:pt>
                <c:pt idx="2523">
                  <c:v>10.5875</c:v>
                </c:pt>
                <c:pt idx="2524">
                  <c:v>10.5875</c:v>
                </c:pt>
                <c:pt idx="2525">
                  <c:v>10.5875</c:v>
                </c:pt>
                <c:pt idx="2526">
                  <c:v>10.5875</c:v>
                </c:pt>
                <c:pt idx="2527">
                  <c:v>10.5875</c:v>
                </c:pt>
                <c:pt idx="2528">
                  <c:v>10.5875</c:v>
                </c:pt>
                <c:pt idx="2529">
                  <c:v>10.5875</c:v>
                </c:pt>
                <c:pt idx="2530">
                  <c:v>10.5875</c:v>
                </c:pt>
                <c:pt idx="2531">
                  <c:v>10.5875</c:v>
                </c:pt>
                <c:pt idx="2532">
                  <c:v>10.5875</c:v>
                </c:pt>
                <c:pt idx="2533">
                  <c:v>10.5875</c:v>
                </c:pt>
                <c:pt idx="2534">
                  <c:v>10.5875</c:v>
                </c:pt>
                <c:pt idx="2535">
                  <c:v>10.5875</c:v>
                </c:pt>
                <c:pt idx="2536">
                  <c:v>10.5875</c:v>
                </c:pt>
                <c:pt idx="2537">
                  <c:v>10.5875</c:v>
                </c:pt>
                <c:pt idx="2538">
                  <c:v>10.5875</c:v>
                </c:pt>
                <c:pt idx="2539">
                  <c:v>10.5875</c:v>
                </c:pt>
                <c:pt idx="2540">
                  <c:v>10.5875</c:v>
                </c:pt>
                <c:pt idx="2541">
                  <c:v>10.5875</c:v>
                </c:pt>
                <c:pt idx="2542">
                  <c:v>10.5875</c:v>
                </c:pt>
                <c:pt idx="2543">
                  <c:v>10.5875</c:v>
                </c:pt>
                <c:pt idx="2544">
                  <c:v>10.5875</c:v>
                </c:pt>
                <c:pt idx="2545">
                  <c:v>10.5875</c:v>
                </c:pt>
                <c:pt idx="2546">
                  <c:v>10.5875</c:v>
                </c:pt>
                <c:pt idx="2547">
                  <c:v>10.5875</c:v>
                </c:pt>
                <c:pt idx="2548">
                  <c:v>10.5875</c:v>
                </c:pt>
                <c:pt idx="2549">
                  <c:v>10.5875</c:v>
                </c:pt>
                <c:pt idx="2550">
                  <c:v>10.5875</c:v>
                </c:pt>
                <c:pt idx="2551">
                  <c:v>10.5875</c:v>
                </c:pt>
                <c:pt idx="2552">
                  <c:v>10.5875</c:v>
                </c:pt>
                <c:pt idx="2553">
                  <c:v>10.5875</c:v>
                </c:pt>
                <c:pt idx="2554">
                  <c:v>10.5875</c:v>
                </c:pt>
                <c:pt idx="2555">
                  <c:v>10.5875</c:v>
                </c:pt>
                <c:pt idx="2556">
                  <c:v>10.5875</c:v>
                </c:pt>
                <c:pt idx="2557">
                  <c:v>10.5875</c:v>
                </c:pt>
                <c:pt idx="2558">
                  <c:v>10.5875</c:v>
                </c:pt>
                <c:pt idx="2559">
                  <c:v>10.5875</c:v>
                </c:pt>
                <c:pt idx="2560">
                  <c:v>10.5875</c:v>
                </c:pt>
                <c:pt idx="2561">
                  <c:v>10.5875</c:v>
                </c:pt>
                <c:pt idx="2562">
                  <c:v>10.5875</c:v>
                </c:pt>
                <c:pt idx="2563">
                  <c:v>10.5875</c:v>
                </c:pt>
                <c:pt idx="2564">
                  <c:v>10.5875</c:v>
                </c:pt>
                <c:pt idx="2565">
                  <c:v>10.5875</c:v>
                </c:pt>
                <c:pt idx="2566">
                  <c:v>10.5875</c:v>
                </c:pt>
                <c:pt idx="2567">
                  <c:v>10.5875</c:v>
                </c:pt>
                <c:pt idx="2568">
                  <c:v>10.5875</c:v>
                </c:pt>
                <c:pt idx="2569">
                  <c:v>10.5875</c:v>
                </c:pt>
                <c:pt idx="2570">
                  <c:v>10.5875</c:v>
                </c:pt>
                <c:pt idx="2571">
                  <c:v>10.5875</c:v>
                </c:pt>
                <c:pt idx="2572">
                  <c:v>10.5875</c:v>
                </c:pt>
                <c:pt idx="2573">
                  <c:v>10.5875</c:v>
                </c:pt>
                <c:pt idx="2574">
                  <c:v>10.5875</c:v>
                </c:pt>
                <c:pt idx="2575">
                  <c:v>10.5875</c:v>
                </c:pt>
                <c:pt idx="2576">
                  <c:v>10.5875</c:v>
                </c:pt>
                <c:pt idx="2577">
                  <c:v>10.5875</c:v>
                </c:pt>
                <c:pt idx="2578">
                  <c:v>10.5875</c:v>
                </c:pt>
                <c:pt idx="2579">
                  <c:v>10.5875</c:v>
                </c:pt>
                <c:pt idx="2580">
                  <c:v>10.5875</c:v>
                </c:pt>
                <c:pt idx="2581">
                  <c:v>10.5875</c:v>
                </c:pt>
                <c:pt idx="2582">
                  <c:v>10.5875</c:v>
                </c:pt>
                <c:pt idx="2583">
                  <c:v>10.5875</c:v>
                </c:pt>
                <c:pt idx="2584">
                  <c:v>10.5875</c:v>
                </c:pt>
                <c:pt idx="2585">
                  <c:v>10.5875</c:v>
                </c:pt>
                <c:pt idx="2586">
                  <c:v>10.5875</c:v>
                </c:pt>
                <c:pt idx="2587">
                  <c:v>10.5875</c:v>
                </c:pt>
                <c:pt idx="2588">
                  <c:v>10.5875</c:v>
                </c:pt>
                <c:pt idx="2589">
                  <c:v>10.5875</c:v>
                </c:pt>
                <c:pt idx="2590">
                  <c:v>10.5875</c:v>
                </c:pt>
                <c:pt idx="2591">
                  <c:v>10.5875</c:v>
                </c:pt>
                <c:pt idx="2592">
                  <c:v>10.5875</c:v>
                </c:pt>
                <c:pt idx="2593">
                  <c:v>10.5875</c:v>
                </c:pt>
                <c:pt idx="2594">
                  <c:v>10.5875</c:v>
                </c:pt>
                <c:pt idx="2595">
                  <c:v>10.5875</c:v>
                </c:pt>
                <c:pt idx="2596">
                  <c:v>10.5875</c:v>
                </c:pt>
                <c:pt idx="2597">
                  <c:v>10.5875</c:v>
                </c:pt>
                <c:pt idx="2598">
                  <c:v>10.5875</c:v>
                </c:pt>
                <c:pt idx="2599">
                  <c:v>10.5875</c:v>
                </c:pt>
                <c:pt idx="2600">
                  <c:v>10.5875</c:v>
                </c:pt>
                <c:pt idx="2601">
                  <c:v>10.5875</c:v>
                </c:pt>
                <c:pt idx="2602">
                  <c:v>10.5875</c:v>
                </c:pt>
                <c:pt idx="2603">
                  <c:v>10.5875</c:v>
                </c:pt>
                <c:pt idx="2604">
                  <c:v>10.5875</c:v>
                </c:pt>
                <c:pt idx="2605">
                  <c:v>10.5875</c:v>
                </c:pt>
                <c:pt idx="2606">
                  <c:v>10.5875</c:v>
                </c:pt>
                <c:pt idx="2607">
                  <c:v>10.5875</c:v>
                </c:pt>
                <c:pt idx="2608">
                  <c:v>10.5875</c:v>
                </c:pt>
                <c:pt idx="2609">
                  <c:v>10.5875</c:v>
                </c:pt>
                <c:pt idx="2610">
                  <c:v>10.5875</c:v>
                </c:pt>
                <c:pt idx="2611">
                  <c:v>10.5875</c:v>
                </c:pt>
                <c:pt idx="2612">
                  <c:v>10.5875</c:v>
                </c:pt>
                <c:pt idx="2613">
                  <c:v>10.5875</c:v>
                </c:pt>
                <c:pt idx="2614">
                  <c:v>10.5875</c:v>
                </c:pt>
                <c:pt idx="2615">
                  <c:v>10.5875</c:v>
                </c:pt>
                <c:pt idx="2616">
                  <c:v>10.5875</c:v>
                </c:pt>
                <c:pt idx="2617">
                  <c:v>10.5875</c:v>
                </c:pt>
                <c:pt idx="2618">
                  <c:v>10.5875</c:v>
                </c:pt>
                <c:pt idx="2619">
                  <c:v>10.5875</c:v>
                </c:pt>
                <c:pt idx="2620">
                  <c:v>10.5875</c:v>
                </c:pt>
                <c:pt idx="2621">
                  <c:v>10.5875</c:v>
                </c:pt>
                <c:pt idx="2622">
                  <c:v>10.5875</c:v>
                </c:pt>
                <c:pt idx="2623">
                  <c:v>10.5875</c:v>
                </c:pt>
                <c:pt idx="2624">
                  <c:v>10.5875</c:v>
                </c:pt>
                <c:pt idx="2625">
                  <c:v>10.5875</c:v>
                </c:pt>
                <c:pt idx="2626">
                  <c:v>10.5875</c:v>
                </c:pt>
                <c:pt idx="2627">
                  <c:v>10.5875</c:v>
                </c:pt>
                <c:pt idx="2628">
                  <c:v>10.5875</c:v>
                </c:pt>
                <c:pt idx="2629">
                  <c:v>10.5875</c:v>
                </c:pt>
                <c:pt idx="2630">
                  <c:v>10.5875</c:v>
                </c:pt>
                <c:pt idx="2631">
                  <c:v>10.5875</c:v>
                </c:pt>
                <c:pt idx="2632">
                  <c:v>10.5875</c:v>
                </c:pt>
                <c:pt idx="2633">
                  <c:v>10.5875</c:v>
                </c:pt>
                <c:pt idx="2634">
                  <c:v>10.5875</c:v>
                </c:pt>
                <c:pt idx="2635">
                  <c:v>10.5875</c:v>
                </c:pt>
                <c:pt idx="2636">
                  <c:v>10.5875</c:v>
                </c:pt>
                <c:pt idx="2637">
                  <c:v>10.5875</c:v>
                </c:pt>
                <c:pt idx="2638">
                  <c:v>10.5875</c:v>
                </c:pt>
                <c:pt idx="2639">
                  <c:v>10.5875</c:v>
                </c:pt>
                <c:pt idx="2640">
                  <c:v>10.5875</c:v>
                </c:pt>
                <c:pt idx="2641">
                  <c:v>10.5875</c:v>
                </c:pt>
                <c:pt idx="2642">
                  <c:v>10.5875</c:v>
                </c:pt>
                <c:pt idx="2643">
                  <c:v>10.5875</c:v>
                </c:pt>
                <c:pt idx="2644">
                  <c:v>10.5875</c:v>
                </c:pt>
                <c:pt idx="2645">
                  <c:v>10.5875</c:v>
                </c:pt>
                <c:pt idx="2646">
                  <c:v>10.5875</c:v>
                </c:pt>
                <c:pt idx="2647">
                  <c:v>10.5875</c:v>
                </c:pt>
                <c:pt idx="2648">
                  <c:v>10.5875</c:v>
                </c:pt>
                <c:pt idx="2649">
                  <c:v>10.5875</c:v>
                </c:pt>
                <c:pt idx="2650">
                  <c:v>10.5875</c:v>
                </c:pt>
                <c:pt idx="2651">
                  <c:v>10.5875</c:v>
                </c:pt>
                <c:pt idx="2652">
                  <c:v>10.5875</c:v>
                </c:pt>
                <c:pt idx="2653">
                  <c:v>10.5875</c:v>
                </c:pt>
                <c:pt idx="2654">
                  <c:v>10.5875</c:v>
                </c:pt>
                <c:pt idx="2655">
                  <c:v>10.5875</c:v>
                </c:pt>
                <c:pt idx="2656">
                  <c:v>10.5875</c:v>
                </c:pt>
                <c:pt idx="2657">
                  <c:v>10.5875</c:v>
                </c:pt>
                <c:pt idx="2658">
                  <c:v>10.5875</c:v>
                </c:pt>
                <c:pt idx="2659">
                  <c:v>10.5875</c:v>
                </c:pt>
                <c:pt idx="2660">
                  <c:v>10.5875</c:v>
                </c:pt>
                <c:pt idx="2661">
                  <c:v>10.5875</c:v>
                </c:pt>
                <c:pt idx="2662">
                  <c:v>10.5875</c:v>
                </c:pt>
                <c:pt idx="2663">
                  <c:v>10.5875</c:v>
                </c:pt>
                <c:pt idx="2664">
                  <c:v>10.5875</c:v>
                </c:pt>
                <c:pt idx="2665">
                  <c:v>10.5875</c:v>
                </c:pt>
                <c:pt idx="2666">
                  <c:v>10.5875</c:v>
                </c:pt>
                <c:pt idx="2667">
                  <c:v>10.5875</c:v>
                </c:pt>
                <c:pt idx="2668">
                  <c:v>10.5875</c:v>
                </c:pt>
                <c:pt idx="2669">
                  <c:v>10.5875</c:v>
                </c:pt>
                <c:pt idx="2670">
                  <c:v>10.5875</c:v>
                </c:pt>
                <c:pt idx="2671">
                  <c:v>10.5875</c:v>
                </c:pt>
                <c:pt idx="2672">
                  <c:v>10.5875</c:v>
                </c:pt>
                <c:pt idx="2673">
                  <c:v>10.5875</c:v>
                </c:pt>
                <c:pt idx="2674">
                  <c:v>10.5875</c:v>
                </c:pt>
                <c:pt idx="2675">
                  <c:v>10.5875</c:v>
                </c:pt>
                <c:pt idx="2676">
                  <c:v>10.5875</c:v>
                </c:pt>
                <c:pt idx="2677">
                  <c:v>10.5875</c:v>
                </c:pt>
                <c:pt idx="2678">
                  <c:v>10.5875</c:v>
                </c:pt>
                <c:pt idx="2679">
                  <c:v>10.5875</c:v>
                </c:pt>
                <c:pt idx="2680">
                  <c:v>10.5875</c:v>
                </c:pt>
                <c:pt idx="2681">
                  <c:v>10.5875</c:v>
                </c:pt>
                <c:pt idx="2682">
                  <c:v>10.5875</c:v>
                </c:pt>
                <c:pt idx="2683">
                  <c:v>10.5875</c:v>
                </c:pt>
                <c:pt idx="2684">
                  <c:v>10.5875</c:v>
                </c:pt>
                <c:pt idx="2685">
                  <c:v>10.5875</c:v>
                </c:pt>
                <c:pt idx="2686">
                  <c:v>10.5875</c:v>
                </c:pt>
                <c:pt idx="2687">
                  <c:v>10.5875</c:v>
                </c:pt>
                <c:pt idx="2688">
                  <c:v>10.5875</c:v>
                </c:pt>
                <c:pt idx="2689">
                  <c:v>10.5875</c:v>
                </c:pt>
                <c:pt idx="2690">
                  <c:v>10.5875</c:v>
                </c:pt>
                <c:pt idx="2691">
                  <c:v>10.5875</c:v>
                </c:pt>
                <c:pt idx="2692">
                  <c:v>10.5875</c:v>
                </c:pt>
                <c:pt idx="2693">
                  <c:v>10.5875</c:v>
                </c:pt>
                <c:pt idx="2694">
                  <c:v>10.5875</c:v>
                </c:pt>
                <c:pt idx="2695">
                  <c:v>10.5875</c:v>
                </c:pt>
                <c:pt idx="2696">
                  <c:v>10.5875</c:v>
                </c:pt>
                <c:pt idx="2697">
                  <c:v>10.5875</c:v>
                </c:pt>
                <c:pt idx="2698">
                  <c:v>10.5875</c:v>
                </c:pt>
                <c:pt idx="2699">
                  <c:v>10.5875</c:v>
                </c:pt>
                <c:pt idx="2700">
                  <c:v>10.5875</c:v>
                </c:pt>
                <c:pt idx="2701">
                  <c:v>10.5875</c:v>
                </c:pt>
                <c:pt idx="2702">
                  <c:v>10.5875</c:v>
                </c:pt>
                <c:pt idx="2703">
                  <c:v>10.5875</c:v>
                </c:pt>
                <c:pt idx="2704">
                  <c:v>10.5875</c:v>
                </c:pt>
                <c:pt idx="2705">
                  <c:v>10.5875</c:v>
                </c:pt>
                <c:pt idx="2706">
                  <c:v>10.5875</c:v>
                </c:pt>
                <c:pt idx="2707">
                  <c:v>10.5875</c:v>
                </c:pt>
                <c:pt idx="2708">
                  <c:v>10.5875</c:v>
                </c:pt>
                <c:pt idx="2709">
                  <c:v>10.5875</c:v>
                </c:pt>
                <c:pt idx="2710">
                  <c:v>10.5875</c:v>
                </c:pt>
                <c:pt idx="2711">
                  <c:v>10.5875</c:v>
                </c:pt>
                <c:pt idx="2712">
                  <c:v>10.5875</c:v>
                </c:pt>
                <c:pt idx="2713">
                  <c:v>10.5875</c:v>
                </c:pt>
                <c:pt idx="2714">
                  <c:v>10.5875</c:v>
                </c:pt>
                <c:pt idx="2715">
                  <c:v>10.5875</c:v>
                </c:pt>
                <c:pt idx="2716">
                  <c:v>10.5875</c:v>
                </c:pt>
                <c:pt idx="2717">
                  <c:v>10.5875</c:v>
                </c:pt>
                <c:pt idx="2718">
                  <c:v>10.5875</c:v>
                </c:pt>
                <c:pt idx="2719">
                  <c:v>10.5875</c:v>
                </c:pt>
                <c:pt idx="2720">
                  <c:v>10.5875</c:v>
                </c:pt>
                <c:pt idx="2721">
                  <c:v>10.5875</c:v>
                </c:pt>
                <c:pt idx="2722">
                  <c:v>10.5875</c:v>
                </c:pt>
                <c:pt idx="2723">
                  <c:v>10.5875</c:v>
                </c:pt>
                <c:pt idx="2724">
                  <c:v>10.5875</c:v>
                </c:pt>
                <c:pt idx="2725">
                  <c:v>10.5875</c:v>
                </c:pt>
                <c:pt idx="2726">
                  <c:v>10.5875</c:v>
                </c:pt>
                <c:pt idx="2727">
                  <c:v>10.5875</c:v>
                </c:pt>
                <c:pt idx="2728">
                  <c:v>10.5875</c:v>
                </c:pt>
                <c:pt idx="2729">
                  <c:v>10.5875</c:v>
                </c:pt>
                <c:pt idx="2730">
                  <c:v>10.5875</c:v>
                </c:pt>
                <c:pt idx="2731">
                  <c:v>10.5875</c:v>
                </c:pt>
                <c:pt idx="2732">
                  <c:v>10.5875</c:v>
                </c:pt>
                <c:pt idx="2733">
                  <c:v>10.5875</c:v>
                </c:pt>
                <c:pt idx="2734">
                  <c:v>10.5875</c:v>
                </c:pt>
                <c:pt idx="2735">
                  <c:v>10.5875</c:v>
                </c:pt>
                <c:pt idx="2736">
                  <c:v>10.5875</c:v>
                </c:pt>
                <c:pt idx="2737">
                  <c:v>10.5875</c:v>
                </c:pt>
                <c:pt idx="2738">
                  <c:v>10.5875</c:v>
                </c:pt>
                <c:pt idx="2739">
                  <c:v>10.5875</c:v>
                </c:pt>
                <c:pt idx="2740">
                  <c:v>10.5875</c:v>
                </c:pt>
                <c:pt idx="2741">
                  <c:v>10.5875</c:v>
                </c:pt>
                <c:pt idx="2742">
                  <c:v>10.5875</c:v>
                </c:pt>
                <c:pt idx="2743">
                  <c:v>10.5875</c:v>
                </c:pt>
                <c:pt idx="2744">
                  <c:v>10.5875</c:v>
                </c:pt>
                <c:pt idx="2745">
                  <c:v>10.5875</c:v>
                </c:pt>
                <c:pt idx="2746">
                  <c:v>10.5875</c:v>
                </c:pt>
                <c:pt idx="2747">
                  <c:v>10.5875</c:v>
                </c:pt>
                <c:pt idx="2748">
                  <c:v>10.5875</c:v>
                </c:pt>
                <c:pt idx="2749">
                  <c:v>10.5875</c:v>
                </c:pt>
                <c:pt idx="2750">
                  <c:v>10.5875</c:v>
                </c:pt>
                <c:pt idx="2751">
                  <c:v>10.5875</c:v>
                </c:pt>
                <c:pt idx="2752">
                  <c:v>10.5875</c:v>
                </c:pt>
                <c:pt idx="2753">
                  <c:v>10.5875</c:v>
                </c:pt>
                <c:pt idx="2754">
                  <c:v>10.5875</c:v>
                </c:pt>
                <c:pt idx="2755">
                  <c:v>10.5875</c:v>
                </c:pt>
                <c:pt idx="2756">
                  <c:v>10.5875</c:v>
                </c:pt>
                <c:pt idx="2757">
                  <c:v>10.5875</c:v>
                </c:pt>
                <c:pt idx="2758">
                  <c:v>10.5875</c:v>
                </c:pt>
                <c:pt idx="2759">
                  <c:v>10.5875</c:v>
                </c:pt>
                <c:pt idx="2760">
                  <c:v>10.5875</c:v>
                </c:pt>
                <c:pt idx="2761">
                  <c:v>10.5875</c:v>
                </c:pt>
                <c:pt idx="2762">
                  <c:v>10.5875</c:v>
                </c:pt>
                <c:pt idx="2763">
                  <c:v>10.5875</c:v>
                </c:pt>
                <c:pt idx="2764">
                  <c:v>10.5875</c:v>
                </c:pt>
                <c:pt idx="2765">
                  <c:v>10.5875</c:v>
                </c:pt>
                <c:pt idx="2766">
                  <c:v>10.5875</c:v>
                </c:pt>
                <c:pt idx="2767">
                  <c:v>10.5875</c:v>
                </c:pt>
                <c:pt idx="2768">
                  <c:v>10.5875</c:v>
                </c:pt>
                <c:pt idx="2769">
                  <c:v>10.5875</c:v>
                </c:pt>
                <c:pt idx="2770">
                  <c:v>10.5875</c:v>
                </c:pt>
                <c:pt idx="2771">
                  <c:v>10.5875</c:v>
                </c:pt>
                <c:pt idx="2772">
                  <c:v>10.5875</c:v>
                </c:pt>
                <c:pt idx="2773">
                  <c:v>10.5875</c:v>
                </c:pt>
                <c:pt idx="2774">
                  <c:v>10.5875</c:v>
                </c:pt>
                <c:pt idx="2775">
                  <c:v>10.5875</c:v>
                </c:pt>
                <c:pt idx="2776">
                  <c:v>10.5875</c:v>
                </c:pt>
                <c:pt idx="2777">
                  <c:v>10.5875</c:v>
                </c:pt>
                <c:pt idx="2778">
                  <c:v>10.5875</c:v>
                </c:pt>
                <c:pt idx="2779">
                  <c:v>10.5875</c:v>
                </c:pt>
                <c:pt idx="2780">
                  <c:v>10.5875</c:v>
                </c:pt>
                <c:pt idx="2781">
                  <c:v>10.5875</c:v>
                </c:pt>
                <c:pt idx="2782">
                  <c:v>10.5875</c:v>
                </c:pt>
                <c:pt idx="2783">
                  <c:v>10.5875</c:v>
                </c:pt>
                <c:pt idx="2784">
                  <c:v>10.5875</c:v>
                </c:pt>
                <c:pt idx="2785">
                  <c:v>10.5875</c:v>
                </c:pt>
                <c:pt idx="2786">
                  <c:v>10.5875</c:v>
                </c:pt>
                <c:pt idx="2787">
                  <c:v>10.5875</c:v>
                </c:pt>
                <c:pt idx="2788">
                  <c:v>10.5875</c:v>
                </c:pt>
                <c:pt idx="2789">
                  <c:v>10.5875</c:v>
                </c:pt>
                <c:pt idx="2790">
                  <c:v>10.5875</c:v>
                </c:pt>
                <c:pt idx="2791">
                  <c:v>10.5875</c:v>
                </c:pt>
                <c:pt idx="2792">
                  <c:v>10.5875</c:v>
                </c:pt>
                <c:pt idx="2793">
                  <c:v>10.5875</c:v>
                </c:pt>
                <c:pt idx="2794">
                  <c:v>10.5875</c:v>
                </c:pt>
                <c:pt idx="2795">
                  <c:v>10.5875</c:v>
                </c:pt>
                <c:pt idx="2796">
                  <c:v>10.5875</c:v>
                </c:pt>
                <c:pt idx="2797">
                  <c:v>10.5875</c:v>
                </c:pt>
                <c:pt idx="2798">
                  <c:v>10.5875</c:v>
                </c:pt>
                <c:pt idx="2799">
                  <c:v>10.5875</c:v>
                </c:pt>
                <c:pt idx="2800">
                  <c:v>10.5875</c:v>
                </c:pt>
                <c:pt idx="2801">
                  <c:v>10.5875</c:v>
                </c:pt>
                <c:pt idx="2802">
                  <c:v>10.5875</c:v>
                </c:pt>
                <c:pt idx="2803">
                  <c:v>10.5875</c:v>
                </c:pt>
                <c:pt idx="2804">
                  <c:v>10.5875</c:v>
                </c:pt>
                <c:pt idx="2805">
                  <c:v>10.5875</c:v>
                </c:pt>
                <c:pt idx="2806">
                  <c:v>10.5875</c:v>
                </c:pt>
                <c:pt idx="2807">
                  <c:v>10.5875</c:v>
                </c:pt>
                <c:pt idx="2808">
                  <c:v>10.5875</c:v>
                </c:pt>
                <c:pt idx="2809">
                  <c:v>10.5875</c:v>
                </c:pt>
                <c:pt idx="2810">
                  <c:v>10.5875</c:v>
                </c:pt>
                <c:pt idx="2811">
                  <c:v>10.5875</c:v>
                </c:pt>
                <c:pt idx="2812">
                  <c:v>10.5875</c:v>
                </c:pt>
                <c:pt idx="2813">
                  <c:v>10.5875</c:v>
                </c:pt>
                <c:pt idx="2814">
                  <c:v>10.5875</c:v>
                </c:pt>
                <c:pt idx="2815">
                  <c:v>10.5875</c:v>
                </c:pt>
                <c:pt idx="2816">
                  <c:v>10.5875</c:v>
                </c:pt>
                <c:pt idx="2817">
                  <c:v>10.5875</c:v>
                </c:pt>
                <c:pt idx="2818">
                  <c:v>10.5875</c:v>
                </c:pt>
                <c:pt idx="2819">
                  <c:v>10.5875</c:v>
                </c:pt>
                <c:pt idx="2820">
                  <c:v>10.5875</c:v>
                </c:pt>
                <c:pt idx="2821">
                  <c:v>10.5875</c:v>
                </c:pt>
                <c:pt idx="2822">
                  <c:v>10.5875</c:v>
                </c:pt>
                <c:pt idx="2823">
                  <c:v>10.5875</c:v>
                </c:pt>
                <c:pt idx="2824">
                  <c:v>10.5875</c:v>
                </c:pt>
                <c:pt idx="2825">
                  <c:v>10.5875</c:v>
                </c:pt>
                <c:pt idx="2826">
                  <c:v>10.5875</c:v>
                </c:pt>
                <c:pt idx="2827">
                  <c:v>10.5875</c:v>
                </c:pt>
                <c:pt idx="2828">
                  <c:v>10.5875</c:v>
                </c:pt>
                <c:pt idx="2829">
                  <c:v>10.5875</c:v>
                </c:pt>
                <c:pt idx="2830">
                  <c:v>10.5875</c:v>
                </c:pt>
                <c:pt idx="2831">
                  <c:v>10.5875</c:v>
                </c:pt>
                <c:pt idx="2832">
                  <c:v>10.5875</c:v>
                </c:pt>
                <c:pt idx="2833">
                  <c:v>10.5875</c:v>
                </c:pt>
                <c:pt idx="2834">
                  <c:v>10.5875</c:v>
                </c:pt>
                <c:pt idx="2835">
                  <c:v>10.5875</c:v>
                </c:pt>
                <c:pt idx="2836">
                  <c:v>10.5875</c:v>
                </c:pt>
                <c:pt idx="2837">
                  <c:v>10.5875</c:v>
                </c:pt>
                <c:pt idx="2838">
                  <c:v>10.5875</c:v>
                </c:pt>
                <c:pt idx="2839">
                  <c:v>10.5875</c:v>
                </c:pt>
                <c:pt idx="2840">
                  <c:v>10.5875</c:v>
                </c:pt>
                <c:pt idx="2841">
                  <c:v>10.5875</c:v>
                </c:pt>
                <c:pt idx="2842">
                  <c:v>10.5875</c:v>
                </c:pt>
                <c:pt idx="2843">
                  <c:v>10.5875</c:v>
                </c:pt>
                <c:pt idx="2844">
                  <c:v>10.5875</c:v>
                </c:pt>
                <c:pt idx="2845">
                  <c:v>10.5875</c:v>
                </c:pt>
                <c:pt idx="2846">
                  <c:v>10.5875</c:v>
                </c:pt>
                <c:pt idx="2847">
                  <c:v>10.5875</c:v>
                </c:pt>
                <c:pt idx="2848">
                  <c:v>10.5875</c:v>
                </c:pt>
                <c:pt idx="2849">
                  <c:v>10.5875</c:v>
                </c:pt>
                <c:pt idx="2850">
                  <c:v>10.5875</c:v>
                </c:pt>
                <c:pt idx="2851">
                  <c:v>10.5875</c:v>
                </c:pt>
                <c:pt idx="2852">
                  <c:v>10.5875</c:v>
                </c:pt>
                <c:pt idx="2853">
                  <c:v>10.5875</c:v>
                </c:pt>
                <c:pt idx="2854">
                  <c:v>10.5875</c:v>
                </c:pt>
                <c:pt idx="2855">
                  <c:v>10.5875</c:v>
                </c:pt>
                <c:pt idx="2856">
                  <c:v>10.5875</c:v>
                </c:pt>
                <c:pt idx="2857">
                  <c:v>10.5875</c:v>
                </c:pt>
                <c:pt idx="2858">
                  <c:v>10.5875</c:v>
                </c:pt>
                <c:pt idx="2859">
                  <c:v>10.5875</c:v>
                </c:pt>
                <c:pt idx="2860">
                  <c:v>10.5875</c:v>
                </c:pt>
                <c:pt idx="2861">
                  <c:v>10.5875</c:v>
                </c:pt>
                <c:pt idx="2862">
                  <c:v>10.5875</c:v>
                </c:pt>
                <c:pt idx="2863">
                  <c:v>10.5875</c:v>
                </c:pt>
                <c:pt idx="2864">
                  <c:v>10.5875</c:v>
                </c:pt>
                <c:pt idx="2865">
                  <c:v>10.5875</c:v>
                </c:pt>
                <c:pt idx="2866">
                  <c:v>10.5875</c:v>
                </c:pt>
                <c:pt idx="2867">
                  <c:v>10.5875</c:v>
                </c:pt>
                <c:pt idx="2868">
                  <c:v>10.5875</c:v>
                </c:pt>
                <c:pt idx="2869">
                  <c:v>10.5875</c:v>
                </c:pt>
                <c:pt idx="2870">
                  <c:v>10.5875</c:v>
                </c:pt>
                <c:pt idx="2871">
                  <c:v>10.5875</c:v>
                </c:pt>
                <c:pt idx="2872">
                  <c:v>10.5875</c:v>
                </c:pt>
                <c:pt idx="2873">
                  <c:v>10.5875</c:v>
                </c:pt>
                <c:pt idx="2874">
                  <c:v>10.5875</c:v>
                </c:pt>
                <c:pt idx="2875">
                  <c:v>10.5875</c:v>
                </c:pt>
                <c:pt idx="2876">
                  <c:v>10.5875</c:v>
                </c:pt>
                <c:pt idx="2877">
                  <c:v>10.5875</c:v>
                </c:pt>
                <c:pt idx="2878">
                  <c:v>10.5875</c:v>
                </c:pt>
                <c:pt idx="2879">
                  <c:v>10.5875</c:v>
                </c:pt>
                <c:pt idx="2880">
                  <c:v>10.5875</c:v>
                </c:pt>
                <c:pt idx="2881">
                  <c:v>10.5875</c:v>
                </c:pt>
                <c:pt idx="2882">
                  <c:v>10.5875</c:v>
                </c:pt>
                <c:pt idx="2883">
                  <c:v>10.5875</c:v>
                </c:pt>
                <c:pt idx="2884">
                  <c:v>10.5875</c:v>
                </c:pt>
                <c:pt idx="2885">
                  <c:v>10.5875</c:v>
                </c:pt>
                <c:pt idx="2886">
                  <c:v>10.5875</c:v>
                </c:pt>
                <c:pt idx="2887">
                  <c:v>10.5875</c:v>
                </c:pt>
                <c:pt idx="2888">
                  <c:v>10.5875</c:v>
                </c:pt>
                <c:pt idx="2889">
                  <c:v>10.5875</c:v>
                </c:pt>
                <c:pt idx="2890">
                  <c:v>10.5875</c:v>
                </c:pt>
                <c:pt idx="2891">
                  <c:v>10.5875</c:v>
                </c:pt>
                <c:pt idx="2892">
                  <c:v>10.5875</c:v>
                </c:pt>
                <c:pt idx="2893">
                  <c:v>10.5875</c:v>
                </c:pt>
                <c:pt idx="2894">
                  <c:v>10.5875</c:v>
                </c:pt>
                <c:pt idx="2895">
                  <c:v>10.5875</c:v>
                </c:pt>
                <c:pt idx="2896">
                  <c:v>10.5875</c:v>
                </c:pt>
                <c:pt idx="2897">
                  <c:v>10.5875</c:v>
                </c:pt>
                <c:pt idx="2898">
                  <c:v>10.5875</c:v>
                </c:pt>
                <c:pt idx="2899">
                  <c:v>10.5875</c:v>
                </c:pt>
                <c:pt idx="2900">
                  <c:v>10.5875</c:v>
                </c:pt>
                <c:pt idx="2901">
                  <c:v>10.5875</c:v>
                </c:pt>
                <c:pt idx="2902">
                  <c:v>10.5875</c:v>
                </c:pt>
                <c:pt idx="2903">
                  <c:v>10.5875</c:v>
                </c:pt>
                <c:pt idx="2904">
                  <c:v>10.5875</c:v>
                </c:pt>
                <c:pt idx="2905">
                  <c:v>10.5875</c:v>
                </c:pt>
                <c:pt idx="2906">
                  <c:v>10.5875</c:v>
                </c:pt>
                <c:pt idx="2907">
                  <c:v>10.5875</c:v>
                </c:pt>
                <c:pt idx="2908">
                  <c:v>10.5875</c:v>
                </c:pt>
                <c:pt idx="2909">
                  <c:v>10.5875</c:v>
                </c:pt>
                <c:pt idx="2910">
                  <c:v>10.5875</c:v>
                </c:pt>
                <c:pt idx="2911">
                  <c:v>10.5875</c:v>
                </c:pt>
                <c:pt idx="2912">
                  <c:v>10.5875</c:v>
                </c:pt>
                <c:pt idx="2913">
                  <c:v>10.5875</c:v>
                </c:pt>
                <c:pt idx="2914">
                  <c:v>10.5875</c:v>
                </c:pt>
                <c:pt idx="2915">
                  <c:v>10.5875</c:v>
                </c:pt>
                <c:pt idx="2916">
                  <c:v>10.5875</c:v>
                </c:pt>
                <c:pt idx="2917">
                  <c:v>10.5875</c:v>
                </c:pt>
                <c:pt idx="2918">
                  <c:v>10.5875</c:v>
                </c:pt>
                <c:pt idx="2919">
                  <c:v>10.5875</c:v>
                </c:pt>
                <c:pt idx="2920">
                  <c:v>10.5875</c:v>
                </c:pt>
                <c:pt idx="2921">
                  <c:v>10.5875</c:v>
                </c:pt>
                <c:pt idx="2922">
                  <c:v>10.5875</c:v>
                </c:pt>
                <c:pt idx="2923">
                  <c:v>10.5875</c:v>
                </c:pt>
                <c:pt idx="2924">
                  <c:v>10.5875</c:v>
                </c:pt>
                <c:pt idx="2925">
                  <c:v>10.5875</c:v>
                </c:pt>
                <c:pt idx="2926">
                  <c:v>10.5875</c:v>
                </c:pt>
                <c:pt idx="2927">
                  <c:v>10.5875</c:v>
                </c:pt>
                <c:pt idx="2928">
                  <c:v>10.5875</c:v>
                </c:pt>
                <c:pt idx="2929">
                  <c:v>10.5875</c:v>
                </c:pt>
                <c:pt idx="2930">
                  <c:v>10.5875</c:v>
                </c:pt>
                <c:pt idx="2931">
                  <c:v>10.5875</c:v>
                </c:pt>
                <c:pt idx="2932">
                  <c:v>10.5875</c:v>
                </c:pt>
                <c:pt idx="2933">
                  <c:v>10.5875</c:v>
                </c:pt>
                <c:pt idx="2934">
                  <c:v>10.5875</c:v>
                </c:pt>
                <c:pt idx="2935">
                  <c:v>10.5875</c:v>
                </c:pt>
                <c:pt idx="2936">
                  <c:v>10.5875</c:v>
                </c:pt>
                <c:pt idx="2937">
                  <c:v>10.5875</c:v>
                </c:pt>
                <c:pt idx="2938">
                  <c:v>10.5875</c:v>
                </c:pt>
                <c:pt idx="2939">
                  <c:v>10.5875</c:v>
                </c:pt>
                <c:pt idx="2940">
                  <c:v>10.5875</c:v>
                </c:pt>
                <c:pt idx="2941">
                  <c:v>10.5875</c:v>
                </c:pt>
                <c:pt idx="2942">
                  <c:v>10.5875</c:v>
                </c:pt>
                <c:pt idx="2943">
                  <c:v>10.5875</c:v>
                </c:pt>
                <c:pt idx="2944">
                  <c:v>10.5875</c:v>
                </c:pt>
                <c:pt idx="2945">
                  <c:v>10.5875</c:v>
                </c:pt>
                <c:pt idx="2946">
                  <c:v>10.5875</c:v>
                </c:pt>
                <c:pt idx="2947">
                  <c:v>10.5875</c:v>
                </c:pt>
                <c:pt idx="2948">
                  <c:v>10.5875</c:v>
                </c:pt>
                <c:pt idx="2949">
                  <c:v>10.5875</c:v>
                </c:pt>
                <c:pt idx="2950">
                  <c:v>10.5875</c:v>
                </c:pt>
                <c:pt idx="2951">
                  <c:v>10.5875</c:v>
                </c:pt>
                <c:pt idx="2952">
                  <c:v>10.5875</c:v>
                </c:pt>
                <c:pt idx="2953">
                  <c:v>10.5875</c:v>
                </c:pt>
                <c:pt idx="2954">
                  <c:v>10.5875</c:v>
                </c:pt>
                <c:pt idx="2955">
                  <c:v>10.5875</c:v>
                </c:pt>
                <c:pt idx="2956">
                  <c:v>10.5875</c:v>
                </c:pt>
                <c:pt idx="2957">
                  <c:v>10.5875</c:v>
                </c:pt>
                <c:pt idx="2958">
                  <c:v>10.5875</c:v>
                </c:pt>
                <c:pt idx="2959">
                  <c:v>10.5875</c:v>
                </c:pt>
                <c:pt idx="2960">
                  <c:v>10.5875</c:v>
                </c:pt>
                <c:pt idx="2961">
                  <c:v>10.5875</c:v>
                </c:pt>
                <c:pt idx="2962">
                  <c:v>10.5875</c:v>
                </c:pt>
              </c:numCache>
            </c:numRef>
          </c:val>
          <c:smooth val="0"/>
          <c:extLst>
            <c:ext xmlns:c16="http://schemas.microsoft.com/office/drawing/2014/chart" uri="{C3380CC4-5D6E-409C-BE32-E72D297353CC}">
              <c16:uniqueId val="{00000004-D663-0C4B-B347-E9834DA15F70}"/>
            </c:ext>
          </c:extLst>
        </c:ser>
        <c:ser>
          <c:idx val="5"/>
          <c:order val="5"/>
          <c:tx>
            <c:strRef>
              <c:f>'Chart Data'!$D$1</c:f>
              <c:strCache>
                <c:ptCount val="1"/>
                <c:pt idx="0">
                  <c:v>75th Percentile Threshold (%)</c:v>
                </c:pt>
              </c:strCache>
            </c:strRef>
          </c:tx>
          <c:spPr>
            <a:ln w="16000">
              <a:solidFill>
                <a:srgbClr val="C00000"/>
              </a:solidFill>
              <a:prstDash val="dash"/>
            </a:ln>
          </c:spPr>
          <c:marker>
            <c:symbol val="none"/>
          </c:marker>
          <c:cat>
            <c:numRef>
              <c:f>'Chart Data'!$A$2:$A$2964</c:f>
              <c:numCache>
                <c:formatCode>yyyy\-mm\-dd</c:formatCode>
                <c:ptCount val="2963"/>
                <c:pt idx="0">
                  <c:v>41676</c:v>
                </c:pt>
                <c:pt idx="1">
                  <c:v>41677</c:v>
                </c:pt>
                <c:pt idx="2">
                  <c:v>41680</c:v>
                </c:pt>
                <c:pt idx="3">
                  <c:v>41681</c:v>
                </c:pt>
                <c:pt idx="4">
                  <c:v>41682</c:v>
                </c:pt>
                <c:pt idx="5">
                  <c:v>41683</c:v>
                </c:pt>
                <c:pt idx="6">
                  <c:v>41684</c:v>
                </c:pt>
                <c:pt idx="7">
                  <c:v>41687</c:v>
                </c:pt>
                <c:pt idx="8">
                  <c:v>41688</c:v>
                </c:pt>
                <c:pt idx="9">
                  <c:v>41689</c:v>
                </c:pt>
                <c:pt idx="10">
                  <c:v>41690</c:v>
                </c:pt>
                <c:pt idx="11">
                  <c:v>41691</c:v>
                </c:pt>
                <c:pt idx="12">
                  <c:v>41694</c:v>
                </c:pt>
                <c:pt idx="13">
                  <c:v>41695</c:v>
                </c:pt>
                <c:pt idx="14">
                  <c:v>41696</c:v>
                </c:pt>
                <c:pt idx="15">
                  <c:v>41697</c:v>
                </c:pt>
                <c:pt idx="16">
                  <c:v>41698</c:v>
                </c:pt>
                <c:pt idx="17">
                  <c:v>41701</c:v>
                </c:pt>
                <c:pt idx="18">
                  <c:v>41702</c:v>
                </c:pt>
                <c:pt idx="19">
                  <c:v>41703</c:v>
                </c:pt>
                <c:pt idx="20">
                  <c:v>41704</c:v>
                </c:pt>
                <c:pt idx="21">
                  <c:v>41705</c:v>
                </c:pt>
                <c:pt idx="22">
                  <c:v>41708</c:v>
                </c:pt>
                <c:pt idx="23">
                  <c:v>41709</c:v>
                </c:pt>
                <c:pt idx="24">
                  <c:v>41710</c:v>
                </c:pt>
                <c:pt idx="25">
                  <c:v>41711</c:v>
                </c:pt>
                <c:pt idx="26">
                  <c:v>41712</c:v>
                </c:pt>
                <c:pt idx="27">
                  <c:v>41715</c:v>
                </c:pt>
                <c:pt idx="28">
                  <c:v>41716</c:v>
                </c:pt>
                <c:pt idx="29">
                  <c:v>41717</c:v>
                </c:pt>
                <c:pt idx="30">
                  <c:v>41718</c:v>
                </c:pt>
                <c:pt idx="31">
                  <c:v>41719</c:v>
                </c:pt>
                <c:pt idx="32">
                  <c:v>41722</c:v>
                </c:pt>
                <c:pt idx="33">
                  <c:v>41723</c:v>
                </c:pt>
                <c:pt idx="34">
                  <c:v>41724</c:v>
                </c:pt>
                <c:pt idx="35">
                  <c:v>41725</c:v>
                </c:pt>
                <c:pt idx="36">
                  <c:v>41726</c:v>
                </c:pt>
                <c:pt idx="37">
                  <c:v>41729</c:v>
                </c:pt>
                <c:pt idx="38">
                  <c:v>41730</c:v>
                </c:pt>
                <c:pt idx="39">
                  <c:v>41731</c:v>
                </c:pt>
                <c:pt idx="40">
                  <c:v>41732</c:v>
                </c:pt>
                <c:pt idx="41">
                  <c:v>41733</c:v>
                </c:pt>
                <c:pt idx="42">
                  <c:v>41736</c:v>
                </c:pt>
                <c:pt idx="43">
                  <c:v>41737</c:v>
                </c:pt>
                <c:pt idx="44">
                  <c:v>41739</c:v>
                </c:pt>
                <c:pt idx="45">
                  <c:v>41740</c:v>
                </c:pt>
                <c:pt idx="46">
                  <c:v>41743</c:v>
                </c:pt>
                <c:pt idx="47">
                  <c:v>41744</c:v>
                </c:pt>
                <c:pt idx="48">
                  <c:v>41745</c:v>
                </c:pt>
                <c:pt idx="49">
                  <c:v>41746</c:v>
                </c:pt>
                <c:pt idx="50">
                  <c:v>41747</c:v>
                </c:pt>
                <c:pt idx="51">
                  <c:v>41750</c:v>
                </c:pt>
                <c:pt idx="52">
                  <c:v>41751</c:v>
                </c:pt>
                <c:pt idx="53">
                  <c:v>41752</c:v>
                </c:pt>
                <c:pt idx="54">
                  <c:v>41753</c:v>
                </c:pt>
                <c:pt idx="55">
                  <c:v>41754</c:v>
                </c:pt>
                <c:pt idx="56">
                  <c:v>41757</c:v>
                </c:pt>
                <c:pt idx="57">
                  <c:v>41758</c:v>
                </c:pt>
                <c:pt idx="58">
                  <c:v>41764</c:v>
                </c:pt>
                <c:pt idx="59">
                  <c:v>41765</c:v>
                </c:pt>
                <c:pt idx="60">
                  <c:v>41766</c:v>
                </c:pt>
                <c:pt idx="61">
                  <c:v>41767</c:v>
                </c:pt>
                <c:pt idx="62">
                  <c:v>41768</c:v>
                </c:pt>
                <c:pt idx="63">
                  <c:v>41771</c:v>
                </c:pt>
                <c:pt idx="64">
                  <c:v>41772</c:v>
                </c:pt>
                <c:pt idx="65">
                  <c:v>41773</c:v>
                </c:pt>
                <c:pt idx="66">
                  <c:v>41774</c:v>
                </c:pt>
                <c:pt idx="67">
                  <c:v>41775</c:v>
                </c:pt>
                <c:pt idx="68">
                  <c:v>41778</c:v>
                </c:pt>
                <c:pt idx="69">
                  <c:v>41779</c:v>
                </c:pt>
                <c:pt idx="70">
                  <c:v>41780</c:v>
                </c:pt>
                <c:pt idx="71">
                  <c:v>41781</c:v>
                </c:pt>
                <c:pt idx="72">
                  <c:v>41782</c:v>
                </c:pt>
                <c:pt idx="73">
                  <c:v>41785</c:v>
                </c:pt>
                <c:pt idx="74">
                  <c:v>41786</c:v>
                </c:pt>
                <c:pt idx="75">
                  <c:v>41787</c:v>
                </c:pt>
                <c:pt idx="76">
                  <c:v>41788</c:v>
                </c:pt>
                <c:pt idx="77">
                  <c:v>41789</c:v>
                </c:pt>
                <c:pt idx="78">
                  <c:v>41792</c:v>
                </c:pt>
                <c:pt idx="79">
                  <c:v>41793</c:v>
                </c:pt>
                <c:pt idx="80">
                  <c:v>41794</c:v>
                </c:pt>
                <c:pt idx="81">
                  <c:v>41795</c:v>
                </c:pt>
                <c:pt idx="82">
                  <c:v>41796</c:v>
                </c:pt>
                <c:pt idx="83">
                  <c:v>41799</c:v>
                </c:pt>
                <c:pt idx="84">
                  <c:v>41800</c:v>
                </c:pt>
                <c:pt idx="85">
                  <c:v>41801</c:v>
                </c:pt>
                <c:pt idx="86">
                  <c:v>41802</c:v>
                </c:pt>
                <c:pt idx="87">
                  <c:v>41803</c:v>
                </c:pt>
                <c:pt idx="88">
                  <c:v>41806</c:v>
                </c:pt>
                <c:pt idx="89">
                  <c:v>41807</c:v>
                </c:pt>
                <c:pt idx="90">
                  <c:v>41808</c:v>
                </c:pt>
                <c:pt idx="91">
                  <c:v>41809</c:v>
                </c:pt>
                <c:pt idx="92">
                  <c:v>41810</c:v>
                </c:pt>
                <c:pt idx="93">
                  <c:v>41813</c:v>
                </c:pt>
                <c:pt idx="94">
                  <c:v>41814</c:v>
                </c:pt>
                <c:pt idx="95">
                  <c:v>41815</c:v>
                </c:pt>
                <c:pt idx="96">
                  <c:v>41816</c:v>
                </c:pt>
                <c:pt idx="97">
                  <c:v>41817</c:v>
                </c:pt>
                <c:pt idx="98">
                  <c:v>41820</c:v>
                </c:pt>
                <c:pt idx="99">
                  <c:v>41821</c:v>
                </c:pt>
                <c:pt idx="100">
                  <c:v>41822</c:v>
                </c:pt>
                <c:pt idx="101">
                  <c:v>41823</c:v>
                </c:pt>
                <c:pt idx="102">
                  <c:v>41824</c:v>
                </c:pt>
                <c:pt idx="103">
                  <c:v>41827</c:v>
                </c:pt>
                <c:pt idx="104">
                  <c:v>41828</c:v>
                </c:pt>
                <c:pt idx="105">
                  <c:v>41829</c:v>
                </c:pt>
                <c:pt idx="106">
                  <c:v>41830</c:v>
                </c:pt>
                <c:pt idx="107">
                  <c:v>41831</c:v>
                </c:pt>
                <c:pt idx="108">
                  <c:v>41834</c:v>
                </c:pt>
                <c:pt idx="109">
                  <c:v>41835</c:v>
                </c:pt>
                <c:pt idx="110">
                  <c:v>41836</c:v>
                </c:pt>
                <c:pt idx="111">
                  <c:v>41837</c:v>
                </c:pt>
                <c:pt idx="112">
                  <c:v>41838</c:v>
                </c:pt>
                <c:pt idx="113">
                  <c:v>41841</c:v>
                </c:pt>
                <c:pt idx="114">
                  <c:v>41842</c:v>
                </c:pt>
                <c:pt idx="115">
                  <c:v>41843</c:v>
                </c:pt>
                <c:pt idx="116">
                  <c:v>41844</c:v>
                </c:pt>
                <c:pt idx="117">
                  <c:v>41845</c:v>
                </c:pt>
                <c:pt idx="118">
                  <c:v>41848</c:v>
                </c:pt>
                <c:pt idx="119">
                  <c:v>41849</c:v>
                </c:pt>
                <c:pt idx="120">
                  <c:v>41850</c:v>
                </c:pt>
                <c:pt idx="121">
                  <c:v>41851</c:v>
                </c:pt>
                <c:pt idx="122">
                  <c:v>41852</c:v>
                </c:pt>
                <c:pt idx="123">
                  <c:v>41855</c:v>
                </c:pt>
                <c:pt idx="124">
                  <c:v>41856</c:v>
                </c:pt>
                <c:pt idx="125">
                  <c:v>41857</c:v>
                </c:pt>
                <c:pt idx="126">
                  <c:v>41858</c:v>
                </c:pt>
                <c:pt idx="127">
                  <c:v>41859</c:v>
                </c:pt>
                <c:pt idx="128">
                  <c:v>41862</c:v>
                </c:pt>
                <c:pt idx="129">
                  <c:v>41863</c:v>
                </c:pt>
                <c:pt idx="130">
                  <c:v>41864</c:v>
                </c:pt>
                <c:pt idx="131">
                  <c:v>41865</c:v>
                </c:pt>
                <c:pt idx="132">
                  <c:v>41866</c:v>
                </c:pt>
                <c:pt idx="133">
                  <c:v>41869</c:v>
                </c:pt>
                <c:pt idx="134">
                  <c:v>41870</c:v>
                </c:pt>
                <c:pt idx="135">
                  <c:v>41871</c:v>
                </c:pt>
                <c:pt idx="136">
                  <c:v>41872</c:v>
                </c:pt>
                <c:pt idx="137">
                  <c:v>41873</c:v>
                </c:pt>
                <c:pt idx="138">
                  <c:v>41876</c:v>
                </c:pt>
                <c:pt idx="139">
                  <c:v>41877</c:v>
                </c:pt>
                <c:pt idx="140">
                  <c:v>41878</c:v>
                </c:pt>
                <c:pt idx="141">
                  <c:v>41879</c:v>
                </c:pt>
                <c:pt idx="142">
                  <c:v>41880</c:v>
                </c:pt>
                <c:pt idx="143">
                  <c:v>41885</c:v>
                </c:pt>
                <c:pt idx="144">
                  <c:v>41886</c:v>
                </c:pt>
                <c:pt idx="145">
                  <c:v>41887</c:v>
                </c:pt>
                <c:pt idx="146">
                  <c:v>41890</c:v>
                </c:pt>
                <c:pt idx="147">
                  <c:v>41891</c:v>
                </c:pt>
                <c:pt idx="148">
                  <c:v>41892</c:v>
                </c:pt>
                <c:pt idx="149">
                  <c:v>41893</c:v>
                </c:pt>
                <c:pt idx="150">
                  <c:v>41894</c:v>
                </c:pt>
                <c:pt idx="151">
                  <c:v>41897</c:v>
                </c:pt>
                <c:pt idx="152">
                  <c:v>41898</c:v>
                </c:pt>
                <c:pt idx="153">
                  <c:v>41899</c:v>
                </c:pt>
                <c:pt idx="154">
                  <c:v>41900</c:v>
                </c:pt>
                <c:pt idx="155">
                  <c:v>41901</c:v>
                </c:pt>
                <c:pt idx="156">
                  <c:v>41904</c:v>
                </c:pt>
                <c:pt idx="157">
                  <c:v>41905</c:v>
                </c:pt>
                <c:pt idx="158">
                  <c:v>41906</c:v>
                </c:pt>
                <c:pt idx="159">
                  <c:v>41907</c:v>
                </c:pt>
                <c:pt idx="160">
                  <c:v>41908</c:v>
                </c:pt>
                <c:pt idx="161">
                  <c:v>41911</c:v>
                </c:pt>
                <c:pt idx="162">
                  <c:v>41912</c:v>
                </c:pt>
                <c:pt idx="163">
                  <c:v>41913</c:v>
                </c:pt>
                <c:pt idx="164">
                  <c:v>41914</c:v>
                </c:pt>
                <c:pt idx="165">
                  <c:v>41915</c:v>
                </c:pt>
                <c:pt idx="166">
                  <c:v>41918</c:v>
                </c:pt>
                <c:pt idx="167">
                  <c:v>41919</c:v>
                </c:pt>
                <c:pt idx="168">
                  <c:v>41920</c:v>
                </c:pt>
                <c:pt idx="169">
                  <c:v>41921</c:v>
                </c:pt>
                <c:pt idx="170">
                  <c:v>41922</c:v>
                </c:pt>
                <c:pt idx="171">
                  <c:v>41925</c:v>
                </c:pt>
                <c:pt idx="172">
                  <c:v>41926</c:v>
                </c:pt>
                <c:pt idx="173">
                  <c:v>41927</c:v>
                </c:pt>
                <c:pt idx="174">
                  <c:v>41928</c:v>
                </c:pt>
                <c:pt idx="175">
                  <c:v>41929</c:v>
                </c:pt>
                <c:pt idx="176">
                  <c:v>41932</c:v>
                </c:pt>
                <c:pt idx="177">
                  <c:v>41933</c:v>
                </c:pt>
                <c:pt idx="178">
                  <c:v>41934</c:v>
                </c:pt>
                <c:pt idx="179">
                  <c:v>41935</c:v>
                </c:pt>
                <c:pt idx="180">
                  <c:v>41936</c:v>
                </c:pt>
                <c:pt idx="181">
                  <c:v>41939</c:v>
                </c:pt>
                <c:pt idx="182">
                  <c:v>41940</c:v>
                </c:pt>
                <c:pt idx="183">
                  <c:v>41941</c:v>
                </c:pt>
                <c:pt idx="184">
                  <c:v>41942</c:v>
                </c:pt>
                <c:pt idx="185">
                  <c:v>41943</c:v>
                </c:pt>
                <c:pt idx="186">
                  <c:v>41946</c:v>
                </c:pt>
                <c:pt idx="187">
                  <c:v>41947</c:v>
                </c:pt>
                <c:pt idx="188">
                  <c:v>41948</c:v>
                </c:pt>
                <c:pt idx="189">
                  <c:v>41949</c:v>
                </c:pt>
                <c:pt idx="190">
                  <c:v>41950</c:v>
                </c:pt>
                <c:pt idx="191">
                  <c:v>41953</c:v>
                </c:pt>
                <c:pt idx="192">
                  <c:v>41954</c:v>
                </c:pt>
                <c:pt idx="193">
                  <c:v>41955</c:v>
                </c:pt>
                <c:pt idx="194">
                  <c:v>41956</c:v>
                </c:pt>
                <c:pt idx="195">
                  <c:v>41957</c:v>
                </c:pt>
                <c:pt idx="196">
                  <c:v>41960</c:v>
                </c:pt>
                <c:pt idx="197">
                  <c:v>41961</c:v>
                </c:pt>
                <c:pt idx="198">
                  <c:v>41962</c:v>
                </c:pt>
                <c:pt idx="199">
                  <c:v>41963</c:v>
                </c:pt>
                <c:pt idx="200">
                  <c:v>41964</c:v>
                </c:pt>
                <c:pt idx="201">
                  <c:v>41967</c:v>
                </c:pt>
                <c:pt idx="202">
                  <c:v>41968</c:v>
                </c:pt>
                <c:pt idx="203">
                  <c:v>41969</c:v>
                </c:pt>
                <c:pt idx="204">
                  <c:v>41970</c:v>
                </c:pt>
                <c:pt idx="205">
                  <c:v>41971</c:v>
                </c:pt>
                <c:pt idx="206">
                  <c:v>41974</c:v>
                </c:pt>
                <c:pt idx="207">
                  <c:v>41975</c:v>
                </c:pt>
                <c:pt idx="208">
                  <c:v>41976</c:v>
                </c:pt>
                <c:pt idx="209">
                  <c:v>41977</c:v>
                </c:pt>
                <c:pt idx="210">
                  <c:v>41978</c:v>
                </c:pt>
                <c:pt idx="211">
                  <c:v>41981</c:v>
                </c:pt>
                <c:pt idx="212">
                  <c:v>41982</c:v>
                </c:pt>
                <c:pt idx="213">
                  <c:v>41983</c:v>
                </c:pt>
                <c:pt idx="214">
                  <c:v>41984</c:v>
                </c:pt>
                <c:pt idx="215">
                  <c:v>41985</c:v>
                </c:pt>
                <c:pt idx="216">
                  <c:v>41988</c:v>
                </c:pt>
                <c:pt idx="217">
                  <c:v>41989</c:v>
                </c:pt>
                <c:pt idx="218">
                  <c:v>41990</c:v>
                </c:pt>
                <c:pt idx="219">
                  <c:v>41991</c:v>
                </c:pt>
                <c:pt idx="220">
                  <c:v>41992</c:v>
                </c:pt>
                <c:pt idx="221">
                  <c:v>41995</c:v>
                </c:pt>
                <c:pt idx="222">
                  <c:v>41996</c:v>
                </c:pt>
                <c:pt idx="223">
                  <c:v>41997</c:v>
                </c:pt>
                <c:pt idx="224">
                  <c:v>41998</c:v>
                </c:pt>
                <c:pt idx="225">
                  <c:v>41999</c:v>
                </c:pt>
                <c:pt idx="226">
                  <c:v>42002</c:v>
                </c:pt>
                <c:pt idx="227">
                  <c:v>42003</c:v>
                </c:pt>
                <c:pt idx="228">
                  <c:v>42004</c:v>
                </c:pt>
                <c:pt idx="229">
                  <c:v>42009</c:v>
                </c:pt>
                <c:pt idx="230">
                  <c:v>42010</c:v>
                </c:pt>
                <c:pt idx="231">
                  <c:v>42011</c:v>
                </c:pt>
                <c:pt idx="232">
                  <c:v>42012</c:v>
                </c:pt>
                <c:pt idx="233">
                  <c:v>42013</c:v>
                </c:pt>
                <c:pt idx="234">
                  <c:v>42016</c:v>
                </c:pt>
                <c:pt idx="235">
                  <c:v>42017</c:v>
                </c:pt>
                <c:pt idx="236">
                  <c:v>42018</c:v>
                </c:pt>
                <c:pt idx="237">
                  <c:v>42019</c:v>
                </c:pt>
                <c:pt idx="238">
                  <c:v>42020</c:v>
                </c:pt>
                <c:pt idx="239">
                  <c:v>42023</c:v>
                </c:pt>
                <c:pt idx="240">
                  <c:v>42024</c:v>
                </c:pt>
                <c:pt idx="241">
                  <c:v>42025</c:v>
                </c:pt>
                <c:pt idx="242">
                  <c:v>42026</c:v>
                </c:pt>
                <c:pt idx="243">
                  <c:v>42027</c:v>
                </c:pt>
                <c:pt idx="244">
                  <c:v>42030</c:v>
                </c:pt>
                <c:pt idx="245">
                  <c:v>42031</c:v>
                </c:pt>
                <c:pt idx="246">
                  <c:v>42032</c:v>
                </c:pt>
                <c:pt idx="247">
                  <c:v>42033</c:v>
                </c:pt>
                <c:pt idx="248">
                  <c:v>42034</c:v>
                </c:pt>
                <c:pt idx="249">
                  <c:v>42037</c:v>
                </c:pt>
                <c:pt idx="250">
                  <c:v>42038</c:v>
                </c:pt>
                <c:pt idx="251">
                  <c:v>42039</c:v>
                </c:pt>
                <c:pt idx="252">
                  <c:v>42040</c:v>
                </c:pt>
                <c:pt idx="253">
                  <c:v>42041</c:v>
                </c:pt>
                <c:pt idx="254">
                  <c:v>42044</c:v>
                </c:pt>
                <c:pt idx="255">
                  <c:v>42045</c:v>
                </c:pt>
                <c:pt idx="256">
                  <c:v>42046</c:v>
                </c:pt>
                <c:pt idx="257">
                  <c:v>42047</c:v>
                </c:pt>
                <c:pt idx="258">
                  <c:v>42048</c:v>
                </c:pt>
                <c:pt idx="259">
                  <c:v>42059</c:v>
                </c:pt>
                <c:pt idx="260">
                  <c:v>42060</c:v>
                </c:pt>
                <c:pt idx="261">
                  <c:v>42061</c:v>
                </c:pt>
                <c:pt idx="262">
                  <c:v>42062</c:v>
                </c:pt>
                <c:pt idx="263">
                  <c:v>42065</c:v>
                </c:pt>
                <c:pt idx="264">
                  <c:v>42066</c:v>
                </c:pt>
                <c:pt idx="265">
                  <c:v>42067</c:v>
                </c:pt>
                <c:pt idx="266">
                  <c:v>42068</c:v>
                </c:pt>
                <c:pt idx="267">
                  <c:v>42069</c:v>
                </c:pt>
                <c:pt idx="268">
                  <c:v>42072</c:v>
                </c:pt>
                <c:pt idx="269">
                  <c:v>42073</c:v>
                </c:pt>
                <c:pt idx="270">
                  <c:v>42074</c:v>
                </c:pt>
                <c:pt idx="271">
                  <c:v>42075</c:v>
                </c:pt>
                <c:pt idx="272">
                  <c:v>42076</c:v>
                </c:pt>
                <c:pt idx="273">
                  <c:v>42079</c:v>
                </c:pt>
                <c:pt idx="274">
                  <c:v>42080</c:v>
                </c:pt>
                <c:pt idx="275">
                  <c:v>42081</c:v>
                </c:pt>
                <c:pt idx="276">
                  <c:v>42082</c:v>
                </c:pt>
                <c:pt idx="277">
                  <c:v>42083</c:v>
                </c:pt>
                <c:pt idx="278">
                  <c:v>42086</c:v>
                </c:pt>
                <c:pt idx="279">
                  <c:v>42087</c:v>
                </c:pt>
                <c:pt idx="280">
                  <c:v>42088</c:v>
                </c:pt>
                <c:pt idx="281">
                  <c:v>42089</c:v>
                </c:pt>
                <c:pt idx="282">
                  <c:v>42090</c:v>
                </c:pt>
                <c:pt idx="283">
                  <c:v>42093</c:v>
                </c:pt>
                <c:pt idx="284">
                  <c:v>42094</c:v>
                </c:pt>
                <c:pt idx="285">
                  <c:v>42095</c:v>
                </c:pt>
                <c:pt idx="286">
                  <c:v>42096</c:v>
                </c:pt>
                <c:pt idx="287">
                  <c:v>42097</c:v>
                </c:pt>
                <c:pt idx="288">
                  <c:v>42100</c:v>
                </c:pt>
                <c:pt idx="289">
                  <c:v>42101</c:v>
                </c:pt>
                <c:pt idx="290">
                  <c:v>42102</c:v>
                </c:pt>
                <c:pt idx="291">
                  <c:v>42103</c:v>
                </c:pt>
                <c:pt idx="292">
                  <c:v>42104</c:v>
                </c:pt>
                <c:pt idx="293">
                  <c:v>42107</c:v>
                </c:pt>
                <c:pt idx="294">
                  <c:v>42108</c:v>
                </c:pt>
                <c:pt idx="295">
                  <c:v>42109</c:v>
                </c:pt>
                <c:pt idx="296">
                  <c:v>42110</c:v>
                </c:pt>
                <c:pt idx="297">
                  <c:v>42111</c:v>
                </c:pt>
                <c:pt idx="298">
                  <c:v>42114</c:v>
                </c:pt>
                <c:pt idx="299">
                  <c:v>42115</c:v>
                </c:pt>
                <c:pt idx="300">
                  <c:v>42116</c:v>
                </c:pt>
                <c:pt idx="301">
                  <c:v>42117</c:v>
                </c:pt>
                <c:pt idx="302">
                  <c:v>42118</c:v>
                </c:pt>
                <c:pt idx="303">
                  <c:v>42121</c:v>
                </c:pt>
                <c:pt idx="304">
                  <c:v>42128</c:v>
                </c:pt>
                <c:pt idx="305">
                  <c:v>42129</c:v>
                </c:pt>
                <c:pt idx="306">
                  <c:v>42130</c:v>
                </c:pt>
                <c:pt idx="307">
                  <c:v>42131</c:v>
                </c:pt>
                <c:pt idx="308">
                  <c:v>42132</c:v>
                </c:pt>
                <c:pt idx="309">
                  <c:v>42135</c:v>
                </c:pt>
                <c:pt idx="310">
                  <c:v>42136</c:v>
                </c:pt>
                <c:pt idx="311">
                  <c:v>42137</c:v>
                </c:pt>
                <c:pt idx="312">
                  <c:v>42138</c:v>
                </c:pt>
                <c:pt idx="313">
                  <c:v>42139</c:v>
                </c:pt>
                <c:pt idx="314">
                  <c:v>42142</c:v>
                </c:pt>
                <c:pt idx="315">
                  <c:v>42143</c:v>
                </c:pt>
                <c:pt idx="316">
                  <c:v>42144</c:v>
                </c:pt>
                <c:pt idx="317">
                  <c:v>42145</c:v>
                </c:pt>
                <c:pt idx="318">
                  <c:v>42146</c:v>
                </c:pt>
                <c:pt idx="319">
                  <c:v>42149</c:v>
                </c:pt>
                <c:pt idx="320">
                  <c:v>42150</c:v>
                </c:pt>
                <c:pt idx="321">
                  <c:v>42151</c:v>
                </c:pt>
                <c:pt idx="322">
                  <c:v>42152</c:v>
                </c:pt>
                <c:pt idx="323">
                  <c:v>42153</c:v>
                </c:pt>
                <c:pt idx="324">
                  <c:v>42156</c:v>
                </c:pt>
                <c:pt idx="325">
                  <c:v>42157</c:v>
                </c:pt>
                <c:pt idx="326">
                  <c:v>42158</c:v>
                </c:pt>
                <c:pt idx="327">
                  <c:v>42159</c:v>
                </c:pt>
                <c:pt idx="328">
                  <c:v>42160</c:v>
                </c:pt>
                <c:pt idx="329">
                  <c:v>42163</c:v>
                </c:pt>
                <c:pt idx="330">
                  <c:v>42164</c:v>
                </c:pt>
                <c:pt idx="331">
                  <c:v>42165</c:v>
                </c:pt>
                <c:pt idx="332">
                  <c:v>42166</c:v>
                </c:pt>
                <c:pt idx="333">
                  <c:v>42167</c:v>
                </c:pt>
                <c:pt idx="334">
                  <c:v>42170</c:v>
                </c:pt>
                <c:pt idx="335">
                  <c:v>42171</c:v>
                </c:pt>
                <c:pt idx="336">
                  <c:v>42172</c:v>
                </c:pt>
                <c:pt idx="337">
                  <c:v>42173</c:v>
                </c:pt>
                <c:pt idx="338">
                  <c:v>42174</c:v>
                </c:pt>
                <c:pt idx="339">
                  <c:v>42177</c:v>
                </c:pt>
                <c:pt idx="340">
                  <c:v>42178</c:v>
                </c:pt>
                <c:pt idx="341">
                  <c:v>42179</c:v>
                </c:pt>
                <c:pt idx="342">
                  <c:v>42180</c:v>
                </c:pt>
                <c:pt idx="343">
                  <c:v>42181</c:v>
                </c:pt>
                <c:pt idx="344">
                  <c:v>42184</c:v>
                </c:pt>
                <c:pt idx="345">
                  <c:v>42185</c:v>
                </c:pt>
                <c:pt idx="346">
                  <c:v>42186</c:v>
                </c:pt>
                <c:pt idx="347">
                  <c:v>42187</c:v>
                </c:pt>
                <c:pt idx="348">
                  <c:v>42188</c:v>
                </c:pt>
                <c:pt idx="349">
                  <c:v>42191</c:v>
                </c:pt>
                <c:pt idx="350">
                  <c:v>42192</c:v>
                </c:pt>
                <c:pt idx="351">
                  <c:v>42193</c:v>
                </c:pt>
                <c:pt idx="352">
                  <c:v>42194</c:v>
                </c:pt>
                <c:pt idx="353">
                  <c:v>42195</c:v>
                </c:pt>
                <c:pt idx="354">
                  <c:v>42198</c:v>
                </c:pt>
                <c:pt idx="355">
                  <c:v>42199</c:v>
                </c:pt>
                <c:pt idx="356">
                  <c:v>42200</c:v>
                </c:pt>
                <c:pt idx="357">
                  <c:v>42201</c:v>
                </c:pt>
                <c:pt idx="358">
                  <c:v>42202</c:v>
                </c:pt>
                <c:pt idx="359">
                  <c:v>42205</c:v>
                </c:pt>
                <c:pt idx="360">
                  <c:v>42206</c:v>
                </c:pt>
                <c:pt idx="361">
                  <c:v>42207</c:v>
                </c:pt>
                <c:pt idx="362">
                  <c:v>42208</c:v>
                </c:pt>
                <c:pt idx="363">
                  <c:v>42209</c:v>
                </c:pt>
                <c:pt idx="364">
                  <c:v>42212</c:v>
                </c:pt>
                <c:pt idx="365">
                  <c:v>42213</c:v>
                </c:pt>
                <c:pt idx="366">
                  <c:v>42214</c:v>
                </c:pt>
                <c:pt idx="367">
                  <c:v>42215</c:v>
                </c:pt>
                <c:pt idx="368">
                  <c:v>42216</c:v>
                </c:pt>
                <c:pt idx="369">
                  <c:v>42219</c:v>
                </c:pt>
                <c:pt idx="370">
                  <c:v>42220</c:v>
                </c:pt>
                <c:pt idx="371">
                  <c:v>42221</c:v>
                </c:pt>
                <c:pt idx="372">
                  <c:v>42222</c:v>
                </c:pt>
                <c:pt idx="373">
                  <c:v>42223</c:v>
                </c:pt>
                <c:pt idx="374">
                  <c:v>42226</c:v>
                </c:pt>
                <c:pt idx="375">
                  <c:v>42227</c:v>
                </c:pt>
                <c:pt idx="376">
                  <c:v>42228</c:v>
                </c:pt>
                <c:pt idx="377">
                  <c:v>42229</c:v>
                </c:pt>
                <c:pt idx="378">
                  <c:v>42230</c:v>
                </c:pt>
                <c:pt idx="379">
                  <c:v>42233</c:v>
                </c:pt>
                <c:pt idx="380">
                  <c:v>42234</c:v>
                </c:pt>
                <c:pt idx="381">
                  <c:v>42235</c:v>
                </c:pt>
                <c:pt idx="382">
                  <c:v>42236</c:v>
                </c:pt>
                <c:pt idx="383">
                  <c:v>42237</c:v>
                </c:pt>
                <c:pt idx="384">
                  <c:v>42240</c:v>
                </c:pt>
                <c:pt idx="385">
                  <c:v>42241</c:v>
                </c:pt>
                <c:pt idx="386">
                  <c:v>42242</c:v>
                </c:pt>
                <c:pt idx="387">
                  <c:v>42243</c:v>
                </c:pt>
                <c:pt idx="388">
                  <c:v>42244</c:v>
                </c:pt>
                <c:pt idx="389">
                  <c:v>42247</c:v>
                </c:pt>
                <c:pt idx="390">
                  <c:v>42248</c:v>
                </c:pt>
                <c:pt idx="391">
                  <c:v>42250</c:v>
                </c:pt>
                <c:pt idx="392">
                  <c:v>42251</c:v>
                </c:pt>
                <c:pt idx="393">
                  <c:v>42254</c:v>
                </c:pt>
                <c:pt idx="394">
                  <c:v>42255</c:v>
                </c:pt>
                <c:pt idx="395">
                  <c:v>42256</c:v>
                </c:pt>
                <c:pt idx="396">
                  <c:v>42257</c:v>
                </c:pt>
                <c:pt idx="397">
                  <c:v>42258</c:v>
                </c:pt>
                <c:pt idx="398">
                  <c:v>42261</c:v>
                </c:pt>
                <c:pt idx="399">
                  <c:v>42262</c:v>
                </c:pt>
                <c:pt idx="400">
                  <c:v>42263</c:v>
                </c:pt>
                <c:pt idx="401">
                  <c:v>42264</c:v>
                </c:pt>
                <c:pt idx="402">
                  <c:v>42265</c:v>
                </c:pt>
                <c:pt idx="403">
                  <c:v>42268</c:v>
                </c:pt>
                <c:pt idx="404">
                  <c:v>42269</c:v>
                </c:pt>
                <c:pt idx="405">
                  <c:v>42270</c:v>
                </c:pt>
                <c:pt idx="406">
                  <c:v>42271</c:v>
                </c:pt>
                <c:pt idx="407">
                  <c:v>42272</c:v>
                </c:pt>
                <c:pt idx="408">
                  <c:v>42275</c:v>
                </c:pt>
                <c:pt idx="409">
                  <c:v>42276</c:v>
                </c:pt>
                <c:pt idx="410">
                  <c:v>42277</c:v>
                </c:pt>
                <c:pt idx="411">
                  <c:v>42278</c:v>
                </c:pt>
                <c:pt idx="412">
                  <c:v>42279</c:v>
                </c:pt>
                <c:pt idx="413">
                  <c:v>42282</c:v>
                </c:pt>
                <c:pt idx="414">
                  <c:v>42283</c:v>
                </c:pt>
                <c:pt idx="415">
                  <c:v>42284</c:v>
                </c:pt>
                <c:pt idx="416">
                  <c:v>42285</c:v>
                </c:pt>
                <c:pt idx="417">
                  <c:v>42286</c:v>
                </c:pt>
                <c:pt idx="418">
                  <c:v>42289</c:v>
                </c:pt>
                <c:pt idx="419">
                  <c:v>42290</c:v>
                </c:pt>
                <c:pt idx="420">
                  <c:v>42291</c:v>
                </c:pt>
                <c:pt idx="421">
                  <c:v>42292</c:v>
                </c:pt>
                <c:pt idx="422">
                  <c:v>42293</c:v>
                </c:pt>
                <c:pt idx="423">
                  <c:v>42296</c:v>
                </c:pt>
                <c:pt idx="424">
                  <c:v>42297</c:v>
                </c:pt>
                <c:pt idx="425">
                  <c:v>42298</c:v>
                </c:pt>
                <c:pt idx="426">
                  <c:v>42299</c:v>
                </c:pt>
                <c:pt idx="427">
                  <c:v>42300</c:v>
                </c:pt>
                <c:pt idx="428">
                  <c:v>42303</c:v>
                </c:pt>
                <c:pt idx="429">
                  <c:v>42304</c:v>
                </c:pt>
                <c:pt idx="430">
                  <c:v>42305</c:v>
                </c:pt>
                <c:pt idx="431">
                  <c:v>42306</c:v>
                </c:pt>
                <c:pt idx="432">
                  <c:v>42307</c:v>
                </c:pt>
                <c:pt idx="433">
                  <c:v>42310</c:v>
                </c:pt>
                <c:pt idx="434">
                  <c:v>42311</c:v>
                </c:pt>
                <c:pt idx="435">
                  <c:v>42312</c:v>
                </c:pt>
                <c:pt idx="436">
                  <c:v>42313</c:v>
                </c:pt>
                <c:pt idx="437">
                  <c:v>42314</c:v>
                </c:pt>
                <c:pt idx="438">
                  <c:v>42317</c:v>
                </c:pt>
                <c:pt idx="439">
                  <c:v>42318</c:v>
                </c:pt>
                <c:pt idx="440">
                  <c:v>42319</c:v>
                </c:pt>
                <c:pt idx="441">
                  <c:v>42320</c:v>
                </c:pt>
                <c:pt idx="442">
                  <c:v>42321</c:v>
                </c:pt>
                <c:pt idx="443">
                  <c:v>42324</c:v>
                </c:pt>
                <c:pt idx="444">
                  <c:v>42325</c:v>
                </c:pt>
                <c:pt idx="445">
                  <c:v>42326</c:v>
                </c:pt>
                <c:pt idx="446">
                  <c:v>42327</c:v>
                </c:pt>
                <c:pt idx="447">
                  <c:v>42328</c:v>
                </c:pt>
                <c:pt idx="448">
                  <c:v>42331</c:v>
                </c:pt>
                <c:pt idx="449">
                  <c:v>42332</c:v>
                </c:pt>
                <c:pt idx="450">
                  <c:v>42333</c:v>
                </c:pt>
                <c:pt idx="451">
                  <c:v>42334</c:v>
                </c:pt>
                <c:pt idx="452">
                  <c:v>42335</c:v>
                </c:pt>
                <c:pt idx="453">
                  <c:v>42338</c:v>
                </c:pt>
                <c:pt idx="454">
                  <c:v>42339</c:v>
                </c:pt>
                <c:pt idx="455">
                  <c:v>42340</c:v>
                </c:pt>
                <c:pt idx="456">
                  <c:v>42341</c:v>
                </c:pt>
                <c:pt idx="457">
                  <c:v>42342</c:v>
                </c:pt>
                <c:pt idx="458">
                  <c:v>42345</c:v>
                </c:pt>
                <c:pt idx="459">
                  <c:v>42346</c:v>
                </c:pt>
                <c:pt idx="460">
                  <c:v>42347</c:v>
                </c:pt>
                <c:pt idx="461">
                  <c:v>42348</c:v>
                </c:pt>
                <c:pt idx="462">
                  <c:v>42349</c:v>
                </c:pt>
                <c:pt idx="463">
                  <c:v>42352</c:v>
                </c:pt>
                <c:pt idx="464">
                  <c:v>42353</c:v>
                </c:pt>
                <c:pt idx="465">
                  <c:v>42354</c:v>
                </c:pt>
                <c:pt idx="466">
                  <c:v>42355</c:v>
                </c:pt>
                <c:pt idx="467">
                  <c:v>42356</c:v>
                </c:pt>
                <c:pt idx="468">
                  <c:v>42359</c:v>
                </c:pt>
                <c:pt idx="469">
                  <c:v>42360</c:v>
                </c:pt>
                <c:pt idx="470">
                  <c:v>42361</c:v>
                </c:pt>
                <c:pt idx="471">
                  <c:v>42362</c:v>
                </c:pt>
                <c:pt idx="472">
                  <c:v>42363</c:v>
                </c:pt>
                <c:pt idx="473">
                  <c:v>42366</c:v>
                </c:pt>
                <c:pt idx="474">
                  <c:v>42367</c:v>
                </c:pt>
                <c:pt idx="475">
                  <c:v>42368</c:v>
                </c:pt>
                <c:pt idx="476">
                  <c:v>42369</c:v>
                </c:pt>
                <c:pt idx="477">
                  <c:v>42373</c:v>
                </c:pt>
                <c:pt idx="478">
                  <c:v>42374</c:v>
                </c:pt>
                <c:pt idx="479">
                  <c:v>42375</c:v>
                </c:pt>
                <c:pt idx="480">
                  <c:v>42376</c:v>
                </c:pt>
                <c:pt idx="481">
                  <c:v>42377</c:v>
                </c:pt>
                <c:pt idx="482">
                  <c:v>42380</c:v>
                </c:pt>
                <c:pt idx="483">
                  <c:v>42381</c:v>
                </c:pt>
                <c:pt idx="484">
                  <c:v>42382</c:v>
                </c:pt>
                <c:pt idx="485">
                  <c:v>42383</c:v>
                </c:pt>
                <c:pt idx="486">
                  <c:v>42384</c:v>
                </c:pt>
                <c:pt idx="487">
                  <c:v>42387</c:v>
                </c:pt>
                <c:pt idx="488">
                  <c:v>42388</c:v>
                </c:pt>
                <c:pt idx="489">
                  <c:v>42389</c:v>
                </c:pt>
                <c:pt idx="490">
                  <c:v>42390</c:v>
                </c:pt>
                <c:pt idx="491">
                  <c:v>42391</c:v>
                </c:pt>
                <c:pt idx="492">
                  <c:v>42394</c:v>
                </c:pt>
                <c:pt idx="493">
                  <c:v>42395</c:v>
                </c:pt>
                <c:pt idx="494">
                  <c:v>42396</c:v>
                </c:pt>
                <c:pt idx="495">
                  <c:v>42397</c:v>
                </c:pt>
                <c:pt idx="496">
                  <c:v>42398</c:v>
                </c:pt>
                <c:pt idx="497">
                  <c:v>42401</c:v>
                </c:pt>
                <c:pt idx="498">
                  <c:v>42402</c:v>
                </c:pt>
                <c:pt idx="499">
                  <c:v>42403</c:v>
                </c:pt>
                <c:pt idx="500">
                  <c:v>42404</c:v>
                </c:pt>
                <c:pt idx="501">
                  <c:v>42405</c:v>
                </c:pt>
                <c:pt idx="502">
                  <c:v>42415</c:v>
                </c:pt>
                <c:pt idx="503">
                  <c:v>42416</c:v>
                </c:pt>
                <c:pt idx="504">
                  <c:v>42417</c:v>
                </c:pt>
                <c:pt idx="505">
                  <c:v>42418</c:v>
                </c:pt>
                <c:pt idx="506">
                  <c:v>42419</c:v>
                </c:pt>
                <c:pt idx="507">
                  <c:v>42422</c:v>
                </c:pt>
                <c:pt idx="508">
                  <c:v>42423</c:v>
                </c:pt>
                <c:pt idx="509">
                  <c:v>42424</c:v>
                </c:pt>
                <c:pt idx="510">
                  <c:v>42425</c:v>
                </c:pt>
                <c:pt idx="511">
                  <c:v>42426</c:v>
                </c:pt>
                <c:pt idx="512">
                  <c:v>42429</c:v>
                </c:pt>
                <c:pt idx="513">
                  <c:v>42430</c:v>
                </c:pt>
                <c:pt idx="514">
                  <c:v>42431</c:v>
                </c:pt>
                <c:pt idx="515">
                  <c:v>42432</c:v>
                </c:pt>
                <c:pt idx="516">
                  <c:v>42433</c:v>
                </c:pt>
                <c:pt idx="517">
                  <c:v>42436</c:v>
                </c:pt>
                <c:pt idx="518">
                  <c:v>42437</c:v>
                </c:pt>
                <c:pt idx="519">
                  <c:v>42438</c:v>
                </c:pt>
                <c:pt idx="520">
                  <c:v>42439</c:v>
                </c:pt>
                <c:pt idx="521">
                  <c:v>42440</c:v>
                </c:pt>
                <c:pt idx="522">
                  <c:v>42443</c:v>
                </c:pt>
                <c:pt idx="523">
                  <c:v>42444</c:v>
                </c:pt>
                <c:pt idx="524">
                  <c:v>42445</c:v>
                </c:pt>
                <c:pt idx="525">
                  <c:v>42446</c:v>
                </c:pt>
                <c:pt idx="526">
                  <c:v>42447</c:v>
                </c:pt>
                <c:pt idx="527">
                  <c:v>42450</c:v>
                </c:pt>
                <c:pt idx="528">
                  <c:v>42451</c:v>
                </c:pt>
                <c:pt idx="529">
                  <c:v>42452</c:v>
                </c:pt>
                <c:pt idx="530">
                  <c:v>42453</c:v>
                </c:pt>
                <c:pt idx="531">
                  <c:v>42454</c:v>
                </c:pt>
                <c:pt idx="532">
                  <c:v>42457</c:v>
                </c:pt>
                <c:pt idx="533">
                  <c:v>42458</c:v>
                </c:pt>
                <c:pt idx="534">
                  <c:v>42459</c:v>
                </c:pt>
                <c:pt idx="535">
                  <c:v>42460</c:v>
                </c:pt>
                <c:pt idx="536">
                  <c:v>42461</c:v>
                </c:pt>
                <c:pt idx="537">
                  <c:v>42464</c:v>
                </c:pt>
                <c:pt idx="538">
                  <c:v>42465</c:v>
                </c:pt>
                <c:pt idx="539">
                  <c:v>42466</c:v>
                </c:pt>
                <c:pt idx="540">
                  <c:v>42467</c:v>
                </c:pt>
                <c:pt idx="541">
                  <c:v>42468</c:v>
                </c:pt>
                <c:pt idx="542">
                  <c:v>42471</c:v>
                </c:pt>
                <c:pt idx="543">
                  <c:v>42472</c:v>
                </c:pt>
                <c:pt idx="544">
                  <c:v>42473</c:v>
                </c:pt>
                <c:pt idx="545">
                  <c:v>42474</c:v>
                </c:pt>
                <c:pt idx="546">
                  <c:v>42475</c:v>
                </c:pt>
                <c:pt idx="547">
                  <c:v>42479</c:v>
                </c:pt>
                <c:pt idx="548">
                  <c:v>42480</c:v>
                </c:pt>
                <c:pt idx="549">
                  <c:v>42481</c:v>
                </c:pt>
                <c:pt idx="550">
                  <c:v>42482</c:v>
                </c:pt>
                <c:pt idx="551">
                  <c:v>42485</c:v>
                </c:pt>
                <c:pt idx="552">
                  <c:v>42486</c:v>
                </c:pt>
                <c:pt idx="553">
                  <c:v>42487</c:v>
                </c:pt>
                <c:pt idx="554">
                  <c:v>42488</c:v>
                </c:pt>
                <c:pt idx="555">
                  <c:v>42489</c:v>
                </c:pt>
                <c:pt idx="556">
                  <c:v>42494</c:v>
                </c:pt>
                <c:pt idx="557">
                  <c:v>42495</c:v>
                </c:pt>
                <c:pt idx="558">
                  <c:v>42496</c:v>
                </c:pt>
                <c:pt idx="559">
                  <c:v>42499</c:v>
                </c:pt>
                <c:pt idx="560">
                  <c:v>42500</c:v>
                </c:pt>
                <c:pt idx="561">
                  <c:v>42501</c:v>
                </c:pt>
                <c:pt idx="562">
                  <c:v>42502</c:v>
                </c:pt>
                <c:pt idx="563">
                  <c:v>42503</c:v>
                </c:pt>
                <c:pt idx="564">
                  <c:v>42506</c:v>
                </c:pt>
                <c:pt idx="565">
                  <c:v>42507</c:v>
                </c:pt>
                <c:pt idx="566">
                  <c:v>42508</c:v>
                </c:pt>
                <c:pt idx="567">
                  <c:v>42509</c:v>
                </c:pt>
                <c:pt idx="568">
                  <c:v>42510</c:v>
                </c:pt>
                <c:pt idx="569">
                  <c:v>42513</c:v>
                </c:pt>
                <c:pt idx="570">
                  <c:v>42514</c:v>
                </c:pt>
                <c:pt idx="571">
                  <c:v>42515</c:v>
                </c:pt>
                <c:pt idx="572">
                  <c:v>42516</c:v>
                </c:pt>
                <c:pt idx="573">
                  <c:v>42517</c:v>
                </c:pt>
                <c:pt idx="574">
                  <c:v>42520</c:v>
                </c:pt>
                <c:pt idx="575">
                  <c:v>42521</c:v>
                </c:pt>
                <c:pt idx="576">
                  <c:v>42522</c:v>
                </c:pt>
                <c:pt idx="577">
                  <c:v>42523</c:v>
                </c:pt>
                <c:pt idx="578">
                  <c:v>42524</c:v>
                </c:pt>
                <c:pt idx="579">
                  <c:v>42527</c:v>
                </c:pt>
                <c:pt idx="580">
                  <c:v>42528</c:v>
                </c:pt>
                <c:pt idx="581">
                  <c:v>42529</c:v>
                </c:pt>
                <c:pt idx="582">
                  <c:v>42530</c:v>
                </c:pt>
                <c:pt idx="583">
                  <c:v>42531</c:v>
                </c:pt>
                <c:pt idx="584">
                  <c:v>42534</c:v>
                </c:pt>
                <c:pt idx="585">
                  <c:v>42535</c:v>
                </c:pt>
                <c:pt idx="586">
                  <c:v>42536</c:v>
                </c:pt>
                <c:pt idx="587">
                  <c:v>42537</c:v>
                </c:pt>
                <c:pt idx="588">
                  <c:v>42538</c:v>
                </c:pt>
                <c:pt idx="589">
                  <c:v>42541</c:v>
                </c:pt>
                <c:pt idx="590">
                  <c:v>42542</c:v>
                </c:pt>
                <c:pt idx="591">
                  <c:v>42543</c:v>
                </c:pt>
                <c:pt idx="592">
                  <c:v>42544</c:v>
                </c:pt>
                <c:pt idx="593">
                  <c:v>42545</c:v>
                </c:pt>
                <c:pt idx="594">
                  <c:v>42548</c:v>
                </c:pt>
                <c:pt idx="595">
                  <c:v>42549</c:v>
                </c:pt>
                <c:pt idx="596">
                  <c:v>42550</c:v>
                </c:pt>
                <c:pt idx="597">
                  <c:v>42551</c:v>
                </c:pt>
                <c:pt idx="598">
                  <c:v>42552</c:v>
                </c:pt>
                <c:pt idx="599">
                  <c:v>42555</c:v>
                </c:pt>
                <c:pt idx="600">
                  <c:v>42556</c:v>
                </c:pt>
                <c:pt idx="601">
                  <c:v>42557</c:v>
                </c:pt>
                <c:pt idx="602">
                  <c:v>42558</c:v>
                </c:pt>
                <c:pt idx="603">
                  <c:v>42559</c:v>
                </c:pt>
                <c:pt idx="604">
                  <c:v>42562</c:v>
                </c:pt>
                <c:pt idx="605">
                  <c:v>42563</c:v>
                </c:pt>
                <c:pt idx="606">
                  <c:v>42564</c:v>
                </c:pt>
                <c:pt idx="607">
                  <c:v>42565</c:v>
                </c:pt>
                <c:pt idx="608">
                  <c:v>42566</c:v>
                </c:pt>
                <c:pt idx="609">
                  <c:v>42569</c:v>
                </c:pt>
                <c:pt idx="610">
                  <c:v>42570</c:v>
                </c:pt>
                <c:pt idx="611">
                  <c:v>42571</c:v>
                </c:pt>
                <c:pt idx="612">
                  <c:v>42572</c:v>
                </c:pt>
                <c:pt idx="613">
                  <c:v>42573</c:v>
                </c:pt>
                <c:pt idx="614">
                  <c:v>42576</c:v>
                </c:pt>
                <c:pt idx="615">
                  <c:v>42577</c:v>
                </c:pt>
                <c:pt idx="616">
                  <c:v>42578</c:v>
                </c:pt>
                <c:pt idx="617">
                  <c:v>42579</c:v>
                </c:pt>
                <c:pt idx="618">
                  <c:v>42580</c:v>
                </c:pt>
                <c:pt idx="619">
                  <c:v>42583</c:v>
                </c:pt>
                <c:pt idx="620">
                  <c:v>42584</c:v>
                </c:pt>
                <c:pt idx="621">
                  <c:v>42585</c:v>
                </c:pt>
                <c:pt idx="622">
                  <c:v>42586</c:v>
                </c:pt>
                <c:pt idx="623">
                  <c:v>42587</c:v>
                </c:pt>
                <c:pt idx="624">
                  <c:v>42590</c:v>
                </c:pt>
                <c:pt idx="625">
                  <c:v>42591</c:v>
                </c:pt>
                <c:pt idx="626">
                  <c:v>42592</c:v>
                </c:pt>
                <c:pt idx="627">
                  <c:v>42593</c:v>
                </c:pt>
                <c:pt idx="628">
                  <c:v>42594</c:v>
                </c:pt>
                <c:pt idx="629">
                  <c:v>42597</c:v>
                </c:pt>
                <c:pt idx="630">
                  <c:v>42598</c:v>
                </c:pt>
                <c:pt idx="631">
                  <c:v>42599</c:v>
                </c:pt>
                <c:pt idx="632">
                  <c:v>42600</c:v>
                </c:pt>
                <c:pt idx="633">
                  <c:v>42601</c:v>
                </c:pt>
                <c:pt idx="634">
                  <c:v>42604</c:v>
                </c:pt>
                <c:pt idx="635">
                  <c:v>42605</c:v>
                </c:pt>
                <c:pt idx="636">
                  <c:v>42606</c:v>
                </c:pt>
                <c:pt idx="637">
                  <c:v>42607</c:v>
                </c:pt>
                <c:pt idx="638">
                  <c:v>42608</c:v>
                </c:pt>
                <c:pt idx="639">
                  <c:v>42611</c:v>
                </c:pt>
                <c:pt idx="640">
                  <c:v>42612</c:v>
                </c:pt>
                <c:pt idx="641">
                  <c:v>42613</c:v>
                </c:pt>
                <c:pt idx="642">
                  <c:v>42614</c:v>
                </c:pt>
                <c:pt idx="643">
                  <c:v>42618</c:v>
                </c:pt>
                <c:pt idx="644">
                  <c:v>42619</c:v>
                </c:pt>
                <c:pt idx="645">
                  <c:v>42620</c:v>
                </c:pt>
                <c:pt idx="646">
                  <c:v>42621</c:v>
                </c:pt>
                <c:pt idx="647">
                  <c:v>42622</c:v>
                </c:pt>
                <c:pt idx="648">
                  <c:v>42625</c:v>
                </c:pt>
                <c:pt idx="649">
                  <c:v>42626</c:v>
                </c:pt>
                <c:pt idx="650">
                  <c:v>42627</c:v>
                </c:pt>
                <c:pt idx="651">
                  <c:v>42628</c:v>
                </c:pt>
                <c:pt idx="652">
                  <c:v>42629</c:v>
                </c:pt>
                <c:pt idx="653">
                  <c:v>42632</c:v>
                </c:pt>
                <c:pt idx="654">
                  <c:v>42633</c:v>
                </c:pt>
                <c:pt idx="655">
                  <c:v>42634</c:v>
                </c:pt>
                <c:pt idx="656">
                  <c:v>42635</c:v>
                </c:pt>
                <c:pt idx="657">
                  <c:v>42636</c:v>
                </c:pt>
                <c:pt idx="658">
                  <c:v>42639</c:v>
                </c:pt>
                <c:pt idx="659">
                  <c:v>42640</c:v>
                </c:pt>
                <c:pt idx="660">
                  <c:v>42641</c:v>
                </c:pt>
                <c:pt idx="661">
                  <c:v>42642</c:v>
                </c:pt>
                <c:pt idx="662">
                  <c:v>42643</c:v>
                </c:pt>
                <c:pt idx="663">
                  <c:v>42646</c:v>
                </c:pt>
                <c:pt idx="664">
                  <c:v>42647</c:v>
                </c:pt>
                <c:pt idx="665">
                  <c:v>42648</c:v>
                </c:pt>
                <c:pt idx="666">
                  <c:v>42649</c:v>
                </c:pt>
                <c:pt idx="667">
                  <c:v>42650</c:v>
                </c:pt>
                <c:pt idx="668">
                  <c:v>42653</c:v>
                </c:pt>
                <c:pt idx="669">
                  <c:v>42654</c:v>
                </c:pt>
                <c:pt idx="670">
                  <c:v>42655</c:v>
                </c:pt>
                <c:pt idx="671">
                  <c:v>42656</c:v>
                </c:pt>
                <c:pt idx="672">
                  <c:v>42657</c:v>
                </c:pt>
                <c:pt idx="673">
                  <c:v>42660</c:v>
                </c:pt>
                <c:pt idx="674">
                  <c:v>42661</c:v>
                </c:pt>
                <c:pt idx="675">
                  <c:v>42662</c:v>
                </c:pt>
                <c:pt idx="676">
                  <c:v>42663</c:v>
                </c:pt>
                <c:pt idx="677">
                  <c:v>42664</c:v>
                </c:pt>
                <c:pt idx="678">
                  <c:v>42667</c:v>
                </c:pt>
                <c:pt idx="679">
                  <c:v>42668</c:v>
                </c:pt>
                <c:pt idx="680">
                  <c:v>42669</c:v>
                </c:pt>
                <c:pt idx="681">
                  <c:v>42670</c:v>
                </c:pt>
                <c:pt idx="682">
                  <c:v>42671</c:v>
                </c:pt>
                <c:pt idx="683">
                  <c:v>42674</c:v>
                </c:pt>
                <c:pt idx="684">
                  <c:v>42675</c:v>
                </c:pt>
                <c:pt idx="685">
                  <c:v>42676</c:v>
                </c:pt>
                <c:pt idx="686">
                  <c:v>42677</c:v>
                </c:pt>
                <c:pt idx="687">
                  <c:v>42678</c:v>
                </c:pt>
                <c:pt idx="688">
                  <c:v>42681</c:v>
                </c:pt>
                <c:pt idx="689">
                  <c:v>42682</c:v>
                </c:pt>
                <c:pt idx="690">
                  <c:v>42683</c:v>
                </c:pt>
                <c:pt idx="691">
                  <c:v>42684</c:v>
                </c:pt>
                <c:pt idx="692">
                  <c:v>42685</c:v>
                </c:pt>
                <c:pt idx="693">
                  <c:v>42688</c:v>
                </c:pt>
                <c:pt idx="694">
                  <c:v>42689</c:v>
                </c:pt>
                <c:pt idx="695">
                  <c:v>42690</c:v>
                </c:pt>
                <c:pt idx="696">
                  <c:v>42691</c:v>
                </c:pt>
                <c:pt idx="697">
                  <c:v>42692</c:v>
                </c:pt>
                <c:pt idx="698">
                  <c:v>42695</c:v>
                </c:pt>
                <c:pt idx="699">
                  <c:v>42696</c:v>
                </c:pt>
                <c:pt idx="700">
                  <c:v>42697</c:v>
                </c:pt>
                <c:pt idx="701">
                  <c:v>42698</c:v>
                </c:pt>
                <c:pt idx="702">
                  <c:v>42699</c:v>
                </c:pt>
                <c:pt idx="703">
                  <c:v>42702</c:v>
                </c:pt>
                <c:pt idx="704">
                  <c:v>42703</c:v>
                </c:pt>
                <c:pt idx="705">
                  <c:v>42704</c:v>
                </c:pt>
                <c:pt idx="706">
                  <c:v>42705</c:v>
                </c:pt>
                <c:pt idx="707">
                  <c:v>42706</c:v>
                </c:pt>
                <c:pt idx="708">
                  <c:v>42709</c:v>
                </c:pt>
                <c:pt idx="709">
                  <c:v>42710</c:v>
                </c:pt>
                <c:pt idx="710">
                  <c:v>42711</c:v>
                </c:pt>
                <c:pt idx="711">
                  <c:v>42712</c:v>
                </c:pt>
                <c:pt idx="712">
                  <c:v>42713</c:v>
                </c:pt>
                <c:pt idx="713">
                  <c:v>42716</c:v>
                </c:pt>
                <c:pt idx="714">
                  <c:v>42717</c:v>
                </c:pt>
                <c:pt idx="715">
                  <c:v>42718</c:v>
                </c:pt>
                <c:pt idx="716">
                  <c:v>42719</c:v>
                </c:pt>
                <c:pt idx="717">
                  <c:v>42720</c:v>
                </c:pt>
                <c:pt idx="718">
                  <c:v>42723</c:v>
                </c:pt>
                <c:pt idx="719">
                  <c:v>42724</c:v>
                </c:pt>
                <c:pt idx="720">
                  <c:v>42725</c:v>
                </c:pt>
                <c:pt idx="721">
                  <c:v>42726</c:v>
                </c:pt>
                <c:pt idx="722">
                  <c:v>42727</c:v>
                </c:pt>
                <c:pt idx="723">
                  <c:v>42730</c:v>
                </c:pt>
                <c:pt idx="724">
                  <c:v>42731</c:v>
                </c:pt>
                <c:pt idx="725">
                  <c:v>42732</c:v>
                </c:pt>
                <c:pt idx="726">
                  <c:v>42733</c:v>
                </c:pt>
                <c:pt idx="727">
                  <c:v>42734</c:v>
                </c:pt>
                <c:pt idx="728">
                  <c:v>42738</c:v>
                </c:pt>
                <c:pt idx="729">
                  <c:v>42739</c:v>
                </c:pt>
                <c:pt idx="730">
                  <c:v>42740</c:v>
                </c:pt>
                <c:pt idx="731">
                  <c:v>42741</c:v>
                </c:pt>
                <c:pt idx="732">
                  <c:v>42744</c:v>
                </c:pt>
                <c:pt idx="733">
                  <c:v>42745</c:v>
                </c:pt>
                <c:pt idx="734">
                  <c:v>42746</c:v>
                </c:pt>
                <c:pt idx="735">
                  <c:v>42747</c:v>
                </c:pt>
                <c:pt idx="736">
                  <c:v>42748</c:v>
                </c:pt>
                <c:pt idx="737">
                  <c:v>42751</c:v>
                </c:pt>
                <c:pt idx="738">
                  <c:v>42752</c:v>
                </c:pt>
                <c:pt idx="739">
                  <c:v>42753</c:v>
                </c:pt>
                <c:pt idx="740">
                  <c:v>42754</c:v>
                </c:pt>
                <c:pt idx="741">
                  <c:v>42755</c:v>
                </c:pt>
                <c:pt idx="742">
                  <c:v>42758</c:v>
                </c:pt>
                <c:pt idx="743">
                  <c:v>42759</c:v>
                </c:pt>
                <c:pt idx="744">
                  <c:v>42760</c:v>
                </c:pt>
                <c:pt idx="745">
                  <c:v>42768</c:v>
                </c:pt>
                <c:pt idx="746">
                  <c:v>42769</c:v>
                </c:pt>
                <c:pt idx="747">
                  <c:v>42772</c:v>
                </c:pt>
                <c:pt idx="748">
                  <c:v>42773</c:v>
                </c:pt>
                <c:pt idx="749">
                  <c:v>42774</c:v>
                </c:pt>
                <c:pt idx="750">
                  <c:v>42775</c:v>
                </c:pt>
                <c:pt idx="751">
                  <c:v>42776</c:v>
                </c:pt>
                <c:pt idx="752">
                  <c:v>42779</c:v>
                </c:pt>
                <c:pt idx="753">
                  <c:v>42780</c:v>
                </c:pt>
                <c:pt idx="754">
                  <c:v>42781</c:v>
                </c:pt>
                <c:pt idx="755">
                  <c:v>42782</c:v>
                </c:pt>
                <c:pt idx="756">
                  <c:v>42783</c:v>
                </c:pt>
                <c:pt idx="757">
                  <c:v>42786</c:v>
                </c:pt>
                <c:pt idx="758">
                  <c:v>42787</c:v>
                </c:pt>
                <c:pt idx="759">
                  <c:v>42788</c:v>
                </c:pt>
                <c:pt idx="760">
                  <c:v>42789</c:v>
                </c:pt>
                <c:pt idx="761">
                  <c:v>42790</c:v>
                </c:pt>
                <c:pt idx="762">
                  <c:v>42793</c:v>
                </c:pt>
                <c:pt idx="763">
                  <c:v>42794</c:v>
                </c:pt>
                <c:pt idx="764">
                  <c:v>42795</c:v>
                </c:pt>
                <c:pt idx="765">
                  <c:v>42796</c:v>
                </c:pt>
                <c:pt idx="766">
                  <c:v>42797</c:v>
                </c:pt>
                <c:pt idx="767">
                  <c:v>42800</c:v>
                </c:pt>
                <c:pt idx="768">
                  <c:v>42801</c:v>
                </c:pt>
                <c:pt idx="769">
                  <c:v>42802</c:v>
                </c:pt>
                <c:pt idx="770">
                  <c:v>42803</c:v>
                </c:pt>
                <c:pt idx="771">
                  <c:v>42804</c:v>
                </c:pt>
                <c:pt idx="772">
                  <c:v>42807</c:v>
                </c:pt>
                <c:pt idx="773">
                  <c:v>42808</c:v>
                </c:pt>
                <c:pt idx="774">
                  <c:v>42809</c:v>
                </c:pt>
                <c:pt idx="775">
                  <c:v>42810</c:v>
                </c:pt>
                <c:pt idx="776">
                  <c:v>42811</c:v>
                </c:pt>
                <c:pt idx="777">
                  <c:v>42814</c:v>
                </c:pt>
                <c:pt idx="778">
                  <c:v>42815</c:v>
                </c:pt>
                <c:pt idx="779">
                  <c:v>42816</c:v>
                </c:pt>
                <c:pt idx="780">
                  <c:v>42817</c:v>
                </c:pt>
                <c:pt idx="781">
                  <c:v>42818</c:v>
                </c:pt>
                <c:pt idx="782">
                  <c:v>42821</c:v>
                </c:pt>
                <c:pt idx="783">
                  <c:v>42822</c:v>
                </c:pt>
                <c:pt idx="784">
                  <c:v>42823</c:v>
                </c:pt>
                <c:pt idx="785">
                  <c:v>42824</c:v>
                </c:pt>
                <c:pt idx="786">
                  <c:v>42825</c:v>
                </c:pt>
                <c:pt idx="787">
                  <c:v>42828</c:v>
                </c:pt>
                <c:pt idx="788">
                  <c:v>42829</c:v>
                </c:pt>
                <c:pt idx="789">
                  <c:v>42830</c:v>
                </c:pt>
                <c:pt idx="790">
                  <c:v>42832</c:v>
                </c:pt>
                <c:pt idx="791">
                  <c:v>42835</c:v>
                </c:pt>
                <c:pt idx="792">
                  <c:v>42836</c:v>
                </c:pt>
                <c:pt idx="793">
                  <c:v>42837</c:v>
                </c:pt>
                <c:pt idx="794">
                  <c:v>42838</c:v>
                </c:pt>
                <c:pt idx="795">
                  <c:v>42839</c:v>
                </c:pt>
                <c:pt idx="796">
                  <c:v>42842</c:v>
                </c:pt>
                <c:pt idx="797">
                  <c:v>42843</c:v>
                </c:pt>
                <c:pt idx="798">
                  <c:v>42844</c:v>
                </c:pt>
                <c:pt idx="799">
                  <c:v>42845</c:v>
                </c:pt>
                <c:pt idx="800">
                  <c:v>42846</c:v>
                </c:pt>
                <c:pt idx="801">
                  <c:v>42849</c:v>
                </c:pt>
                <c:pt idx="802">
                  <c:v>42850</c:v>
                </c:pt>
                <c:pt idx="803">
                  <c:v>42851</c:v>
                </c:pt>
                <c:pt idx="804">
                  <c:v>42852</c:v>
                </c:pt>
                <c:pt idx="805">
                  <c:v>42853</c:v>
                </c:pt>
                <c:pt idx="806">
                  <c:v>42858</c:v>
                </c:pt>
                <c:pt idx="807">
                  <c:v>42859</c:v>
                </c:pt>
                <c:pt idx="808">
                  <c:v>42860</c:v>
                </c:pt>
                <c:pt idx="809">
                  <c:v>42863</c:v>
                </c:pt>
                <c:pt idx="810">
                  <c:v>42864</c:v>
                </c:pt>
                <c:pt idx="811">
                  <c:v>42865</c:v>
                </c:pt>
                <c:pt idx="812">
                  <c:v>42866</c:v>
                </c:pt>
                <c:pt idx="813">
                  <c:v>42867</c:v>
                </c:pt>
                <c:pt idx="814">
                  <c:v>42870</c:v>
                </c:pt>
                <c:pt idx="815">
                  <c:v>42871</c:v>
                </c:pt>
                <c:pt idx="816">
                  <c:v>42872</c:v>
                </c:pt>
                <c:pt idx="817">
                  <c:v>42873</c:v>
                </c:pt>
                <c:pt idx="818">
                  <c:v>42874</c:v>
                </c:pt>
                <c:pt idx="819">
                  <c:v>42877</c:v>
                </c:pt>
                <c:pt idx="820">
                  <c:v>42878</c:v>
                </c:pt>
                <c:pt idx="821">
                  <c:v>42879</c:v>
                </c:pt>
                <c:pt idx="822">
                  <c:v>42880</c:v>
                </c:pt>
                <c:pt idx="823">
                  <c:v>42881</c:v>
                </c:pt>
                <c:pt idx="824">
                  <c:v>42884</c:v>
                </c:pt>
                <c:pt idx="825">
                  <c:v>42885</c:v>
                </c:pt>
                <c:pt idx="826">
                  <c:v>42886</c:v>
                </c:pt>
                <c:pt idx="827">
                  <c:v>42887</c:v>
                </c:pt>
                <c:pt idx="828">
                  <c:v>42888</c:v>
                </c:pt>
                <c:pt idx="829">
                  <c:v>42891</c:v>
                </c:pt>
                <c:pt idx="830">
                  <c:v>42892</c:v>
                </c:pt>
                <c:pt idx="831">
                  <c:v>42893</c:v>
                </c:pt>
                <c:pt idx="832">
                  <c:v>42894</c:v>
                </c:pt>
                <c:pt idx="833">
                  <c:v>42895</c:v>
                </c:pt>
                <c:pt idx="834">
                  <c:v>42898</c:v>
                </c:pt>
                <c:pt idx="835">
                  <c:v>42899</c:v>
                </c:pt>
                <c:pt idx="836">
                  <c:v>42900</c:v>
                </c:pt>
                <c:pt idx="837">
                  <c:v>42901</c:v>
                </c:pt>
                <c:pt idx="838">
                  <c:v>42902</c:v>
                </c:pt>
                <c:pt idx="839">
                  <c:v>42905</c:v>
                </c:pt>
                <c:pt idx="840">
                  <c:v>42906</c:v>
                </c:pt>
                <c:pt idx="841">
                  <c:v>42907</c:v>
                </c:pt>
                <c:pt idx="842">
                  <c:v>42908</c:v>
                </c:pt>
                <c:pt idx="843">
                  <c:v>42909</c:v>
                </c:pt>
                <c:pt idx="844">
                  <c:v>42912</c:v>
                </c:pt>
                <c:pt idx="845">
                  <c:v>42913</c:v>
                </c:pt>
                <c:pt idx="846">
                  <c:v>42914</c:v>
                </c:pt>
                <c:pt idx="847">
                  <c:v>42915</c:v>
                </c:pt>
                <c:pt idx="848">
                  <c:v>42916</c:v>
                </c:pt>
                <c:pt idx="849">
                  <c:v>42919</c:v>
                </c:pt>
                <c:pt idx="850">
                  <c:v>42920</c:v>
                </c:pt>
                <c:pt idx="851">
                  <c:v>42921</c:v>
                </c:pt>
                <c:pt idx="852">
                  <c:v>42922</c:v>
                </c:pt>
                <c:pt idx="853">
                  <c:v>42923</c:v>
                </c:pt>
                <c:pt idx="854">
                  <c:v>42926</c:v>
                </c:pt>
                <c:pt idx="855">
                  <c:v>42927</c:v>
                </c:pt>
                <c:pt idx="856">
                  <c:v>42928</c:v>
                </c:pt>
                <c:pt idx="857">
                  <c:v>42929</c:v>
                </c:pt>
                <c:pt idx="858">
                  <c:v>42930</c:v>
                </c:pt>
                <c:pt idx="859">
                  <c:v>42933</c:v>
                </c:pt>
                <c:pt idx="860">
                  <c:v>42934</c:v>
                </c:pt>
                <c:pt idx="861">
                  <c:v>42935</c:v>
                </c:pt>
                <c:pt idx="862">
                  <c:v>42936</c:v>
                </c:pt>
                <c:pt idx="863">
                  <c:v>42937</c:v>
                </c:pt>
                <c:pt idx="864">
                  <c:v>42940</c:v>
                </c:pt>
                <c:pt idx="865">
                  <c:v>42941</c:v>
                </c:pt>
                <c:pt idx="866">
                  <c:v>42942</c:v>
                </c:pt>
                <c:pt idx="867">
                  <c:v>42943</c:v>
                </c:pt>
                <c:pt idx="868">
                  <c:v>42944</c:v>
                </c:pt>
                <c:pt idx="869">
                  <c:v>42947</c:v>
                </c:pt>
                <c:pt idx="870">
                  <c:v>42948</c:v>
                </c:pt>
                <c:pt idx="871">
                  <c:v>42949</c:v>
                </c:pt>
                <c:pt idx="872">
                  <c:v>42950</c:v>
                </c:pt>
                <c:pt idx="873">
                  <c:v>42951</c:v>
                </c:pt>
                <c:pt idx="874">
                  <c:v>42954</c:v>
                </c:pt>
                <c:pt idx="875">
                  <c:v>42955</c:v>
                </c:pt>
                <c:pt idx="876">
                  <c:v>42956</c:v>
                </c:pt>
                <c:pt idx="877">
                  <c:v>42957</c:v>
                </c:pt>
                <c:pt idx="878">
                  <c:v>42958</c:v>
                </c:pt>
                <c:pt idx="879">
                  <c:v>42961</c:v>
                </c:pt>
                <c:pt idx="880">
                  <c:v>42962</c:v>
                </c:pt>
                <c:pt idx="881">
                  <c:v>42963</c:v>
                </c:pt>
                <c:pt idx="882">
                  <c:v>42964</c:v>
                </c:pt>
                <c:pt idx="883">
                  <c:v>42965</c:v>
                </c:pt>
                <c:pt idx="884">
                  <c:v>42968</c:v>
                </c:pt>
                <c:pt idx="885">
                  <c:v>42969</c:v>
                </c:pt>
                <c:pt idx="886">
                  <c:v>42970</c:v>
                </c:pt>
                <c:pt idx="887">
                  <c:v>42971</c:v>
                </c:pt>
                <c:pt idx="888">
                  <c:v>42972</c:v>
                </c:pt>
                <c:pt idx="889">
                  <c:v>42975</c:v>
                </c:pt>
                <c:pt idx="890">
                  <c:v>42976</c:v>
                </c:pt>
                <c:pt idx="891">
                  <c:v>42977</c:v>
                </c:pt>
                <c:pt idx="892">
                  <c:v>42978</c:v>
                </c:pt>
                <c:pt idx="893">
                  <c:v>42979</c:v>
                </c:pt>
                <c:pt idx="894">
                  <c:v>42983</c:v>
                </c:pt>
                <c:pt idx="895">
                  <c:v>42984</c:v>
                </c:pt>
                <c:pt idx="896">
                  <c:v>42985</c:v>
                </c:pt>
                <c:pt idx="897">
                  <c:v>42986</c:v>
                </c:pt>
                <c:pt idx="898">
                  <c:v>42989</c:v>
                </c:pt>
                <c:pt idx="899">
                  <c:v>42990</c:v>
                </c:pt>
                <c:pt idx="900">
                  <c:v>42991</c:v>
                </c:pt>
                <c:pt idx="901">
                  <c:v>42992</c:v>
                </c:pt>
                <c:pt idx="902">
                  <c:v>42993</c:v>
                </c:pt>
                <c:pt idx="903">
                  <c:v>42996</c:v>
                </c:pt>
                <c:pt idx="904">
                  <c:v>42997</c:v>
                </c:pt>
                <c:pt idx="905">
                  <c:v>42998</c:v>
                </c:pt>
                <c:pt idx="906">
                  <c:v>42999</c:v>
                </c:pt>
                <c:pt idx="907">
                  <c:v>43000</c:v>
                </c:pt>
                <c:pt idx="908">
                  <c:v>43003</c:v>
                </c:pt>
                <c:pt idx="909">
                  <c:v>43004</c:v>
                </c:pt>
                <c:pt idx="910">
                  <c:v>43005</c:v>
                </c:pt>
                <c:pt idx="911">
                  <c:v>43006</c:v>
                </c:pt>
                <c:pt idx="912">
                  <c:v>43007</c:v>
                </c:pt>
                <c:pt idx="913">
                  <c:v>43010</c:v>
                </c:pt>
                <c:pt idx="914">
                  <c:v>43011</c:v>
                </c:pt>
                <c:pt idx="915">
                  <c:v>43012</c:v>
                </c:pt>
                <c:pt idx="916">
                  <c:v>43013</c:v>
                </c:pt>
                <c:pt idx="917">
                  <c:v>43014</c:v>
                </c:pt>
                <c:pt idx="918">
                  <c:v>43017</c:v>
                </c:pt>
                <c:pt idx="919">
                  <c:v>43018</c:v>
                </c:pt>
                <c:pt idx="920">
                  <c:v>43019</c:v>
                </c:pt>
                <c:pt idx="921">
                  <c:v>43020</c:v>
                </c:pt>
                <c:pt idx="922">
                  <c:v>43021</c:v>
                </c:pt>
                <c:pt idx="923">
                  <c:v>43024</c:v>
                </c:pt>
                <c:pt idx="924">
                  <c:v>43025</c:v>
                </c:pt>
                <c:pt idx="925">
                  <c:v>43026</c:v>
                </c:pt>
                <c:pt idx="926">
                  <c:v>43027</c:v>
                </c:pt>
                <c:pt idx="927">
                  <c:v>43028</c:v>
                </c:pt>
                <c:pt idx="928">
                  <c:v>43031</c:v>
                </c:pt>
                <c:pt idx="929">
                  <c:v>43032</c:v>
                </c:pt>
                <c:pt idx="930">
                  <c:v>43033</c:v>
                </c:pt>
                <c:pt idx="931">
                  <c:v>43034</c:v>
                </c:pt>
                <c:pt idx="932">
                  <c:v>43035</c:v>
                </c:pt>
                <c:pt idx="933">
                  <c:v>43038</c:v>
                </c:pt>
                <c:pt idx="934">
                  <c:v>43039</c:v>
                </c:pt>
                <c:pt idx="935">
                  <c:v>43040</c:v>
                </c:pt>
                <c:pt idx="936">
                  <c:v>43041</c:v>
                </c:pt>
                <c:pt idx="937">
                  <c:v>43042</c:v>
                </c:pt>
                <c:pt idx="938">
                  <c:v>43045</c:v>
                </c:pt>
                <c:pt idx="939">
                  <c:v>43046</c:v>
                </c:pt>
                <c:pt idx="940">
                  <c:v>43047</c:v>
                </c:pt>
                <c:pt idx="941">
                  <c:v>43048</c:v>
                </c:pt>
                <c:pt idx="942">
                  <c:v>43049</c:v>
                </c:pt>
                <c:pt idx="943">
                  <c:v>43052</c:v>
                </c:pt>
                <c:pt idx="944">
                  <c:v>43053</c:v>
                </c:pt>
                <c:pt idx="945">
                  <c:v>43054</c:v>
                </c:pt>
                <c:pt idx="946">
                  <c:v>43055</c:v>
                </c:pt>
                <c:pt idx="947">
                  <c:v>43056</c:v>
                </c:pt>
                <c:pt idx="948">
                  <c:v>43059</c:v>
                </c:pt>
                <c:pt idx="949">
                  <c:v>43060</c:v>
                </c:pt>
                <c:pt idx="950">
                  <c:v>43061</c:v>
                </c:pt>
                <c:pt idx="951">
                  <c:v>43062</c:v>
                </c:pt>
                <c:pt idx="952">
                  <c:v>43063</c:v>
                </c:pt>
                <c:pt idx="953">
                  <c:v>43066</c:v>
                </c:pt>
                <c:pt idx="954">
                  <c:v>43067</c:v>
                </c:pt>
                <c:pt idx="955">
                  <c:v>43068</c:v>
                </c:pt>
                <c:pt idx="956">
                  <c:v>43069</c:v>
                </c:pt>
                <c:pt idx="957">
                  <c:v>43070</c:v>
                </c:pt>
                <c:pt idx="958">
                  <c:v>43073</c:v>
                </c:pt>
                <c:pt idx="959">
                  <c:v>43074</c:v>
                </c:pt>
                <c:pt idx="960">
                  <c:v>43075</c:v>
                </c:pt>
                <c:pt idx="961">
                  <c:v>43076</c:v>
                </c:pt>
                <c:pt idx="962">
                  <c:v>43077</c:v>
                </c:pt>
                <c:pt idx="963">
                  <c:v>43080</c:v>
                </c:pt>
                <c:pt idx="964">
                  <c:v>43081</c:v>
                </c:pt>
                <c:pt idx="965">
                  <c:v>43082</c:v>
                </c:pt>
                <c:pt idx="966">
                  <c:v>43083</c:v>
                </c:pt>
                <c:pt idx="967">
                  <c:v>43084</c:v>
                </c:pt>
                <c:pt idx="968">
                  <c:v>43087</c:v>
                </c:pt>
                <c:pt idx="969">
                  <c:v>43088</c:v>
                </c:pt>
                <c:pt idx="970">
                  <c:v>43089</c:v>
                </c:pt>
                <c:pt idx="971">
                  <c:v>43090</c:v>
                </c:pt>
                <c:pt idx="972">
                  <c:v>43091</c:v>
                </c:pt>
                <c:pt idx="973">
                  <c:v>43094</c:v>
                </c:pt>
                <c:pt idx="974">
                  <c:v>43095</c:v>
                </c:pt>
                <c:pt idx="975">
                  <c:v>43096</c:v>
                </c:pt>
                <c:pt idx="976">
                  <c:v>43097</c:v>
                </c:pt>
                <c:pt idx="977">
                  <c:v>43098</c:v>
                </c:pt>
                <c:pt idx="978">
                  <c:v>43102</c:v>
                </c:pt>
                <c:pt idx="979">
                  <c:v>43103</c:v>
                </c:pt>
                <c:pt idx="980">
                  <c:v>43104</c:v>
                </c:pt>
                <c:pt idx="981">
                  <c:v>43105</c:v>
                </c:pt>
                <c:pt idx="982">
                  <c:v>43108</c:v>
                </c:pt>
                <c:pt idx="983">
                  <c:v>43109</c:v>
                </c:pt>
                <c:pt idx="984">
                  <c:v>43110</c:v>
                </c:pt>
                <c:pt idx="985">
                  <c:v>43111</c:v>
                </c:pt>
                <c:pt idx="986">
                  <c:v>43112</c:v>
                </c:pt>
                <c:pt idx="987">
                  <c:v>43115</c:v>
                </c:pt>
                <c:pt idx="988">
                  <c:v>43116</c:v>
                </c:pt>
                <c:pt idx="989">
                  <c:v>43117</c:v>
                </c:pt>
                <c:pt idx="990">
                  <c:v>43118</c:v>
                </c:pt>
                <c:pt idx="991">
                  <c:v>43119</c:v>
                </c:pt>
                <c:pt idx="992">
                  <c:v>43122</c:v>
                </c:pt>
                <c:pt idx="993">
                  <c:v>43123</c:v>
                </c:pt>
                <c:pt idx="994">
                  <c:v>43125</c:v>
                </c:pt>
                <c:pt idx="995">
                  <c:v>43126</c:v>
                </c:pt>
                <c:pt idx="996">
                  <c:v>43129</c:v>
                </c:pt>
                <c:pt idx="997">
                  <c:v>43130</c:v>
                </c:pt>
                <c:pt idx="998">
                  <c:v>43131</c:v>
                </c:pt>
                <c:pt idx="999">
                  <c:v>43132</c:v>
                </c:pt>
                <c:pt idx="1000">
                  <c:v>43133</c:v>
                </c:pt>
                <c:pt idx="1001">
                  <c:v>43136</c:v>
                </c:pt>
                <c:pt idx="1002">
                  <c:v>43137</c:v>
                </c:pt>
                <c:pt idx="1003">
                  <c:v>43138</c:v>
                </c:pt>
                <c:pt idx="1004">
                  <c:v>43139</c:v>
                </c:pt>
                <c:pt idx="1005">
                  <c:v>43140</c:v>
                </c:pt>
                <c:pt idx="1006">
                  <c:v>43143</c:v>
                </c:pt>
                <c:pt idx="1007">
                  <c:v>43144</c:v>
                </c:pt>
                <c:pt idx="1008">
                  <c:v>43152</c:v>
                </c:pt>
                <c:pt idx="1009">
                  <c:v>43153</c:v>
                </c:pt>
                <c:pt idx="1010">
                  <c:v>43154</c:v>
                </c:pt>
                <c:pt idx="1011">
                  <c:v>43157</c:v>
                </c:pt>
                <c:pt idx="1012">
                  <c:v>43158</c:v>
                </c:pt>
                <c:pt idx="1013">
                  <c:v>43159</c:v>
                </c:pt>
                <c:pt idx="1014">
                  <c:v>43160</c:v>
                </c:pt>
                <c:pt idx="1015">
                  <c:v>43161</c:v>
                </c:pt>
                <c:pt idx="1016">
                  <c:v>43164</c:v>
                </c:pt>
                <c:pt idx="1017">
                  <c:v>43165</c:v>
                </c:pt>
                <c:pt idx="1018">
                  <c:v>43166</c:v>
                </c:pt>
                <c:pt idx="1019">
                  <c:v>43167</c:v>
                </c:pt>
                <c:pt idx="1020">
                  <c:v>43168</c:v>
                </c:pt>
                <c:pt idx="1021">
                  <c:v>43171</c:v>
                </c:pt>
                <c:pt idx="1022">
                  <c:v>43172</c:v>
                </c:pt>
                <c:pt idx="1023">
                  <c:v>43173</c:v>
                </c:pt>
                <c:pt idx="1024">
                  <c:v>43174</c:v>
                </c:pt>
                <c:pt idx="1025">
                  <c:v>43175</c:v>
                </c:pt>
                <c:pt idx="1026">
                  <c:v>43178</c:v>
                </c:pt>
                <c:pt idx="1027">
                  <c:v>43179</c:v>
                </c:pt>
                <c:pt idx="1028">
                  <c:v>43180</c:v>
                </c:pt>
                <c:pt idx="1029">
                  <c:v>43181</c:v>
                </c:pt>
                <c:pt idx="1030">
                  <c:v>43182</c:v>
                </c:pt>
                <c:pt idx="1031">
                  <c:v>43185</c:v>
                </c:pt>
                <c:pt idx="1032">
                  <c:v>43186</c:v>
                </c:pt>
                <c:pt idx="1033">
                  <c:v>43187</c:v>
                </c:pt>
                <c:pt idx="1034">
                  <c:v>43188</c:v>
                </c:pt>
                <c:pt idx="1035">
                  <c:v>43189</c:v>
                </c:pt>
                <c:pt idx="1036">
                  <c:v>43192</c:v>
                </c:pt>
                <c:pt idx="1037">
                  <c:v>43193</c:v>
                </c:pt>
                <c:pt idx="1038">
                  <c:v>43194</c:v>
                </c:pt>
                <c:pt idx="1039">
                  <c:v>43195</c:v>
                </c:pt>
                <c:pt idx="1040">
                  <c:v>43196</c:v>
                </c:pt>
                <c:pt idx="1041">
                  <c:v>43199</c:v>
                </c:pt>
                <c:pt idx="1042">
                  <c:v>43200</c:v>
                </c:pt>
                <c:pt idx="1043">
                  <c:v>43201</c:v>
                </c:pt>
                <c:pt idx="1044">
                  <c:v>43202</c:v>
                </c:pt>
                <c:pt idx="1045">
                  <c:v>43203</c:v>
                </c:pt>
                <c:pt idx="1046">
                  <c:v>43206</c:v>
                </c:pt>
                <c:pt idx="1047">
                  <c:v>43207</c:v>
                </c:pt>
                <c:pt idx="1048">
                  <c:v>43208</c:v>
                </c:pt>
                <c:pt idx="1049">
                  <c:v>43209</c:v>
                </c:pt>
                <c:pt idx="1050">
                  <c:v>43210</c:v>
                </c:pt>
                <c:pt idx="1051">
                  <c:v>43213</c:v>
                </c:pt>
                <c:pt idx="1052">
                  <c:v>43214</c:v>
                </c:pt>
                <c:pt idx="1053">
                  <c:v>43216</c:v>
                </c:pt>
                <c:pt idx="1054">
                  <c:v>43217</c:v>
                </c:pt>
                <c:pt idx="1055">
                  <c:v>43222</c:v>
                </c:pt>
                <c:pt idx="1056">
                  <c:v>43223</c:v>
                </c:pt>
                <c:pt idx="1057">
                  <c:v>43224</c:v>
                </c:pt>
                <c:pt idx="1058">
                  <c:v>43227</c:v>
                </c:pt>
                <c:pt idx="1059">
                  <c:v>43228</c:v>
                </c:pt>
                <c:pt idx="1060">
                  <c:v>43229</c:v>
                </c:pt>
                <c:pt idx="1061">
                  <c:v>43230</c:v>
                </c:pt>
                <c:pt idx="1062">
                  <c:v>43231</c:v>
                </c:pt>
                <c:pt idx="1063">
                  <c:v>43234</c:v>
                </c:pt>
                <c:pt idx="1064">
                  <c:v>43235</c:v>
                </c:pt>
                <c:pt idx="1065">
                  <c:v>43236</c:v>
                </c:pt>
                <c:pt idx="1066">
                  <c:v>43237</c:v>
                </c:pt>
                <c:pt idx="1067">
                  <c:v>43238</c:v>
                </c:pt>
                <c:pt idx="1068">
                  <c:v>43241</c:v>
                </c:pt>
                <c:pt idx="1069">
                  <c:v>43242</c:v>
                </c:pt>
                <c:pt idx="1070">
                  <c:v>43243</c:v>
                </c:pt>
                <c:pt idx="1071">
                  <c:v>43244</c:v>
                </c:pt>
                <c:pt idx="1072">
                  <c:v>43245</c:v>
                </c:pt>
                <c:pt idx="1073">
                  <c:v>43248</c:v>
                </c:pt>
                <c:pt idx="1074">
                  <c:v>43249</c:v>
                </c:pt>
                <c:pt idx="1075">
                  <c:v>43250</c:v>
                </c:pt>
                <c:pt idx="1076">
                  <c:v>43251</c:v>
                </c:pt>
                <c:pt idx="1077">
                  <c:v>43252</c:v>
                </c:pt>
                <c:pt idx="1078">
                  <c:v>43255</c:v>
                </c:pt>
                <c:pt idx="1079">
                  <c:v>43256</c:v>
                </c:pt>
                <c:pt idx="1080">
                  <c:v>43257</c:v>
                </c:pt>
                <c:pt idx="1081">
                  <c:v>43258</c:v>
                </c:pt>
                <c:pt idx="1082">
                  <c:v>43259</c:v>
                </c:pt>
                <c:pt idx="1083">
                  <c:v>43262</c:v>
                </c:pt>
                <c:pt idx="1084">
                  <c:v>43263</c:v>
                </c:pt>
                <c:pt idx="1085">
                  <c:v>43264</c:v>
                </c:pt>
                <c:pt idx="1086">
                  <c:v>43265</c:v>
                </c:pt>
                <c:pt idx="1087">
                  <c:v>43266</c:v>
                </c:pt>
                <c:pt idx="1088">
                  <c:v>43269</c:v>
                </c:pt>
                <c:pt idx="1089">
                  <c:v>43270</c:v>
                </c:pt>
                <c:pt idx="1090">
                  <c:v>43271</c:v>
                </c:pt>
                <c:pt idx="1091">
                  <c:v>43272</c:v>
                </c:pt>
                <c:pt idx="1092">
                  <c:v>43273</c:v>
                </c:pt>
                <c:pt idx="1093">
                  <c:v>43276</c:v>
                </c:pt>
                <c:pt idx="1094">
                  <c:v>43277</c:v>
                </c:pt>
                <c:pt idx="1095">
                  <c:v>43278</c:v>
                </c:pt>
                <c:pt idx="1096">
                  <c:v>43279</c:v>
                </c:pt>
                <c:pt idx="1097">
                  <c:v>43280</c:v>
                </c:pt>
                <c:pt idx="1098">
                  <c:v>43283</c:v>
                </c:pt>
                <c:pt idx="1099">
                  <c:v>43284</c:v>
                </c:pt>
                <c:pt idx="1100">
                  <c:v>43285</c:v>
                </c:pt>
                <c:pt idx="1101">
                  <c:v>43286</c:v>
                </c:pt>
                <c:pt idx="1102">
                  <c:v>43287</c:v>
                </c:pt>
                <c:pt idx="1103">
                  <c:v>43290</c:v>
                </c:pt>
                <c:pt idx="1104">
                  <c:v>43291</c:v>
                </c:pt>
                <c:pt idx="1105">
                  <c:v>43292</c:v>
                </c:pt>
                <c:pt idx="1106">
                  <c:v>43293</c:v>
                </c:pt>
                <c:pt idx="1107">
                  <c:v>43294</c:v>
                </c:pt>
                <c:pt idx="1108">
                  <c:v>43297</c:v>
                </c:pt>
                <c:pt idx="1109">
                  <c:v>43298</c:v>
                </c:pt>
                <c:pt idx="1110">
                  <c:v>43299</c:v>
                </c:pt>
                <c:pt idx="1111">
                  <c:v>43300</c:v>
                </c:pt>
                <c:pt idx="1112">
                  <c:v>43301</c:v>
                </c:pt>
                <c:pt idx="1113">
                  <c:v>43304</c:v>
                </c:pt>
                <c:pt idx="1114">
                  <c:v>43305</c:v>
                </c:pt>
                <c:pt idx="1115">
                  <c:v>43306</c:v>
                </c:pt>
                <c:pt idx="1116">
                  <c:v>43307</c:v>
                </c:pt>
                <c:pt idx="1117">
                  <c:v>43308</c:v>
                </c:pt>
                <c:pt idx="1118">
                  <c:v>43311</c:v>
                </c:pt>
                <c:pt idx="1119">
                  <c:v>43312</c:v>
                </c:pt>
                <c:pt idx="1120">
                  <c:v>43313</c:v>
                </c:pt>
                <c:pt idx="1121">
                  <c:v>43314</c:v>
                </c:pt>
                <c:pt idx="1122">
                  <c:v>43315</c:v>
                </c:pt>
                <c:pt idx="1123">
                  <c:v>43318</c:v>
                </c:pt>
                <c:pt idx="1124">
                  <c:v>43319</c:v>
                </c:pt>
                <c:pt idx="1125">
                  <c:v>43320</c:v>
                </c:pt>
                <c:pt idx="1126">
                  <c:v>43321</c:v>
                </c:pt>
                <c:pt idx="1127">
                  <c:v>43322</c:v>
                </c:pt>
                <c:pt idx="1128">
                  <c:v>43325</c:v>
                </c:pt>
                <c:pt idx="1129">
                  <c:v>43326</c:v>
                </c:pt>
                <c:pt idx="1130">
                  <c:v>43327</c:v>
                </c:pt>
                <c:pt idx="1131">
                  <c:v>43328</c:v>
                </c:pt>
                <c:pt idx="1132">
                  <c:v>43329</c:v>
                </c:pt>
                <c:pt idx="1133">
                  <c:v>43332</c:v>
                </c:pt>
                <c:pt idx="1134">
                  <c:v>43333</c:v>
                </c:pt>
                <c:pt idx="1135">
                  <c:v>43334</c:v>
                </c:pt>
                <c:pt idx="1136">
                  <c:v>43335</c:v>
                </c:pt>
                <c:pt idx="1137">
                  <c:v>43336</c:v>
                </c:pt>
                <c:pt idx="1138">
                  <c:v>43339</c:v>
                </c:pt>
                <c:pt idx="1139">
                  <c:v>43340</c:v>
                </c:pt>
                <c:pt idx="1140">
                  <c:v>43341</c:v>
                </c:pt>
                <c:pt idx="1141">
                  <c:v>43342</c:v>
                </c:pt>
                <c:pt idx="1142">
                  <c:v>43343</c:v>
                </c:pt>
                <c:pt idx="1143">
                  <c:v>43347</c:v>
                </c:pt>
                <c:pt idx="1144">
                  <c:v>43348</c:v>
                </c:pt>
                <c:pt idx="1145">
                  <c:v>43349</c:v>
                </c:pt>
                <c:pt idx="1146">
                  <c:v>43350</c:v>
                </c:pt>
                <c:pt idx="1147">
                  <c:v>43353</c:v>
                </c:pt>
                <c:pt idx="1148">
                  <c:v>43354</c:v>
                </c:pt>
                <c:pt idx="1149">
                  <c:v>43355</c:v>
                </c:pt>
                <c:pt idx="1150">
                  <c:v>43356</c:v>
                </c:pt>
                <c:pt idx="1151">
                  <c:v>43357</c:v>
                </c:pt>
                <c:pt idx="1152">
                  <c:v>43360</c:v>
                </c:pt>
                <c:pt idx="1153">
                  <c:v>43361</c:v>
                </c:pt>
                <c:pt idx="1154">
                  <c:v>43362</c:v>
                </c:pt>
                <c:pt idx="1155">
                  <c:v>43363</c:v>
                </c:pt>
                <c:pt idx="1156">
                  <c:v>43364</c:v>
                </c:pt>
                <c:pt idx="1157">
                  <c:v>43367</c:v>
                </c:pt>
                <c:pt idx="1158">
                  <c:v>43368</c:v>
                </c:pt>
                <c:pt idx="1159">
                  <c:v>43369</c:v>
                </c:pt>
                <c:pt idx="1160">
                  <c:v>43370</c:v>
                </c:pt>
                <c:pt idx="1161">
                  <c:v>43371</c:v>
                </c:pt>
                <c:pt idx="1162">
                  <c:v>43374</c:v>
                </c:pt>
                <c:pt idx="1163">
                  <c:v>43375</c:v>
                </c:pt>
                <c:pt idx="1164">
                  <c:v>43376</c:v>
                </c:pt>
                <c:pt idx="1165">
                  <c:v>43377</c:v>
                </c:pt>
                <c:pt idx="1166">
                  <c:v>43378</c:v>
                </c:pt>
                <c:pt idx="1167">
                  <c:v>43381</c:v>
                </c:pt>
                <c:pt idx="1168">
                  <c:v>43382</c:v>
                </c:pt>
                <c:pt idx="1169">
                  <c:v>43383</c:v>
                </c:pt>
                <c:pt idx="1170">
                  <c:v>43384</c:v>
                </c:pt>
                <c:pt idx="1171">
                  <c:v>43385</c:v>
                </c:pt>
                <c:pt idx="1172">
                  <c:v>43388</c:v>
                </c:pt>
                <c:pt idx="1173">
                  <c:v>43389</c:v>
                </c:pt>
                <c:pt idx="1174">
                  <c:v>43390</c:v>
                </c:pt>
                <c:pt idx="1175">
                  <c:v>43391</c:v>
                </c:pt>
                <c:pt idx="1176">
                  <c:v>43392</c:v>
                </c:pt>
                <c:pt idx="1177">
                  <c:v>43395</c:v>
                </c:pt>
                <c:pt idx="1178">
                  <c:v>43396</c:v>
                </c:pt>
                <c:pt idx="1179">
                  <c:v>43397</c:v>
                </c:pt>
                <c:pt idx="1180">
                  <c:v>43398</c:v>
                </c:pt>
                <c:pt idx="1181">
                  <c:v>43399</c:v>
                </c:pt>
                <c:pt idx="1182">
                  <c:v>43402</c:v>
                </c:pt>
                <c:pt idx="1183">
                  <c:v>43403</c:v>
                </c:pt>
                <c:pt idx="1184">
                  <c:v>43404</c:v>
                </c:pt>
                <c:pt idx="1185">
                  <c:v>43405</c:v>
                </c:pt>
                <c:pt idx="1186">
                  <c:v>43406</c:v>
                </c:pt>
                <c:pt idx="1187">
                  <c:v>43409</c:v>
                </c:pt>
                <c:pt idx="1188">
                  <c:v>43410</c:v>
                </c:pt>
                <c:pt idx="1189">
                  <c:v>43411</c:v>
                </c:pt>
                <c:pt idx="1190">
                  <c:v>43412</c:v>
                </c:pt>
                <c:pt idx="1191">
                  <c:v>43413</c:v>
                </c:pt>
                <c:pt idx="1192">
                  <c:v>43416</c:v>
                </c:pt>
                <c:pt idx="1193">
                  <c:v>43417</c:v>
                </c:pt>
                <c:pt idx="1194">
                  <c:v>43418</c:v>
                </c:pt>
                <c:pt idx="1195">
                  <c:v>43419</c:v>
                </c:pt>
                <c:pt idx="1196">
                  <c:v>43420</c:v>
                </c:pt>
                <c:pt idx="1197">
                  <c:v>43423</c:v>
                </c:pt>
                <c:pt idx="1198">
                  <c:v>43424</c:v>
                </c:pt>
                <c:pt idx="1199">
                  <c:v>43425</c:v>
                </c:pt>
                <c:pt idx="1200">
                  <c:v>43426</c:v>
                </c:pt>
                <c:pt idx="1201">
                  <c:v>43427</c:v>
                </c:pt>
                <c:pt idx="1202">
                  <c:v>43430</c:v>
                </c:pt>
                <c:pt idx="1203">
                  <c:v>43431</c:v>
                </c:pt>
                <c:pt idx="1204">
                  <c:v>43432</c:v>
                </c:pt>
                <c:pt idx="1205">
                  <c:v>43433</c:v>
                </c:pt>
                <c:pt idx="1206">
                  <c:v>43434</c:v>
                </c:pt>
                <c:pt idx="1207">
                  <c:v>43437</c:v>
                </c:pt>
                <c:pt idx="1208">
                  <c:v>43438</c:v>
                </c:pt>
                <c:pt idx="1209">
                  <c:v>43439</c:v>
                </c:pt>
                <c:pt idx="1210">
                  <c:v>43440</c:v>
                </c:pt>
                <c:pt idx="1211">
                  <c:v>43441</c:v>
                </c:pt>
                <c:pt idx="1212">
                  <c:v>43444</c:v>
                </c:pt>
                <c:pt idx="1213">
                  <c:v>43445</c:v>
                </c:pt>
                <c:pt idx="1214">
                  <c:v>43446</c:v>
                </c:pt>
                <c:pt idx="1215">
                  <c:v>43447</c:v>
                </c:pt>
                <c:pt idx="1216">
                  <c:v>43448</c:v>
                </c:pt>
                <c:pt idx="1217">
                  <c:v>43451</c:v>
                </c:pt>
                <c:pt idx="1218">
                  <c:v>43452</c:v>
                </c:pt>
                <c:pt idx="1219">
                  <c:v>43453</c:v>
                </c:pt>
                <c:pt idx="1220">
                  <c:v>43454</c:v>
                </c:pt>
                <c:pt idx="1221">
                  <c:v>43455</c:v>
                </c:pt>
                <c:pt idx="1222">
                  <c:v>43458</c:v>
                </c:pt>
                <c:pt idx="1223">
                  <c:v>43459</c:v>
                </c:pt>
                <c:pt idx="1224">
                  <c:v>43460</c:v>
                </c:pt>
                <c:pt idx="1225">
                  <c:v>43461</c:v>
                </c:pt>
                <c:pt idx="1226">
                  <c:v>43462</c:v>
                </c:pt>
                <c:pt idx="1227">
                  <c:v>43467</c:v>
                </c:pt>
                <c:pt idx="1228">
                  <c:v>43468</c:v>
                </c:pt>
                <c:pt idx="1229">
                  <c:v>43469</c:v>
                </c:pt>
                <c:pt idx="1230">
                  <c:v>43472</c:v>
                </c:pt>
                <c:pt idx="1231">
                  <c:v>43473</c:v>
                </c:pt>
                <c:pt idx="1232">
                  <c:v>43474</c:v>
                </c:pt>
                <c:pt idx="1233">
                  <c:v>43475</c:v>
                </c:pt>
                <c:pt idx="1234">
                  <c:v>43476</c:v>
                </c:pt>
                <c:pt idx="1235">
                  <c:v>43479</c:v>
                </c:pt>
                <c:pt idx="1236">
                  <c:v>43480</c:v>
                </c:pt>
                <c:pt idx="1237">
                  <c:v>43481</c:v>
                </c:pt>
                <c:pt idx="1238">
                  <c:v>43482</c:v>
                </c:pt>
                <c:pt idx="1239">
                  <c:v>43483</c:v>
                </c:pt>
                <c:pt idx="1240">
                  <c:v>43486</c:v>
                </c:pt>
                <c:pt idx="1241">
                  <c:v>43487</c:v>
                </c:pt>
                <c:pt idx="1242">
                  <c:v>43488</c:v>
                </c:pt>
                <c:pt idx="1243">
                  <c:v>43489</c:v>
                </c:pt>
                <c:pt idx="1244">
                  <c:v>43490</c:v>
                </c:pt>
                <c:pt idx="1245">
                  <c:v>43493</c:v>
                </c:pt>
                <c:pt idx="1246">
                  <c:v>43494</c:v>
                </c:pt>
                <c:pt idx="1247">
                  <c:v>43495</c:v>
                </c:pt>
                <c:pt idx="1248">
                  <c:v>43496</c:v>
                </c:pt>
                <c:pt idx="1249">
                  <c:v>43497</c:v>
                </c:pt>
                <c:pt idx="1250">
                  <c:v>43507</c:v>
                </c:pt>
                <c:pt idx="1251">
                  <c:v>43508</c:v>
                </c:pt>
                <c:pt idx="1252">
                  <c:v>43509</c:v>
                </c:pt>
                <c:pt idx="1253">
                  <c:v>43510</c:v>
                </c:pt>
                <c:pt idx="1254">
                  <c:v>43511</c:v>
                </c:pt>
                <c:pt idx="1255">
                  <c:v>43514</c:v>
                </c:pt>
                <c:pt idx="1256">
                  <c:v>43515</c:v>
                </c:pt>
                <c:pt idx="1257">
                  <c:v>43516</c:v>
                </c:pt>
                <c:pt idx="1258">
                  <c:v>43517</c:v>
                </c:pt>
                <c:pt idx="1259">
                  <c:v>43518</c:v>
                </c:pt>
                <c:pt idx="1260">
                  <c:v>43521</c:v>
                </c:pt>
                <c:pt idx="1261">
                  <c:v>43522</c:v>
                </c:pt>
                <c:pt idx="1262">
                  <c:v>43523</c:v>
                </c:pt>
                <c:pt idx="1263">
                  <c:v>43524</c:v>
                </c:pt>
                <c:pt idx="1264">
                  <c:v>43525</c:v>
                </c:pt>
                <c:pt idx="1265">
                  <c:v>43528</c:v>
                </c:pt>
                <c:pt idx="1266">
                  <c:v>43529</c:v>
                </c:pt>
                <c:pt idx="1267">
                  <c:v>43530</c:v>
                </c:pt>
                <c:pt idx="1268">
                  <c:v>43531</c:v>
                </c:pt>
                <c:pt idx="1269">
                  <c:v>43532</c:v>
                </c:pt>
                <c:pt idx="1270">
                  <c:v>43535</c:v>
                </c:pt>
                <c:pt idx="1271">
                  <c:v>43536</c:v>
                </c:pt>
                <c:pt idx="1272">
                  <c:v>43537</c:v>
                </c:pt>
                <c:pt idx="1273">
                  <c:v>43538</c:v>
                </c:pt>
                <c:pt idx="1274">
                  <c:v>43539</c:v>
                </c:pt>
                <c:pt idx="1275">
                  <c:v>43542</c:v>
                </c:pt>
                <c:pt idx="1276">
                  <c:v>43543</c:v>
                </c:pt>
                <c:pt idx="1277">
                  <c:v>43544</c:v>
                </c:pt>
                <c:pt idx="1278">
                  <c:v>43545</c:v>
                </c:pt>
                <c:pt idx="1279">
                  <c:v>43546</c:v>
                </c:pt>
                <c:pt idx="1280">
                  <c:v>43549</c:v>
                </c:pt>
                <c:pt idx="1281">
                  <c:v>43550</c:v>
                </c:pt>
                <c:pt idx="1282">
                  <c:v>43551</c:v>
                </c:pt>
                <c:pt idx="1283">
                  <c:v>43552</c:v>
                </c:pt>
                <c:pt idx="1284">
                  <c:v>43553</c:v>
                </c:pt>
                <c:pt idx="1285">
                  <c:v>43556</c:v>
                </c:pt>
                <c:pt idx="1286">
                  <c:v>43557</c:v>
                </c:pt>
                <c:pt idx="1287">
                  <c:v>43558</c:v>
                </c:pt>
                <c:pt idx="1288">
                  <c:v>43559</c:v>
                </c:pt>
                <c:pt idx="1289">
                  <c:v>43560</c:v>
                </c:pt>
                <c:pt idx="1290">
                  <c:v>43563</c:v>
                </c:pt>
                <c:pt idx="1291">
                  <c:v>43564</c:v>
                </c:pt>
                <c:pt idx="1292">
                  <c:v>43565</c:v>
                </c:pt>
                <c:pt idx="1293">
                  <c:v>43566</c:v>
                </c:pt>
                <c:pt idx="1294">
                  <c:v>43567</c:v>
                </c:pt>
                <c:pt idx="1295">
                  <c:v>43571</c:v>
                </c:pt>
                <c:pt idx="1296">
                  <c:v>43572</c:v>
                </c:pt>
                <c:pt idx="1297">
                  <c:v>43573</c:v>
                </c:pt>
                <c:pt idx="1298">
                  <c:v>43574</c:v>
                </c:pt>
                <c:pt idx="1299">
                  <c:v>43577</c:v>
                </c:pt>
                <c:pt idx="1300">
                  <c:v>43578</c:v>
                </c:pt>
                <c:pt idx="1301">
                  <c:v>43579</c:v>
                </c:pt>
                <c:pt idx="1302">
                  <c:v>43580</c:v>
                </c:pt>
                <c:pt idx="1303">
                  <c:v>43581</c:v>
                </c:pt>
                <c:pt idx="1304">
                  <c:v>43587</c:v>
                </c:pt>
                <c:pt idx="1305">
                  <c:v>43588</c:v>
                </c:pt>
                <c:pt idx="1306">
                  <c:v>43591</c:v>
                </c:pt>
                <c:pt idx="1307">
                  <c:v>43592</c:v>
                </c:pt>
                <c:pt idx="1308">
                  <c:v>43593</c:v>
                </c:pt>
                <c:pt idx="1309">
                  <c:v>43594</c:v>
                </c:pt>
                <c:pt idx="1310">
                  <c:v>43595</c:v>
                </c:pt>
                <c:pt idx="1311">
                  <c:v>43598</c:v>
                </c:pt>
                <c:pt idx="1312">
                  <c:v>43599</c:v>
                </c:pt>
                <c:pt idx="1313">
                  <c:v>43600</c:v>
                </c:pt>
                <c:pt idx="1314">
                  <c:v>43601</c:v>
                </c:pt>
                <c:pt idx="1315">
                  <c:v>43602</c:v>
                </c:pt>
                <c:pt idx="1316">
                  <c:v>43605</c:v>
                </c:pt>
                <c:pt idx="1317">
                  <c:v>43606</c:v>
                </c:pt>
                <c:pt idx="1318">
                  <c:v>43607</c:v>
                </c:pt>
                <c:pt idx="1319">
                  <c:v>43608</c:v>
                </c:pt>
                <c:pt idx="1320">
                  <c:v>43609</c:v>
                </c:pt>
                <c:pt idx="1321">
                  <c:v>43612</c:v>
                </c:pt>
                <c:pt idx="1322">
                  <c:v>43613</c:v>
                </c:pt>
                <c:pt idx="1323">
                  <c:v>43614</c:v>
                </c:pt>
                <c:pt idx="1324">
                  <c:v>43615</c:v>
                </c:pt>
                <c:pt idx="1325">
                  <c:v>43616</c:v>
                </c:pt>
                <c:pt idx="1326">
                  <c:v>43619</c:v>
                </c:pt>
                <c:pt idx="1327">
                  <c:v>43620</c:v>
                </c:pt>
                <c:pt idx="1328">
                  <c:v>43621</c:v>
                </c:pt>
                <c:pt idx="1329">
                  <c:v>43622</c:v>
                </c:pt>
                <c:pt idx="1330">
                  <c:v>43623</c:v>
                </c:pt>
                <c:pt idx="1331">
                  <c:v>43626</c:v>
                </c:pt>
                <c:pt idx="1332">
                  <c:v>43627</c:v>
                </c:pt>
                <c:pt idx="1333">
                  <c:v>43628</c:v>
                </c:pt>
                <c:pt idx="1334">
                  <c:v>43629</c:v>
                </c:pt>
                <c:pt idx="1335">
                  <c:v>43630</c:v>
                </c:pt>
                <c:pt idx="1336">
                  <c:v>43633</c:v>
                </c:pt>
                <c:pt idx="1337">
                  <c:v>43634</c:v>
                </c:pt>
                <c:pt idx="1338">
                  <c:v>43635</c:v>
                </c:pt>
                <c:pt idx="1339">
                  <c:v>43636</c:v>
                </c:pt>
                <c:pt idx="1340">
                  <c:v>43637</c:v>
                </c:pt>
                <c:pt idx="1341">
                  <c:v>43640</c:v>
                </c:pt>
                <c:pt idx="1342">
                  <c:v>43641</c:v>
                </c:pt>
                <c:pt idx="1343">
                  <c:v>43642</c:v>
                </c:pt>
                <c:pt idx="1344">
                  <c:v>43643</c:v>
                </c:pt>
                <c:pt idx="1345">
                  <c:v>43644</c:v>
                </c:pt>
                <c:pt idx="1346">
                  <c:v>43647</c:v>
                </c:pt>
                <c:pt idx="1347">
                  <c:v>43648</c:v>
                </c:pt>
                <c:pt idx="1348">
                  <c:v>43649</c:v>
                </c:pt>
                <c:pt idx="1349">
                  <c:v>43650</c:v>
                </c:pt>
                <c:pt idx="1350">
                  <c:v>43651</c:v>
                </c:pt>
                <c:pt idx="1351">
                  <c:v>43654</c:v>
                </c:pt>
                <c:pt idx="1352">
                  <c:v>43655</c:v>
                </c:pt>
                <c:pt idx="1353">
                  <c:v>43656</c:v>
                </c:pt>
                <c:pt idx="1354">
                  <c:v>43657</c:v>
                </c:pt>
                <c:pt idx="1355">
                  <c:v>43658</c:v>
                </c:pt>
                <c:pt idx="1356">
                  <c:v>43661</c:v>
                </c:pt>
                <c:pt idx="1357">
                  <c:v>43662</c:v>
                </c:pt>
                <c:pt idx="1358">
                  <c:v>43663</c:v>
                </c:pt>
                <c:pt idx="1359">
                  <c:v>43664</c:v>
                </c:pt>
                <c:pt idx="1360">
                  <c:v>43665</c:v>
                </c:pt>
                <c:pt idx="1361">
                  <c:v>43668</c:v>
                </c:pt>
                <c:pt idx="1362">
                  <c:v>43669</c:v>
                </c:pt>
                <c:pt idx="1363">
                  <c:v>43670</c:v>
                </c:pt>
                <c:pt idx="1364">
                  <c:v>43671</c:v>
                </c:pt>
                <c:pt idx="1365">
                  <c:v>43672</c:v>
                </c:pt>
                <c:pt idx="1366">
                  <c:v>43675</c:v>
                </c:pt>
                <c:pt idx="1367">
                  <c:v>43676</c:v>
                </c:pt>
                <c:pt idx="1368">
                  <c:v>43677</c:v>
                </c:pt>
                <c:pt idx="1369">
                  <c:v>43678</c:v>
                </c:pt>
                <c:pt idx="1370">
                  <c:v>43679</c:v>
                </c:pt>
                <c:pt idx="1371">
                  <c:v>43682</c:v>
                </c:pt>
                <c:pt idx="1372">
                  <c:v>43683</c:v>
                </c:pt>
                <c:pt idx="1373">
                  <c:v>43684</c:v>
                </c:pt>
                <c:pt idx="1374">
                  <c:v>43685</c:v>
                </c:pt>
                <c:pt idx="1375">
                  <c:v>43686</c:v>
                </c:pt>
                <c:pt idx="1376">
                  <c:v>43689</c:v>
                </c:pt>
                <c:pt idx="1377">
                  <c:v>43690</c:v>
                </c:pt>
                <c:pt idx="1378">
                  <c:v>43691</c:v>
                </c:pt>
                <c:pt idx="1379">
                  <c:v>43692</c:v>
                </c:pt>
                <c:pt idx="1380">
                  <c:v>43693</c:v>
                </c:pt>
                <c:pt idx="1381">
                  <c:v>43696</c:v>
                </c:pt>
                <c:pt idx="1382">
                  <c:v>43697</c:v>
                </c:pt>
                <c:pt idx="1383">
                  <c:v>43698</c:v>
                </c:pt>
                <c:pt idx="1384">
                  <c:v>43699</c:v>
                </c:pt>
                <c:pt idx="1385">
                  <c:v>43700</c:v>
                </c:pt>
                <c:pt idx="1386">
                  <c:v>43703</c:v>
                </c:pt>
                <c:pt idx="1387">
                  <c:v>43704</c:v>
                </c:pt>
                <c:pt idx="1388">
                  <c:v>43705</c:v>
                </c:pt>
                <c:pt idx="1389">
                  <c:v>43706</c:v>
                </c:pt>
                <c:pt idx="1390">
                  <c:v>43707</c:v>
                </c:pt>
                <c:pt idx="1391">
                  <c:v>43711</c:v>
                </c:pt>
                <c:pt idx="1392">
                  <c:v>43712</c:v>
                </c:pt>
                <c:pt idx="1393">
                  <c:v>43713</c:v>
                </c:pt>
                <c:pt idx="1394">
                  <c:v>43714</c:v>
                </c:pt>
                <c:pt idx="1395">
                  <c:v>43717</c:v>
                </c:pt>
                <c:pt idx="1396">
                  <c:v>43718</c:v>
                </c:pt>
                <c:pt idx="1397">
                  <c:v>43719</c:v>
                </c:pt>
                <c:pt idx="1398">
                  <c:v>43720</c:v>
                </c:pt>
                <c:pt idx="1399">
                  <c:v>43721</c:v>
                </c:pt>
                <c:pt idx="1400">
                  <c:v>43724</c:v>
                </c:pt>
                <c:pt idx="1401">
                  <c:v>43725</c:v>
                </c:pt>
                <c:pt idx="1402">
                  <c:v>43726</c:v>
                </c:pt>
                <c:pt idx="1403">
                  <c:v>43727</c:v>
                </c:pt>
                <c:pt idx="1404">
                  <c:v>43728</c:v>
                </c:pt>
                <c:pt idx="1405">
                  <c:v>43731</c:v>
                </c:pt>
                <c:pt idx="1406">
                  <c:v>43732</c:v>
                </c:pt>
                <c:pt idx="1407">
                  <c:v>43733</c:v>
                </c:pt>
                <c:pt idx="1408">
                  <c:v>43734</c:v>
                </c:pt>
                <c:pt idx="1409">
                  <c:v>43735</c:v>
                </c:pt>
                <c:pt idx="1410">
                  <c:v>43738</c:v>
                </c:pt>
                <c:pt idx="1411">
                  <c:v>43739</c:v>
                </c:pt>
                <c:pt idx="1412">
                  <c:v>43740</c:v>
                </c:pt>
                <c:pt idx="1413">
                  <c:v>43741</c:v>
                </c:pt>
                <c:pt idx="1414">
                  <c:v>43742</c:v>
                </c:pt>
                <c:pt idx="1415">
                  <c:v>43745</c:v>
                </c:pt>
                <c:pt idx="1416">
                  <c:v>43746</c:v>
                </c:pt>
                <c:pt idx="1417">
                  <c:v>43747</c:v>
                </c:pt>
                <c:pt idx="1418">
                  <c:v>43748</c:v>
                </c:pt>
                <c:pt idx="1419">
                  <c:v>43749</c:v>
                </c:pt>
                <c:pt idx="1420">
                  <c:v>43752</c:v>
                </c:pt>
                <c:pt idx="1421">
                  <c:v>43753</c:v>
                </c:pt>
                <c:pt idx="1422">
                  <c:v>43754</c:v>
                </c:pt>
                <c:pt idx="1423">
                  <c:v>43755</c:v>
                </c:pt>
                <c:pt idx="1424">
                  <c:v>43756</c:v>
                </c:pt>
                <c:pt idx="1425">
                  <c:v>43759</c:v>
                </c:pt>
                <c:pt idx="1426">
                  <c:v>43760</c:v>
                </c:pt>
                <c:pt idx="1427">
                  <c:v>43761</c:v>
                </c:pt>
                <c:pt idx="1428">
                  <c:v>43762</c:v>
                </c:pt>
                <c:pt idx="1429">
                  <c:v>43763</c:v>
                </c:pt>
                <c:pt idx="1430">
                  <c:v>43766</c:v>
                </c:pt>
                <c:pt idx="1431">
                  <c:v>43767</c:v>
                </c:pt>
                <c:pt idx="1432">
                  <c:v>43768</c:v>
                </c:pt>
                <c:pt idx="1433">
                  <c:v>43769</c:v>
                </c:pt>
                <c:pt idx="1434">
                  <c:v>43770</c:v>
                </c:pt>
                <c:pt idx="1435">
                  <c:v>43773</c:v>
                </c:pt>
                <c:pt idx="1436">
                  <c:v>43774</c:v>
                </c:pt>
                <c:pt idx="1437">
                  <c:v>43775</c:v>
                </c:pt>
                <c:pt idx="1438">
                  <c:v>43776</c:v>
                </c:pt>
                <c:pt idx="1439">
                  <c:v>43777</c:v>
                </c:pt>
                <c:pt idx="1440">
                  <c:v>43780</c:v>
                </c:pt>
                <c:pt idx="1441">
                  <c:v>43781</c:v>
                </c:pt>
                <c:pt idx="1442">
                  <c:v>43782</c:v>
                </c:pt>
                <c:pt idx="1443">
                  <c:v>43783</c:v>
                </c:pt>
                <c:pt idx="1444">
                  <c:v>43784</c:v>
                </c:pt>
                <c:pt idx="1445">
                  <c:v>43787</c:v>
                </c:pt>
                <c:pt idx="1446">
                  <c:v>43788</c:v>
                </c:pt>
                <c:pt idx="1447">
                  <c:v>43789</c:v>
                </c:pt>
                <c:pt idx="1448">
                  <c:v>43790</c:v>
                </c:pt>
                <c:pt idx="1449">
                  <c:v>43791</c:v>
                </c:pt>
                <c:pt idx="1450">
                  <c:v>43794</c:v>
                </c:pt>
                <c:pt idx="1451">
                  <c:v>43795</c:v>
                </c:pt>
                <c:pt idx="1452">
                  <c:v>43796</c:v>
                </c:pt>
                <c:pt idx="1453">
                  <c:v>43797</c:v>
                </c:pt>
                <c:pt idx="1454">
                  <c:v>43798</c:v>
                </c:pt>
                <c:pt idx="1455">
                  <c:v>43801</c:v>
                </c:pt>
                <c:pt idx="1456">
                  <c:v>43802</c:v>
                </c:pt>
                <c:pt idx="1457">
                  <c:v>43803</c:v>
                </c:pt>
                <c:pt idx="1458">
                  <c:v>43804</c:v>
                </c:pt>
                <c:pt idx="1459">
                  <c:v>43805</c:v>
                </c:pt>
                <c:pt idx="1460">
                  <c:v>43808</c:v>
                </c:pt>
                <c:pt idx="1461">
                  <c:v>43809</c:v>
                </c:pt>
                <c:pt idx="1462">
                  <c:v>43810</c:v>
                </c:pt>
                <c:pt idx="1463">
                  <c:v>43811</c:v>
                </c:pt>
                <c:pt idx="1464">
                  <c:v>43812</c:v>
                </c:pt>
                <c:pt idx="1465">
                  <c:v>43815</c:v>
                </c:pt>
                <c:pt idx="1466">
                  <c:v>43816</c:v>
                </c:pt>
                <c:pt idx="1467">
                  <c:v>43817</c:v>
                </c:pt>
                <c:pt idx="1468">
                  <c:v>43818</c:v>
                </c:pt>
                <c:pt idx="1469">
                  <c:v>43819</c:v>
                </c:pt>
                <c:pt idx="1470">
                  <c:v>43822</c:v>
                </c:pt>
                <c:pt idx="1471">
                  <c:v>43823</c:v>
                </c:pt>
                <c:pt idx="1472">
                  <c:v>43824</c:v>
                </c:pt>
                <c:pt idx="1473">
                  <c:v>43825</c:v>
                </c:pt>
                <c:pt idx="1474">
                  <c:v>43826</c:v>
                </c:pt>
                <c:pt idx="1475">
                  <c:v>43829</c:v>
                </c:pt>
                <c:pt idx="1476">
                  <c:v>43830</c:v>
                </c:pt>
                <c:pt idx="1477">
                  <c:v>43832</c:v>
                </c:pt>
                <c:pt idx="1478">
                  <c:v>43833</c:v>
                </c:pt>
                <c:pt idx="1479">
                  <c:v>43836</c:v>
                </c:pt>
                <c:pt idx="1480">
                  <c:v>43837</c:v>
                </c:pt>
                <c:pt idx="1481">
                  <c:v>43838</c:v>
                </c:pt>
                <c:pt idx="1482">
                  <c:v>43839</c:v>
                </c:pt>
                <c:pt idx="1483">
                  <c:v>43840</c:v>
                </c:pt>
                <c:pt idx="1484">
                  <c:v>43843</c:v>
                </c:pt>
                <c:pt idx="1485">
                  <c:v>43844</c:v>
                </c:pt>
                <c:pt idx="1486">
                  <c:v>43845</c:v>
                </c:pt>
                <c:pt idx="1487">
                  <c:v>43846</c:v>
                </c:pt>
                <c:pt idx="1488">
                  <c:v>43847</c:v>
                </c:pt>
                <c:pt idx="1489">
                  <c:v>43850</c:v>
                </c:pt>
                <c:pt idx="1490">
                  <c:v>43851</c:v>
                </c:pt>
                <c:pt idx="1491">
                  <c:v>43852</c:v>
                </c:pt>
                <c:pt idx="1492">
                  <c:v>43860</c:v>
                </c:pt>
                <c:pt idx="1493">
                  <c:v>43861</c:v>
                </c:pt>
                <c:pt idx="1494">
                  <c:v>43864</c:v>
                </c:pt>
                <c:pt idx="1495">
                  <c:v>43865</c:v>
                </c:pt>
                <c:pt idx="1496">
                  <c:v>43866</c:v>
                </c:pt>
                <c:pt idx="1497">
                  <c:v>43867</c:v>
                </c:pt>
                <c:pt idx="1498">
                  <c:v>43868</c:v>
                </c:pt>
                <c:pt idx="1499">
                  <c:v>43871</c:v>
                </c:pt>
                <c:pt idx="1500">
                  <c:v>43872</c:v>
                </c:pt>
                <c:pt idx="1501">
                  <c:v>43873</c:v>
                </c:pt>
                <c:pt idx="1502">
                  <c:v>43874</c:v>
                </c:pt>
                <c:pt idx="1503">
                  <c:v>43875</c:v>
                </c:pt>
                <c:pt idx="1504">
                  <c:v>43878</c:v>
                </c:pt>
                <c:pt idx="1505">
                  <c:v>43879</c:v>
                </c:pt>
                <c:pt idx="1506">
                  <c:v>43880</c:v>
                </c:pt>
                <c:pt idx="1507">
                  <c:v>43881</c:v>
                </c:pt>
                <c:pt idx="1508">
                  <c:v>43882</c:v>
                </c:pt>
                <c:pt idx="1509">
                  <c:v>43885</c:v>
                </c:pt>
                <c:pt idx="1510">
                  <c:v>43886</c:v>
                </c:pt>
                <c:pt idx="1511">
                  <c:v>43887</c:v>
                </c:pt>
                <c:pt idx="1512">
                  <c:v>43888</c:v>
                </c:pt>
                <c:pt idx="1513">
                  <c:v>43889</c:v>
                </c:pt>
                <c:pt idx="1514">
                  <c:v>43892</c:v>
                </c:pt>
                <c:pt idx="1515">
                  <c:v>43893</c:v>
                </c:pt>
                <c:pt idx="1516">
                  <c:v>43894</c:v>
                </c:pt>
                <c:pt idx="1517">
                  <c:v>43895</c:v>
                </c:pt>
                <c:pt idx="1518">
                  <c:v>43896</c:v>
                </c:pt>
                <c:pt idx="1519">
                  <c:v>43899</c:v>
                </c:pt>
                <c:pt idx="1520">
                  <c:v>43900</c:v>
                </c:pt>
                <c:pt idx="1521">
                  <c:v>43901</c:v>
                </c:pt>
                <c:pt idx="1522">
                  <c:v>43902</c:v>
                </c:pt>
                <c:pt idx="1523">
                  <c:v>43903</c:v>
                </c:pt>
                <c:pt idx="1524">
                  <c:v>43906</c:v>
                </c:pt>
                <c:pt idx="1525">
                  <c:v>43907</c:v>
                </c:pt>
                <c:pt idx="1526">
                  <c:v>43908</c:v>
                </c:pt>
                <c:pt idx="1527">
                  <c:v>43909</c:v>
                </c:pt>
                <c:pt idx="1528">
                  <c:v>43910</c:v>
                </c:pt>
                <c:pt idx="1529">
                  <c:v>43913</c:v>
                </c:pt>
                <c:pt idx="1530">
                  <c:v>43914</c:v>
                </c:pt>
                <c:pt idx="1531">
                  <c:v>43915</c:v>
                </c:pt>
                <c:pt idx="1532">
                  <c:v>43916</c:v>
                </c:pt>
                <c:pt idx="1533">
                  <c:v>43917</c:v>
                </c:pt>
                <c:pt idx="1534">
                  <c:v>43920</c:v>
                </c:pt>
                <c:pt idx="1535">
                  <c:v>43921</c:v>
                </c:pt>
                <c:pt idx="1536">
                  <c:v>43922</c:v>
                </c:pt>
                <c:pt idx="1537">
                  <c:v>43924</c:v>
                </c:pt>
                <c:pt idx="1538">
                  <c:v>43927</c:v>
                </c:pt>
                <c:pt idx="1539">
                  <c:v>43928</c:v>
                </c:pt>
                <c:pt idx="1540">
                  <c:v>43929</c:v>
                </c:pt>
                <c:pt idx="1541">
                  <c:v>43930</c:v>
                </c:pt>
                <c:pt idx="1542">
                  <c:v>43931</c:v>
                </c:pt>
                <c:pt idx="1543">
                  <c:v>43934</c:v>
                </c:pt>
                <c:pt idx="1544">
                  <c:v>43935</c:v>
                </c:pt>
                <c:pt idx="1545">
                  <c:v>43936</c:v>
                </c:pt>
                <c:pt idx="1546">
                  <c:v>43937</c:v>
                </c:pt>
                <c:pt idx="1547">
                  <c:v>43938</c:v>
                </c:pt>
                <c:pt idx="1548">
                  <c:v>43941</c:v>
                </c:pt>
                <c:pt idx="1549">
                  <c:v>43942</c:v>
                </c:pt>
                <c:pt idx="1550">
                  <c:v>43943</c:v>
                </c:pt>
                <c:pt idx="1551">
                  <c:v>43944</c:v>
                </c:pt>
                <c:pt idx="1552">
                  <c:v>43945</c:v>
                </c:pt>
                <c:pt idx="1553">
                  <c:v>43948</c:v>
                </c:pt>
                <c:pt idx="1554">
                  <c:v>43949</c:v>
                </c:pt>
                <c:pt idx="1555">
                  <c:v>43950</c:v>
                </c:pt>
                <c:pt idx="1556">
                  <c:v>43955</c:v>
                </c:pt>
                <c:pt idx="1557">
                  <c:v>43956</c:v>
                </c:pt>
                <c:pt idx="1558">
                  <c:v>43957</c:v>
                </c:pt>
                <c:pt idx="1559">
                  <c:v>43958</c:v>
                </c:pt>
                <c:pt idx="1560">
                  <c:v>43959</c:v>
                </c:pt>
                <c:pt idx="1561">
                  <c:v>43962</c:v>
                </c:pt>
                <c:pt idx="1562">
                  <c:v>43963</c:v>
                </c:pt>
                <c:pt idx="1563">
                  <c:v>43964</c:v>
                </c:pt>
                <c:pt idx="1564">
                  <c:v>43965</c:v>
                </c:pt>
                <c:pt idx="1565">
                  <c:v>43966</c:v>
                </c:pt>
                <c:pt idx="1566">
                  <c:v>43969</c:v>
                </c:pt>
                <c:pt idx="1567">
                  <c:v>43970</c:v>
                </c:pt>
                <c:pt idx="1568">
                  <c:v>43971</c:v>
                </c:pt>
                <c:pt idx="1569">
                  <c:v>43972</c:v>
                </c:pt>
                <c:pt idx="1570">
                  <c:v>43973</c:v>
                </c:pt>
                <c:pt idx="1571">
                  <c:v>43976</c:v>
                </c:pt>
                <c:pt idx="1572">
                  <c:v>43977</c:v>
                </c:pt>
                <c:pt idx="1573">
                  <c:v>43978</c:v>
                </c:pt>
                <c:pt idx="1574">
                  <c:v>43979</c:v>
                </c:pt>
                <c:pt idx="1575">
                  <c:v>43980</c:v>
                </c:pt>
                <c:pt idx="1576">
                  <c:v>43983</c:v>
                </c:pt>
                <c:pt idx="1577">
                  <c:v>43984</c:v>
                </c:pt>
                <c:pt idx="1578">
                  <c:v>43985</c:v>
                </c:pt>
                <c:pt idx="1579">
                  <c:v>43986</c:v>
                </c:pt>
                <c:pt idx="1580">
                  <c:v>43987</c:v>
                </c:pt>
                <c:pt idx="1581">
                  <c:v>43990</c:v>
                </c:pt>
                <c:pt idx="1582">
                  <c:v>43991</c:v>
                </c:pt>
                <c:pt idx="1583">
                  <c:v>43992</c:v>
                </c:pt>
                <c:pt idx="1584">
                  <c:v>43993</c:v>
                </c:pt>
                <c:pt idx="1585">
                  <c:v>43994</c:v>
                </c:pt>
                <c:pt idx="1586">
                  <c:v>43997</c:v>
                </c:pt>
                <c:pt idx="1587">
                  <c:v>43998</c:v>
                </c:pt>
                <c:pt idx="1588">
                  <c:v>43999</c:v>
                </c:pt>
                <c:pt idx="1589">
                  <c:v>44000</c:v>
                </c:pt>
                <c:pt idx="1590">
                  <c:v>44001</c:v>
                </c:pt>
                <c:pt idx="1591">
                  <c:v>44004</c:v>
                </c:pt>
                <c:pt idx="1592">
                  <c:v>44005</c:v>
                </c:pt>
                <c:pt idx="1593">
                  <c:v>44006</c:v>
                </c:pt>
                <c:pt idx="1594">
                  <c:v>44007</c:v>
                </c:pt>
                <c:pt idx="1595">
                  <c:v>44008</c:v>
                </c:pt>
                <c:pt idx="1596">
                  <c:v>44011</c:v>
                </c:pt>
                <c:pt idx="1597">
                  <c:v>44012</c:v>
                </c:pt>
                <c:pt idx="1598">
                  <c:v>44013</c:v>
                </c:pt>
                <c:pt idx="1599">
                  <c:v>44014</c:v>
                </c:pt>
                <c:pt idx="1600">
                  <c:v>44015</c:v>
                </c:pt>
                <c:pt idx="1601">
                  <c:v>44018</c:v>
                </c:pt>
                <c:pt idx="1602">
                  <c:v>44019</c:v>
                </c:pt>
                <c:pt idx="1603">
                  <c:v>44020</c:v>
                </c:pt>
                <c:pt idx="1604">
                  <c:v>44021</c:v>
                </c:pt>
                <c:pt idx="1605">
                  <c:v>44022</c:v>
                </c:pt>
                <c:pt idx="1606">
                  <c:v>44025</c:v>
                </c:pt>
                <c:pt idx="1607">
                  <c:v>44026</c:v>
                </c:pt>
                <c:pt idx="1608">
                  <c:v>44027</c:v>
                </c:pt>
                <c:pt idx="1609">
                  <c:v>44028</c:v>
                </c:pt>
                <c:pt idx="1610">
                  <c:v>44029</c:v>
                </c:pt>
                <c:pt idx="1611">
                  <c:v>44032</c:v>
                </c:pt>
                <c:pt idx="1612">
                  <c:v>44033</c:v>
                </c:pt>
                <c:pt idx="1613">
                  <c:v>44034</c:v>
                </c:pt>
                <c:pt idx="1614">
                  <c:v>44035</c:v>
                </c:pt>
                <c:pt idx="1615">
                  <c:v>44036</c:v>
                </c:pt>
                <c:pt idx="1616">
                  <c:v>44039</c:v>
                </c:pt>
                <c:pt idx="1617">
                  <c:v>44040</c:v>
                </c:pt>
                <c:pt idx="1618">
                  <c:v>44041</c:v>
                </c:pt>
                <c:pt idx="1619">
                  <c:v>44042</c:v>
                </c:pt>
                <c:pt idx="1620">
                  <c:v>44043</c:v>
                </c:pt>
                <c:pt idx="1621">
                  <c:v>44046</c:v>
                </c:pt>
                <c:pt idx="1622">
                  <c:v>44047</c:v>
                </c:pt>
                <c:pt idx="1623">
                  <c:v>44048</c:v>
                </c:pt>
                <c:pt idx="1624">
                  <c:v>44049</c:v>
                </c:pt>
                <c:pt idx="1625">
                  <c:v>44050</c:v>
                </c:pt>
                <c:pt idx="1626">
                  <c:v>44053</c:v>
                </c:pt>
                <c:pt idx="1627">
                  <c:v>44054</c:v>
                </c:pt>
                <c:pt idx="1628">
                  <c:v>44055</c:v>
                </c:pt>
                <c:pt idx="1629">
                  <c:v>44056</c:v>
                </c:pt>
                <c:pt idx="1630">
                  <c:v>44057</c:v>
                </c:pt>
                <c:pt idx="1631">
                  <c:v>44060</c:v>
                </c:pt>
                <c:pt idx="1632">
                  <c:v>44061</c:v>
                </c:pt>
                <c:pt idx="1633">
                  <c:v>44062</c:v>
                </c:pt>
                <c:pt idx="1634">
                  <c:v>44063</c:v>
                </c:pt>
                <c:pt idx="1635">
                  <c:v>44064</c:v>
                </c:pt>
                <c:pt idx="1636">
                  <c:v>44067</c:v>
                </c:pt>
                <c:pt idx="1637">
                  <c:v>44068</c:v>
                </c:pt>
                <c:pt idx="1638">
                  <c:v>44069</c:v>
                </c:pt>
                <c:pt idx="1639">
                  <c:v>44070</c:v>
                </c:pt>
                <c:pt idx="1640">
                  <c:v>44071</c:v>
                </c:pt>
                <c:pt idx="1641">
                  <c:v>44074</c:v>
                </c:pt>
                <c:pt idx="1642">
                  <c:v>44075</c:v>
                </c:pt>
                <c:pt idx="1643">
                  <c:v>44077</c:v>
                </c:pt>
                <c:pt idx="1644">
                  <c:v>44078</c:v>
                </c:pt>
                <c:pt idx="1645">
                  <c:v>44081</c:v>
                </c:pt>
                <c:pt idx="1646">
                  <c:v>44082</c:v>
                </c:pt>
                <c:pt idx="1647">
                  <c:v>44083</c:v>
                </c:pt>
                <c:pt idx="1648">
                  <c:v>44084</c:v>
                </c:pt>
                <c:pt idx="1649">
                  <c:v>44085</c:v>
                </c:pt>
                <c:pt idx="1650">
                  <c:v>44088</c:v>
                </c:pt>
                <c:pt idx="1651">
                  <c:v>44089</c:v>
                </c:pt>
                <c:pt idx="1652">
                  <c:v>44090</c:v>
                </c:pt>
                <c:pt idx="1653">
                  <c:v>44091</c:v>
                </c:pt>
                <c:pt idx="1654">
                  <c:v>44092</c:v>
                </c:pt>
                <c:pt idx="1655">
                  <c:v>44095</c:v>
                </c:pt>
                <c:pt idx="1656">
                  <c:v>44096</c:v>
                </c:pt>
                <c:pt idx="1657">
                  <c:v>44097</c:v>
                </c:pt>
                <c:pt idx="1658">
                  <c:v>44098</c:v>
                </c:pt>
                <c:pt idx="1659">
                  <c:v>44099</c:v>
                </c:pt>
                <c:pt idx="1660">
                  <c:v>44102</c:v>
                </c:pt>
                <c:pt idx="1661">
                  <c:v>44103</c:v>
                </c:pt>
                <c:pt idx="1662">
                  <c:v>44104</c:v>
                </c:pt>
                <c:pt idx="1663">
                  <c:v>44105</c:v>
                </c:pt>
                <c:pt idx="1664">
                  <c:v>44106</c:v>
                </c:pt>
                <c:pt idx="1665">
                  <c:v>44109</c:v>
                </c:pt>
                <c:pt idx="1666">
                  <c:v>44110</c:v>
                </c:pt>
                <c:pt idx="1667">
                  <c:v>44111</c:v>
                </c:pt>
                <c:pt idx="1668">
                  <c:v>44112</c:v>
                </c:pt>
                <c:pt idx="1669">
                  <c:v>44113</c:v>
                </c:pt>
                <c:pt idx="1670">
                  <c:v>44116</c:v>
                </c:pt>
                <c:pt idx="1671">
                  <c:v>44117</c:v>
                </c:pt>
                <c:pt idx="1672">
                  <c:v>44118</c:v>
                </c:pt>
                <c:pt idx="1673">
                  <c:v>44119</c:v>
                </c:pt>
                <c:pt idx="1674">
                  <c:v>44120</c:v>
                </c:pt>
                <c:pt idx="1675">
                  <c:v>44123</c:v>
                </c:pt>
                <c:pt idx="1676">
                  <c:v>44124</c:v>
                </c:pt>
                <c:pt idx="1677">
                  <c:v>44125</c:v>
                </c:pt>
                <c:pt idx="1678">
                  <c:v>44126</c:v>
                </c:pt>
                <c:pt idx="1679">
                  <c:v>44127</c:v>
                </c:pt>
                <c:pt idx="1680">
                  <c:v>44130</c:v>
                </c:pt>
                <c:pt idx="1681">
                  <c:v>44131</c:v>
                </c:pt>
                <c:pt idx="1682">
                  <c:v>44132</c:v>
                </c:pt>
                <c:pt idx="1683">
                  <c:v>44133</c:v>
                </c:pt>
                <c:pt idx="1684">
                  <c:v>44134</c:v>
                </c:pt>
                <c:pt idx="1685">
                  <c:v>44137</c:v>
                </c:pt>
                <c:pt idx="1686">
                  <c:v>44138</c:v>
                </c:pt>
                <c:pt idx="1687">
                  <c:v>44139</c:v>
                </c:pt>
                <c:pt idx="1688">
                  <c:v>44140</c:v>
                </c:pt>
                <c:pt idx="1689">
                  <c:v>44141</c:v>
                </c:pt>
                <c:pt idx="1690">
                  <c:v>44144</c:v>
                </c:pt>
                <c:pt idx="1691">
                  <c:v>44145</c:v>
                </c:pt>
                <c:pt idx="1692">
                  <c:v>44146</c:v>
                </c:pt>
                <c:pt idx="1693">
                  <c:v>44147</c:v>
                </c:pt>
                <c:pt idx="1694">
                  <c:v>44148</c:v>
                </c:pt>
                <c:pt idx="1695">
                  <c:v>44151</c:v>
                </c:pt>
                <c:pt idx="1696">
                  <c:v>44152</c:v>
                </c:pt>
                <c:pt idx="1697">
                  <c:v>44153</c:v>
                </c:pt>
                <c:pt idx="1698">
                  <c:v>44154</c:v>
                </c:pt>
                <c:pt idx="1699">
                  <c:v>44155</c:v>
                </c:pt>
                <c:pt idx="1700">
                  <c:v>44158</c:v>
                </c:pt>
                <c:pt idx="1701">
                  <c:v>44159</c:v>
                </c:pt>
                <c:pt idx="1702">
                  <c:v>44160</c:v>
                </c:pt>
                <c:pt idx="1703">
                  <c:v>44161</c:v>
                </c:pt>
                <c:pt idx="1704">
                  <c:v>44162</c:v>
                </c:pt>
                <c:pt idx="1705">
                  <c:v>44165</c:v>
                </c:pt>
                <c:pt idx="1706">
                  <c:v>44166</c:v>
                </c:pt>
                <c:pt idx="1707">
                  <c:v>44167</c:v>
                </c:pt>
                <c:pt idx="1708">
                  <c:v>44168</c:v>
                </c:pt>
                <c:pt idx="1709">
                  <c:v>44169</c:v>
                </c:pt>
                <c:pt idx="1710">
                  <c:v>44172</c:v>
                </c:pt>
                <c:pt idx="1711">
                  <c:v>44173</c:v>
                </c:pt>
                <c:pt idx="1712">
                  <c:v>44174</c:v>
                </c:pt>
                <c:pt idx="1713">
                  <c:v>44175</c:v>
                </c:pt>
                <c:pt idx="1714">
                  <c:v>44176</c:v>
                </c:pt>
                <c:pt idx="1715">
                  <c:v>44179</c:v>
                </c:pt>
                <c:pt idx="1716">
                  <c:v>44180</c:v>
                </c:pt>
                <c:pt idx="1717">
                  <c:v>44181</c:v>
                </c:pt>
                <c:pt idx="1718">
                  <c:v>44182</c:v>
                </c:pt>
                <c:pt idx="1719">
                  <c:v>44183</c:v>
                </c:pt>
                <c:pt idx="1720">
                  <c:v>44186</c:v>
                </c:pt>
                <c:pt idx="1721">
                  <c:v>44187</c:v>
                </c:pt>
                <c:pt idx="1722">
                  <c:v>44188</c:v>
                </c:pt>
                <c:pt idx="1723">
                  <c:v>44189</c:v>
                </c:pt>
                <c:pt idx="1724">
                  <c:v>44190</c:v>
                </c:pt>
                <c:pt idx="1725">
                  <c:v>44193</c:v>
                </c:pt>
                <c:pt idx="1726">
                  <c:v>44194</c:v>
                </c:pt>
                <c:pt idx="1727">
                  <c:v>44195</c:v>
                </c:pt>
                <c:pt idx="1728">
                  <c:v>44196</c:v>
                </c:pt>
                <c:pt idx="1729">
                  <c:v>44200</c:v>
                </c:pt>
                <c:pt idx="1730">
                  <c:v>44201</c:v>
                </c:pt>
                <c:pt idx="1731">
                  <c:v>44202</c:v>
                </c:pt>
                <c:pt idx="1732">
                  <c:v>44203</c:v>
                </c:pt>
                <c:pt idx="1733">
                  <c:v>44204</c:v>
                </c:pt>
                <c:pt idx="1734">
                  <c:v>44207</c:v>
                </c:pt>
                <c:pt idx="1735">
                  <c:v>44208</c:v>
                </c:pt>
                <c:pt idx="1736">
                  <c:v>44209</c:v>
                </c:pt>
                <c:pt idx="1737">
                  <c:v>44210</c:v>
                </c:pt>
                <c:pt idx="1738">
                  <c:v>44211</c:v>
                </c:pt>
                <c:pt idx="1739">
                  <c:v>44214</c:v>
                </c:pt>
                <c:pt idx="1740">
                  <c:v>44215</c:v>
                </c:pt>
                <c:pt idx="1741">
                  <c:v>44216</c:v>
                </c:pt>
                <c:pt idx="1742">
                  <c:v>44217</c:v>
                </c:pt>
                <c:pt idx="1743">
                  <c:v>44218</c:v>
                </c:pt>
                <c:pt idx="1744">
                  <c:v>44221</c:v>
                </c:pt>
                <c:pt idx="1745">
                  <c:v>44222</c:v>
                </c:pt>
                <c:pt idx="1746">
                  <c:v>44223</c:v>
                </c:pt>
                <c:pt idx="1747">
                  <c:v>44224</c:v>
                </c:pt>
                <c:pt idx="1748">
                  <c:v>44225</c:v>
                </c:pt>
                <c:pt idx="1749">
                  <c:v>44228</c:v>
                </c:pt>
                <c:pt idx="1750">
                  <c:v>44229</c:v>
                </c:pt>
                <c:pt idx="1751">
                  <c:v>44230</c:v>
                </c:pt>
                <c:pt idx="1752">
                  <c:v>44231</c:v>
                </c:pt>
                <c:pt idx="1753">
                  <c:v>44232</c:v>
                </c:pt>
                <c:pt idx="1754">
                  <c:v>44235</c:v>
                </c:pt>
                <c:pt idx="1755">
                  <c:v>44236</c:v>
                </c:pt>
                <c:pt idx="1756">
                  <c:v>44244</c:v>
                </c:pt>
                <c:pt idx="1757">
                  <c:v>44245</c:v>
                </c:pt>
                <c:pt idx="1758">
                  <c:v>44246</c:v>
                </c:pt>
                <c:pt idx="1759">
                  <c:v>44249</c:v>
                </c:pt>
                <c:pt idx="1760">
                  <c:v>44250</c:v>
                </c:pt>
                <c:pt idx="1761">
                  <c:v>44251</c:v>
                </c:pt>
                <c:pt idx="1762">
                  <c:v>44252</c:v>
                </c:pt>
                <c:pt idx="1763">
                  <c:v>44253</c:v>
                </c:pt>
                <c:pt idx="1764">
                  <c:v>44256</c:v>
                </c:pt>
                <c:pt idx="1765">
                  <c:v>44257</c:v>
                </c:pt>
                <c:pt idx="1766">
                  <c:v>44258</c:v>
                </c:pt>
                <c:pt idx="1767">
                  <c:v>44259</c:v>
                </c:pt>
                <c:pt idx="1768">
                  <c:v>44260</c:v>
                </c:pt>
                <c:pt idx="1769">
                  <c:v>44263</c:v>
                </c:pt>
                <c:pt idx="1770">
                  <c:v>44264</c:v>
                </c:pt>
                <c:pt idx="1771">
                  <c:v>44265</c:v>
                </c:pt>
                <c:pt idx="1772">
                  <c:v>44266</c:v>
                </c:pt>
                <c:pt idx="1773">
                  <c:v>44267</c:v>
                </c:pt>
                <c:pt idx="1774">
                  <c:v>44270</c:v>
                </c:pt>
                <c:pt idx="1775">
                  <c:v>44271</c:v>
                </c:pt>
                <c:pt idx="1776">
                  <c:v>44272</c:v>
                </c:pt>
                <c:pt idx="1777">
                  <c:v>44273</c:v>
                </c:pt>
                <c:pt idx="1778">
                  <c:v>44274</c:v>
                </c:pt>
                <c:pt idx="1779">
                  <c:v>44277</c:v>
                </c:pt>
                <c:pt idx="1780">
                  <c:v>44278</c:v>
                </c:pt>
                <c:pt idx="1781">
                  <c:v>44279</c:v>
                </c:pt>
                <c:pt idx="1782">
                  <c:v>44280</c:v>
                </c:pt>
                <c:pt idx="1783">
                  <c:v>44281</c:v>
                </c:pt>
                <c:pt idx="1784">
                  <c:v>44284</c:v>
                </c:pt>
                <c:pt idx="1785">
                  <c:v>44285</c:v>
                </c:pt>
                <c:pt idx="1786">
                  <c:v>44286</c:v>
                </c:pt>
                <c:pt idx="1787">
                  <c:v>44287</c:v>
                </c:pt>
                <c:pt idx="1788">
                  <c:v>44288</c:v>
                </c:pt>
                <c:pt idx="1789">
                  <c:v>44291</c:v>
                </c:pt>
                <c:pt idx="1790">
                  <c:v>44292</c:v>
                </c:pt>
                <c:pt idx="1791">
                  <c:v>44293</c:v>
                </c:pt>
                <c:pt idx="1792">
                  <c:v>44294</c:v>
                </c:pt>
                <c:pt idx="1793">
                  <c:v>44295</c:v>
                </c:pt>
                <c:pt idx="1794">
                  <c:v>44298</c:v>
                </c:pt>
                <c:pt idx="1795">
                  <c:v>44299</c:v>
                </c:pt>
                <c:pt idx="1796">
                  <c:v>44300</c:v>
                </c:pt>
                <c:pt idx="1797">
                  <c:v>44301</c:v>
                </c:pt>
                <c:pt idx="1798">
                  <c:v>44302</c:v>
                </c:pt>
                <c:pt idx="1799">
                  <c:v>44305</c:v>
                </c:pt>
                <c:pt idx="1800">
                  <c:v>44306</c:v>
                </c:pt>
                <c:pt idx="1801">
                  <c:v>44308</c:v>
                </c:pt>
                <c:pt idx="1802">
                  <c:v>44309</c:v>
                </c:pt>
                <c:pt idx="1803">
                  <c:v>44312</c:v>
                </c:pt>
                <c:pt idx="1804">
                  <c:v>44313</c:v>
                </c:pt>
                <c:pt idx="1805">
                  <c:v>44314</c:v>
                </c:pt>
                <c:pt idx="1806">
                  <c:v>44315</c:v>
                </c:pt>
                <c:pt idx="1807">
                  <c:v>44320</c:v>
                </c:pt>
                <c:pt idx="1808">
                  <c:v>44321</c:v>
                </c:pt>
                <c:pt idx="1809">
                  <c:v>44322</c:v>
                </c:pt>
                <c:pt idx="1810">
                  <c:v>44323</c:v>
                </c:pt>
                <c:pt idx="1811">
                  <c:v>44326</c:v>
                </c:pt>
                <c:pt idx="1812">
                  <c:v>44327</c:v>
                </c:pt>
                <c:pt idx="1813">
                  <c:v>44328</c:v>
                </c:pt>
                <c:pt idx="1814">
                  <c:v>44329</c:v>
                </c:pt>
                <c:pt idx="1815">
                  <c:v>44330</c:v>
                </c:pt>
                <c:pt idx="1816">
                  <c:v>44333</c:v>
                </c:pt>
                <c:pt idx="1817">
                  <c:v>44334</c:v>
                </c:pt>
                <c:pt idx="1818">
                  <c:v>44335</c:v>
                </c:pt>
                <c:pt idx="1819">
                  <c:v>44336</c:v>
                </c:pt>
                <c:pt idx="1820">
                  <c:v>44337</c:v>
                </c:pt>
                <c:pt idx="1821">
                  <c:v>44340</c:v>
                </c:pt>
                <c:pt idx="1822">
                  <c:v>44341</c:v>
                </c:pt>
                <c:pt idx="1823">
                  <c:v>44342</c:v>
                </c:pt>
                <c:pt idx="1824">
                  <c:v>44343</c:v>
                </c:pt>
                <c:pt idx="1825">
                  <c:v>44344</c:v>
                </c:pt>
                <c:pt idx="1826">
                  <c:v>44347</c:v>
                </c:pt>
                <c:pt idx="1827">
                  <c:v>44348</c:v>
                </c:pt>
                <c:pt idx="1828">
                  <c:v>44349</c:v>
                </c:pt>
                <c:pt idx="1829">
                  <c:v>44350</c:v>
                </c:pt>
                <c:pt idx="1830">
                  <c:v>44351</c:v>
                </c:pt>
                <c:pt idx="1831">
                  <c:v>44354</c:v>
                </c:pt>
                <c:pt idx="1832">
                  <c:v>44355</c:v>
                </c:pt>
                <c:pt idx="1833">
                  <c:v>44356</c:v>
                </c:pt>
                <c:pt idx="1834">
                  <c:v>44357</c:v>
                </c:pt>
                <c:pt idx="1835">
                  <c:v>44358</c:v>
                </c:pt>
                <c:pt idx="1836">
                  <c:v>44361</c:v>
                </c:pt>
                <c:pt idx="1837">
                  <c:v>44362</c:v>
                </c:pt>
                <c:pt idx="1838">
                  <c:v>44363</c:v>
                </c:pt>
                <c:pt idx="1839">
                  <c:v>44364</c:v>
                </c:pt>
                <c:pt idx="1840">
                  <c:v>44365</c:v>
                </c:pt>
                <c:pt idx="1841">
                  <c:v>44368</c:v>
                </c:pt>
                <c:pt idx="1842">
                  <c:v>44369</c:v>
                </c:pt>
                <c:pt idx="1843">
                  <c:v>44370</c:v>
                </c:pt>
                <c:pt idx="1844">
                  <c:v>44371</c:v>
                </c:pt>
                <c:pt idx="1845">
                  <c:v>44372</c:v>
                </c:pt>
                <c:pt idx="1846">
                  <c:v>44375</c:v>
                </c:pt>
                <c:pt idx="1847">
                  <c:v>44376</c:v>
                </c:pt>
                <c:pt idx="1848">
                  <c:v>44377</c:v>
                </c:pt>
                <c:pt idx="1849">
                  <c:v>44378</c:v>
                </c:pt>
                <c:pt idx="1850">
                  <c:v>44379</c:v>
                </c:pt>
                <c:pt idx="1851">
                  <c:v>44382</c:v>
                </c:pt>
                <c:pt idx="1852">
                  <c:v>44383</c:v>
                </c:pt>
                <c:pt idx="1853">
                  <c:v>44384</c:v>
                </c:pt>
                <c:pt idx="1854">
                  <c:v>44385</c:v>
                </c:pt>
                <c:pt idx="1855">
                  <c:v>44386</c:v>
                </c:pt>
                <c:pt idx="1856">
                  <c:v>44389</c:v>
                </c:pt>
                <c:pt idx="1857">
                  <c:v>44390</c:v>
                </c:pt>
                <c:pt idx="1858">
                  <c:v>44391</c:v>
                </c:pt>
                <c:pt idx="1859">
                  <c:v>44392</c:v>
                </c:pt>
                <c:pt idx="1860">
                  <c:v>44393</c:v>
                </c:pt>
                <c:pt idx="1861">
                  <c:v>44396</c:v>
                </c:pt>
                <c:pt idx="1862">
                  <c:v>44397</c:v>
                </c:pt>
                <c:pt idx="1863">
                  <c:v>44398</c:v>
                </c:pt>
                <c:pt idx="1864">
                  <c:v>44399</c:v>
                </c:pt>
                <c:pt idx="1865">
                  <c:v>44400</c:v>
                </c:pt>
                <c:pt idx="1866">
                  <c:v>44403</c:v>
                </c:pt>
                <c:pt idx="1867">
                  <c:v>44404</c:v>
                </c:pt>
                <c:pt idx="1868">
                  <c:v>44405</c:v>
                </c:pt>
                <c:pt idx="1869">
                  <c:v>44406</c:v>
                </c:pt>
                <c:pt idx="1870">
                  <c:v>44407</c:v>
                </c:pt>
                <c:pt idx="1871">
                  <c:v>44410</c:v>
                </c:pt>
                <c:pt idx="1872">
                  <c:v>44411</c:v>
                </c:pt>
                <c:pt idx="1873">
                  <c:v>44412</c:v>
                </c:pt>
                <c:pt idx="1874">
                  <c:v>44413</c:v>
                </c:pt>
                <c:pt idx="1875">
                  <c:v>44414</c:v>
                </c:pt>
                <c:pt idx="1876">
                  <c:v>44417</c:v>
                </c:pt>
                <c:pt idx="1877">
                  <c:v>44418</c:v>
                </c:pt>
                <c:pt idx="1878">
                  <c:v>44419</c:v>
                </c:pt>
                <c:pt idx="1879">
                  <c:v>44420</c:v>
                </c:pt>
                <c:pt idx="1880">
                  <c:v>44421</c:v>
                </c:pt>
                <c:pt idx="1881">
                  <c:v>44424</c:v>
                </c:pt>
                <c:pt idx="1882">
                  <c:v>44425</c:v>
                </c:pt>
                <c:pt idx="1883">
                  <c:v>44426</c:v>
                </c:pt>
                <c:pt idx="1884">
                  <c:v>44427</c:v>
                </c:pt>
                <c:pt idx="1885">
                  <c:v>44428</c:v>
                </c:pt>
                <c:pt idx="1886">
                  <c:v>44431</c:v>
                </c:pt>
                <c:pt idx="1887">
                  <c:v>44432</c:v>
                </c:pt>
                <c:pt idx="1888">
                  <c:v>44433</c:v>
                </c:pt>
                <c:pt idx="1889">
                  <c:v>44434</c:v>
                </c:pt>
                <c:pt idx="1890">
                  <c:v>44435</c:v>
                </c:pt>
                <c:pt idx="1891">
                  <c:v>44438</c:v>
                </c:pt>
                <c:pt idx="1892">
                  <c:v>44439</c:v>
                </c:pt>
                <c:pt idx="1893">
                  <c:v>44440</c:v>
                </c:pt>
                <c:pt idx="1894">
                  <c:v>44445</c:v>
                </c:pt>
                <c:pt idx="1895">
                  <c:v>44446</c:v>
                </c:pt>
                <c:pt idx="1896">
                  <c:v>44447</c:v>
                </c:pt>
                <c:pt idx="1897">
                  <c:v>44448</c:v>
                </c:pt>
                <c:pt idx="1898">
                  <c:v>44449</c:v>
                </c:pt>
                <c:pt idx="1899">
                  <c:v>44452</c:v>
                </c:pt>
                <c:pt idx="1900">
                  <c:v>44453</c:v>
                </c:pt>
                <c:pt idx="1901">
                  <c:v>44454</c:v>
                </c:pt>
                <c:pt idx="1902">
                  <c:v>44455</c:v>
                </c:pt>
                <c:pt idx="1903">
                  <c:v>44456</c:v>
                </c:pt>
                <c:pt idx="1904">
                  <c:v>44459</c:v>
                </c:pt>
                <c:pt idx="1905">
                  <c:v>44460</c:v>
                </c:pt>
                <c:pt idx="1906">
                  <c:v>44461</c:v>
                </c:pt>
                <c:pt idx="1907">
                  <c:v>44462</c:v>
                </c:pt>
                <c:pt idx="1908">
                  <c:v>44463</c:v>
                </c:pt>
                <c:pt idx="1909">
                  <c:v>44466</c:v>
                </c:pt>
                <c:pt idx="1910">
                  <c:v>44467</c:v>
                </c:pt>
                <c:pt idx="1911">
                  <c:v>44468</c:v>
                </c:pt>
                <c:pt idx="1912">
                  <c:v>44469</c:v>
                </c:pt>
                <c:pt idx="1913">
                  <c:v>44470</c:v>
                </c:pt>
                <c:pt idx="1914">
                  <c:v>44473</c:v>
                </c:pt>
                <c:pt idx="1915">
                  <c:v>44474</c:v>
                </c:pt>
                <c:pt idx="1916">
                  <c:v>44475</c:v>
                </c:pt>
                <c:pt idx="1917">
                  <c:v>44476</c:v>
                </c:pt>
                <c:pt idx="1918">
                  <c:v>44477</c:v>
                </c:pt>
                <c:pt idx="1919">
                  <c:v>44480</c:v>
                </c:pt>
                <c:pt idx="1920">
                  <c:v>44481</c:v>
                </c:pt>
                <c:pt idx="1921">
                  <c:v>44482</c:v>
                </c:pt>
                <c:pt idx="1922">
                  <c:v>44483</c:v>
                </c:pt>
                <c:pt idx="1923">
                  <c:v>44484</c:v>
                </c:pt>
                <c:pt idx="1924">
                  <c:v>44487</c:v>
                </c:pt>
                <c:pt idx="1925">
                  <c:v>44488</c:v>
                </c:pt>
                <c:pt idx="1926">
                  <c:v>44489</c:v>
                </c:pt>
                <c:pt idx="1927">
                  <c:v>44490</c:v>
                </c:pt>
                <c:pt idx="1928">
                  <c:v>44491</c:v>
                </c:pt>
                <c:pt idx="1929">
                  <c:v>44494</c:v>
                </c:pt>
                <c:pt idx="1930">
                  <c:v>44495</c:v>
                </c:pt>
                <c:pt idx="1931">
                  <c:v>44496</c:v>
                </c:pt>
                <c:pt idx="1932">
                  <c:v>44497</c:v>
                </c:pt>
                <c:pt idx="1933">
                  <c:v>44498</c:v>
                </c:pt>
                <c:pt idx="1934">
                  <c:v>44501</c:v>
                </c:pt>
                <c:pt idx="1935">
                  <c:v>44502</c:v>
                </c:pt>
                <c:pt idx="1936">
                  <c:v>44503</c:v>
                </c:pt>
                <c:pt idx="1937">
                  <c:v>44504</c:v>
                </c:pt>
                <c:pt idx="1938">
                  <c:v>44505</c:v>
                </c:pt>
                <c:pt idx="1939">
                  <c:v>44508</c:v>
                </c:pt>
                <c:pt idx="1940">
                  <c:v>44509</c:v>
                </c:pt>
                <c:pt idx="1941">
                  <c:v>44510</c:v>
                </c:pt>
                <c:pt idx="1942">
                  <c:v>44511</c:v>
                </c:pt>
                <c:pt idx="1943">
                  <c:v>44512</c:v>
                </c:pt>
                <c:pt idx="1944">
                  <c:v>44515</c:v>
                </c:pt>
                <c:pt idx="1945">
                  <c:v>44516</c:v>
                </c:pt>
                <c:pt idx="1946">
                  <c:v>44517</c:v>
                </c:pt>
                <c:pt idx="1947">
                  <c:v>44518</c:v>
                </c:pt>
                <c:pt idx="1948">
                  <c:v>44519</c:v>
                </c:pt>
                <c:pt idx="1949">
                  <c:v>44522</c:v>
                </c:pt>
                <c:pt idx="1950">
                  <c:v>44523</c:v>
                </c:pt>
                <c:pt idx="1951">
                  <c:v>44524</c:v>
                </c:pt>
                <c:pt idx="1952">
                  <c:v>44525</c:v>
                </c:pt>
                <c:pt idx="1953">
                  <c:v>44526</c:v>
                </c:pt>
                <c:pt idx="1954">
                  <c:v>44529</c:v>
                </c:pt>
                <c:pt idx="1955">
                  <c:v>44530</c:v>
                </c:pt>
                <c:pt idx="1956">
                  <c:v>44531</c:v>
                </c:pt>
                <c:pt idx="1957">
                  <c:v>44532</c:v>
                </c:pt>
                <c:pt idx="1958">
                  <c:v>44533</c:v>
                </c:pt>
                <c:pt idx="1959">
                  <c:v>44536</c:v>
                </c:pt>
                <c:pt idx="1960">
                  <c:v>44537</c:v>
                </c:pt>
                <c:pt idx="1961">
                  <c:v>44538</c:v>
                </c:pt>
                <c:pt idx="1962">
                  <c:v>44539</c:v>
                </c:pt>
                <c:pt idx="1963">
                  <c:v>44540</c:v>
                </c:pt>
                <c:pt idx="1964">
                  <c:v>44543</c:v>
                </c:pt>
                <c:pt idx="1965">
                  <c:v>44544</c:v>
                </c:pt>
                <c:pt idx="1966">
                  <c:v>44545</c:v>
                </c:pt>
                <c:pt idx="1967">
                  <c:v>44546</c:v>
                </c:pt>
                <c:pt idx="1968">
                  <c:v>44547</c:v>
                </c:pt>
                <c:pt idx="1969">
                  <c:v>44550</c:v>
                </c:pt>
                <c:pt idx="1970">
                  <c:v>44551</c:v>
                </c:pt>
                <c:pt idx="1971">
                  <c:v>44552</c:v>
                </c:pt>
                <c:pt idx="1972">
                  <c:v>44553</c:v>
                </c:pt>
                <c:pt idx="1973">
                  <c:v>44554</c:v>
                </c:pt>
                <c:pt idx="1974">
                  <c:v>44557</c:v>
                </c:pt>
                <c:pt idx="1975">
                  <c:v>44558</c:v>
                </c:pt>
                <c:pt idx="1976">
                  <c:v>44559</c:v>
                </c:pt>
                <c:pt idx="1977">
                  <c:v>44560</c:v>
                </c:pt>
                <c:pt idx="1978">
                  <c:v>44561</c:v>
                </c:pt>
                <c:pt idx="1979">
                  <c:v>44565</c:v>
                </c:pt>
                <c:pt idx="1980">
                  <c:v>44566</c:v>
                </c:pt>
                <c:pt idx="1981">
                  <c:v>44567</c:v>
                </c:pt>
                <c:pt idx="1982">
                  <c:v>44568</c:v>
                </c:pt>
                <c:pt idx="1983">
                  <c:v>44571</c:v>
                </c:pt>
                <c:pt idx="1984">
                  <c:v>44572</c:v>
                </c:pt>
                <c:pt idx="1985">
                  <c:v>44573</c:v>
                </c:pt>
                <c:pt idx="1986">
                  <c:v>44574</c:v>
                </c:pt>
                <c:pt idx="1987">
                  <c:v>44575</c:v>
                </c:pt>
                <c:pt idx="1988">
                  <c:v>44578</c:v>
                </c:pt>
                <c:pt idx="1989">
                  <c:v>44579</c:v>
                </c:pt>
                <c:pt idx="1990">
                  <c:v>44580</c:v>
                </c:pt>
                <c:pt idx="1991">
                  <c:v>44581</c:v>
                </c:pt>
                <c:pt idx="1992">
                  <c:v>44582</c:v>
                </c:pt>
                <c:pt idx="1993">
                  <c:v>44585</c:v>
                </c:pt>
                <c:pt idx="1994">
                  <c:v>44586</c:v>
                </c:pt>
                <c:pt idx="1995">
                  <c:v>44587</c:v>
                </c:pt>
                <c:pt idx="1996">
                  <c:v>44588</c:v>
                </c:pt>
                <c:pt idx="1997">
                  <c:v>44589</c:v>
                </c:pt>
                <c:pt idx="1998">
                  <c:v>44599</c:v>
                </c:pt>
                <c:pt idx="1999">
                  <c:v>44600</c:v>
                </c:pt>
                <c:pt idx="2000">
                  <c:v>44601</c:v>
                </c:pt>
                <c:pt idx="2001">
                  <c:v>44602</c:v>
                </c:pt>
                <c:pt idx="2002">
                  <c:v>44603</c:v>
                </c:pt>
                <c:pt idx="2003">
                  <c:v>44606</c:v>
                </c:pt>
                <c:pt idx="2004">
                  <c:v>44607</c:v>
                </c:pt>
                <c:pt idx="2005">
                  <c:v>44608</c:v>
                </c:pt>
                <c:pt idx="2006">
                  <c:v>44609</c:v>
                </c:pt>
                <c:pt idx="2007">
                  <c:v>44610</c:v>
                </c:pt>
                <c:pt idx="2008">
                  <c:v>44613</c:v>
                </c:pt>
                <c:pt idx="2009">
                  <c:v>44614</c:v>
                </c:pt>
                <c:pt idx="2010">
                  <c:v>44615</c:v>
                </c:pt>
                <c:pt idx="2011">
                  <c:v>44616</c:v>
                </c:pt>
                <c:pt idx="2012">
                  <c:v>44617</c:v>
                </c:pt>
                <c:pt idx="2013">
                  <c:v>44620</c:v>
                </c:pt>
                <c:pt idx="2014">
                  <c:v>44621</c:v>
                </c:pt>
                <c:pt idx="2015">
                  <c:v>44622</c:v>
                </c:pt>
                <c:pt idx="2016">
                  <c:v>44623</c:v>
                </c:pt>
                <c:pt idx="2017">
                  <c:v>44624</c:v>
                </c:pt>
                <c:pt idx="2018">
                  <c:v>44627</c:v>
                </c:pt>
                <c:pt idx="2019">
                  <c:v>44628</c:v>
                </c:pt>
                <c:pt idx="2020">
                  <c:v>44629</c:v>
                </c:pt>
                <c:pt idx="2021">
                  <c:v>44630</c:v>
                </c:pt>
                <c:pt idx="2022">
                  <c:v>44631</c:v>
                </c:pt>
                <c:pt idx="2023">
                  <c:v>44634</c:v>
                </c:pt>
                <c:pt idx="2024">
                  <c:v>44635</c:v>
                </c:pt>
                <c:pt idx="2025">
                  <c:v>44636</c:v>
                </c:pt>
                <c:pt idx="2026">
                  <c:v>44637</c:v>
                </c:pt>
                <c:pt idx="2027">
                  <c:v>44638</c:v>
                </c:pt>
                <c:pt idx="2028">
                  <c:v>44641</c:v>
                </c:pt>
                <c:pt idx="2029">
                  <c:v>44642</c:v>
                </c:pt>
                <c:pt idx="2030">
                  <c:v>44643</c:v>
                </c:pt>
                <c:pt idx="2031">
                  <c:v>44644</c:v>
                </c:pt>
                <c:pt idx="2032">
                  <c:v>44645</c:v>
                </c:pt>
                <c:pt idx="2033">
                  <c:v>44648</c:v>
                </c:pt>
                <c:pt idx="2034">
                  <c:v>44649</c:v>
                </c:pt>
                <c:pt idx="2035">
                  <c:v>44650</c:v>
                </c:pt>
                <c:pt idx="2036">
                  <c:v>44651</c:v>
                </c:pt>
                <c:pt idx="2037">
                  <c:v>44652</c:v>
                </c:pt>
                <c:pt idx="2038">
                  <c:v>44655</c:v>
                </c:pt>
                <c:pt idx="2039">
                  <c:v>44656</c:v>
                </c:pt>
                <c:pt idx="2040">
                  <c:v>44657</c:v>
                </c:pt>
                <c:pt idx="2041">
                  <c:v>44658</c:v>
                </c:pt>
                <c:pt idx="2042">
                  <c:v>44659</c:v>
                </c:pt>
                <c:pt idx="2043">
                  <c:v>44663</c:v>
                </c:pt>
                <c:pt idx="2044">
                  <c:v>44664</c:v>
                </c:pt>
                <c:pt idx="2045">
                  <c:v>44665</c:v>
                </c:pt>
                <c:pt idx="2046">
                  <c:v>44666</c:v>
                </c:pt>
                <c:pt idx="2047">
                  <c:v>44669</c:v>
                </c:pt>
                <c:pt idx="2048">
                  <c:v>44670</c:v>
                </c:pt>
                <c:pt idx="2049">
                  <c:v>44671</c:v>
                </c:pt>
                <c:pt idx="2050">
                  <c:v>44672</c:v>
                </c:pt>
                <c:pt idx="2051">
                  <c:v>44673</c:v>
                </c:pt>
                <c:pt idx="2052">
                  <c:v>44676</c:v>
                </c:pt>
                <c:pt idx="2053">
                  <c:v>44677</c:v>
                </c:pt>
                <c:pt idx="2054">
                  <c:v>44678</c:v>
                </c:pt>
                <c:pt idx="2055">
                  <c:v>44679</c:v>
                </c:pt>
                <c:pt idx="2056">
                  <c:v>44680</c:v>
                </c:pt>
                <c:pt idx="2057">
                  <c:v>44685</c:v>
                </c:pt>
                <c:pt idx="2058">
                  <c:v>44686</c:v>
                </c:pt>
                <c:pt idx="2059">
                  <c:v>44687</c:v>
                </c:pt>
                <c:pt idx="2060">
                  <c:v>44690</c:v>
                </c:pt>
                <c:pt idx="2061">
                  <c:v>44691</c:v>
                </c:pt>
                <c:pt idx="2062">
                  <c:v>44692</c:v>
                </c:pt>
                <c:pt idx="2063">
                  <c:v>44693</c:v>
                </c:pt>
                <c:pt idx="2064">
                  <c:v>44694</c:v>
                </c:pt>
                <c:pt idx="2065">
                  <c:v>44697</c:v>
                </c:pt>
                <c:pt idx="2066">
                  <c:v>44698</c:v>
                </c:pt>
                <c:pt idx="2067">
                  <c:v>44699</c:v>
                </c:pt>
                <c:pt idx="2068">
                  <c:v>44700</c:v>
                </c:pt>
                <c:pt idx="2069">
                  <c:v>44701</c:v>
                </c:pt>
                <c:pt idx="2070">
                  <c:v>44704</c:v>
                </c:pt>
                <c:pt idx="2071">
                  <c:v>44705</c:v>
                </c:pt>
                <c:pt idx="2072">
                  <c:v>44706</c:v>
                </c:pt>
                <c:pt idx="2073">
                  <c:v>44707</c:v>
                </c:pt>
                <c:pt idx="2074">
                  <c:v>44708</c:v>
                </c:pt>
                <c:pt idx="2075">
                  <c:v>44711</c:v>
                </c:pt>
                <c:pt idx="2076">
                  <c:v>44712</c:v>
                </c:pt>
                <c:pt idx="2077">
                  <c:v>44713</c:v>
                </c:pt>
                <c:pt idx="2078">
                  <c:v>44714</c:v>
                </c:pt>
                <c:pt idx="2079">
                  <c:v>44715</c:v>
                </c:pt>
                <c:pt idx="2080">
                  <c:v>44718</c:v>
                </c:pt>
                <c:pt idx="2081">
                  <c:v>44719</c:v>
                </c:pt>
                <c:pt idx="2082">
                  <c:v>44720</c:v>
                </c:pt>
                <c:pt idx="2083">
                  <c:v>44721</c:v>
                </c:pt>
                <c:pt idx="2084">
                  <c:v>44722</c:v>
                </c:pt>
                <c:pt idx="2085">
                  <c:v>44725</c:v>
                </c:pt>
                <c:pt idx="2086">
                  <c:v>44726</c:v>
                </c:pt>
                <c:pt idx="2087">
                  <c:v>44727</c:v>
                </c:pt>
                <c:pt idx="2088">
                  <c:v>44728</c:v>
                </c:pt>
                <c:pt idx="2089">
                  <c:v>44729</c:v>
                </c:pt>
                <c:pt idx="2090">
                  <c:v>44732</c:v>
                </c:pt>
                <c:pt idx="2091">
                  <c:v>44733</c:v>
                </c:pt>
                <c:pt idx="2092">
                  <c:v>44734</c:v>
                </c:pt>
                <c:pt idx="2093">
                  <c:v>44735</c:v>
                </c:pt>
                <c:pt idx="2094">
                  <c:v>44736</c:v>
                </c:pt>
                <c:pt idx="2095">
                  <c:v>44739</c:v>
                </c:pt>
                <c:pt idx="2096">
                  <c:v>44740</c:v>
                </c:pt>
                <c:pt idx="2097">
                  <c:v>44741</c:v>
                </c:pt>
                <c:pt idx="2098">
                  <c:v>44742</c:v>
                </c:pt>
                <c:pt idx="2099">
                  <c:v>44743</c:v>
                </c:pt>
                <c:pt idx="2100">
                  <c:v>44746</c:v>
                </c:pt>
                <c:pt idx="2101">
                  <c:v>44747</c:v>
                </c:pt>
                <c:pt idx="2102">
                  <c:v>44748</c:v>
                </c:pt>
                <c:pt idx="2103">
                  <c:v>44749</c:v>
                </c:pt>
                <c:pt idx="2104">
                  <c:v>44750</c:v>
                </c:pt>
                <c:pt idx="2105">
                  <c:v>44753</c:v>
                </c:pt>
                <c:pt idx="2106">
                  <c:v>44754</c:v>
                </c:pt>
                <c:pt idx="2107">
                  <c:v>44755</c:v>
                </c:pt>
                <c:pt idx="2108">
                  <c:v>44756</c:v>
                </c:pt>
                <c:pt idx="2109">
                  <c:v>44757</c:v>
                </c:pt>
                <c:pt idx="2110">
                  <c:v>44760</c:v>
                </c:pt>
                <c:pt idx="2111">
                  <c:v>44761</c:v>
                </c:pt>
                <c:pt idx="2112">
                  <c:v>44762</c:v>
                </c:pt>
                <c:pt idx="2113">
                  <c:v>44763</c:v>
                </c:pt>
                <c:pt idx="2114">
                  <c:v>44764</c:v>
                </c:pt>
                <c:pt idx="2115">
                  <c:v>44767</c:v>
                </c:pt>
                <c:pt idx="2116">
                  <c:v>44768</c:v>
                </c:pt>
                <c:pt idx="2117">
                  <c:v>44769</c:v>
                </c:pt>
                <c:pt idx="2118">
                  <c:v>44770</c:v>
                </c:pt>
                <c:pt idx="2119">
                  <c:v>44771</c:v>
                </c:pt>
                <c:pt idx="2120">
                  <c:v>44774</c:v>
                </c:pt>
                <c:pt idx="2121">
                  <c:v>44775</c:v>
                </c:pt>
                <c:pt idx="2122">
                  <c:v>44776</c:v>
                </c:pt>
                <c:pt idx="2123">
                  <c:v>44777</c:v>
                </c:pt>
                <c:pt idx="2124">
                  <c:v>44778</c:v>
                </c:pt>
                <c:pt idx="2125">
                  <c:v>44781</c:v>
                </c:pt>
                <c:pt idx="2126">
                  <c:v>44782</c:v>
                </c:pt>
                <c:pt idx="2127">
                  <c:v>44783</c:v>
                </c:pt>
                <c:pt idx="2128">
                  <c:v>44784</c:v>
                </c:pt>
                <c:pt idx="2129">
                  <c:v>44785</c:v>
                </c:pt>
                <c:pt idx="2130">
                  <c:v>44788</c:v>
                </c:pt>
                <c:pt idx="2131">
                  <c:v>44789</c:v>
                </c:pt>
                <c:pt idx="2132">
                  <c:v>44790</c:v>
                </c:pt>
                <c:pt idx="2133">
                  <c:v>44791</c:v>
                </c:pt>
                <c:pt idx="2134">
                  <c:v>44792</c:v>
                </c:pt>
                <c:pt idx="2135">
                  <c:v>44795</c:v>
                </c:pt>
                <c:pt idx="2136">
                  <c:v>44796</c:v>
                </c:pt>
                <c:pt idx="2137">
                  <c:v>44797</c:v>
                </c:pt>
                <c:pt idx="2138">
                  <c:v>44798</c:v>
                </c:pt>
                <c:pt idx="2139">
                  <c:v>44799</c:v>
                </c:pt>
                <c:pt idx="2140">
                  <c:v>44802</c:v>
                </c:pt>
                <c:pt idx="2141">
                  <c:v>44803</c:v>
                </c:pt>
                <c:pt idx="2142">
                  <c:v>44804</c:v>
                </c:pt>
                <c:pt idx="2143">
                  <c:v>44809</c:v>
                </c:pt>
                <c:pt idx="2144">
                  <c:v>44810</c:v>
                </c:pt>
                <c:pt idx="2145">
                  <c:v>44811</c:v>
                </c:pt>
                <c:pt idx="2146">
                  <c:v>44812</c:v>
                </c:pt>
                <c:pt idx="2147">
                  <c:v>44813</c:v>
                </c:pt>
                <c:pt idx="2148">
                  <c:v>44816</c:v>
                </c:pt>
                <c:pt idx="2149">
                  <c:v>44817</c:v>
                </c:pt>
                <c:pt idx="2150">
                  <c:v>44818</c:v>
                </c:pt>
                <c:pt idx="2151">
                  <c:v>44819</c:v>
                </c:pt>
                <c:pt idx="2152">
                  <c:v>44820</c:v>
                </c:pt>
                <c:pt idx="2153">
                  <c:v>44823</c:v>
                </c:pt>
                <c:pt idx="2154">
                  <c:v>44824</c:v>
                </c:pt>
                <c:pt idx="2155">
                  <c:v>44825</c:v>
                </c:pt>
                <c:pt idx="2156">
                  <c:v>44826</c:v>
                </c:pt>
                <c:pt idx="2157">
                  <c:v>44827</c:v>
                </c:pt>
                <c:pt idx="2158">
                  <c:v>44830</c:v>
                </c:pt>
                <c:pt idx="2159">
                  <c:v>44831</c:v>
                </c:pt>
                <c:pt idx="2160">
                  <c:v>44832</c:v>
                </c:pt>
                <c:pt idx="2161">
                  <c:v>44833</c:v>
                </c:pt>
                <c:pt idx="2162">
                  <c:v>44834</c:v>
                </c:pt>
                <c:pt idx="2163">
                  <c:v>44837</c:v>
                </c:pt>
                <c:pt idx="2164">
                  <c:v>44838</c:v>
                </c:pt>
                <c:pt idx="2165">
                  <c:v>44839</c:v>
                </c:pt>
                <c:pt idx="2166">
                  <c:v>44840</c:v>
                </c:pt>
                <c:pt idx="2167">
                  <c:v>44841</c:v>
                </c:pt>
                <c:pt idx="2168">
                  <c:v>44844</c:v>
                </c:pt>
                <c:pt idx="2169">
                  <c:v>44845</c:v>
                </c:pt>
                <c:pt idx="2170">
                  <c:v>44846</c:v>
                </c:pt>
                <c:pt idx="2171">
                  <c:v>44847</c:v>
                </c:pt>
                <c:pt idx="2172">
                  <c:v>44848</c:v>
                </c:pt>
                <c:pt idx="2173">
                  <c:v>44851</c:v>
                </c:pt>
                <c:pt idx="2174">
                  <c:v>44852</c:v>
                </c:pt>
                <c:pt idx="2175">
                  <c:v>44853</c:v>
                </c:pt>
                <c:pt idx="2176">
                  <c:v>44854</c:v>
                </c:pt>
                <c:pt idx="2177">
                  <c:v>44855</c:v>
                </c:pt>
                <c:pt idx="2178">
                  <c:v>44858</c:v>
                </c:pt>
                <c:pt idx="2179">
                  <c:v>44859</c:v>
                </c:pt>
                <c:pt idx="2180">
                  <c:v>44860</c:v>
                </c:pt>
                <c:pt idx="2181">
                  <c:v>44861</c:v>
                </c:pt>
                <c:pt idx="2182">
                  <c:v>44862</c:v>
                </c:pt>
                <c:pt idx="2183">
                  <c:v>44865</c:v>
                </c:pt>
                <c:pt idx="2184">
                  <c:v>44866</c:v>
                </c:pt>
                <c:pt idx="2185">
                  <c:v>44867</c:v>
                </c:pt>
                <c:pt idx="2186">
                  <c:v>44868</c:v>
                </c:pt>
                <c:pt idx="2187">
                  <c:v>44869</c:v>
                </c:pt>
                <c:pt idx="2188">
                  <c:v>44872</c:v>
                </c:pt>
                <c:pt idx="2189">
                  <c:v>44873</c:v>
                </c:pt>
                <c:pt idx="2190">
                  <c:v>44874</c:v>
                </c:pt>
                <c:pt idx="2191">
                  <c:v>44875</c:v>
                </c:pt>
                <c:pt idx="2192">
                  <c:v>44876</c:v>
                </c:pt>
                <c:pt idx="2193">
                  <c:v>44879</c:v>
                </c:pt>
                <c:pt idx="2194">
                  <c:v>44880</c:v>
                </c:pt>
                <c:pt idx="2195">
                  <c:v>44881</c:v>
                </c:pt>
                <c:pt idx="2196">
                  <c:v>44882</c:v>
                </c:pt>
                <c:pt idx="2197">
                  <c:v>44883</c:v>
                </c:pt>
                <c:pt idx="2198">
                  <c:v>44886</c:v>
                </c:pt>
                <c:pt idx="2199">
                  <c:v>44887</c:v>
                </c:pt>
                <c:pt idx="2200">
                  <c:v>44888</c:v>
                </c:pt>
                <c:pt idx="2201">
                  <c:v>44889</c:v>
                </c:pt>
                <c:pt idx="2202">
                  <c:v>44890</c:v>
                </c:pt>
                <c:pt idx="2203">
                  <c:v>44893</c:v>
                </c:pt>
                <c:pt idx="2204">
                  <c:v>44894</c:v>
                </c:pt>
                <c:pt idx="2205">
                  <c:v>44895</c:v>
                </c:pt>
                <c:pt idx="2206">
                  <c:v>44896</c:v>
                </c:pt>
                <c:pt idx="2207">
                  <c:v>44897</c:v>
                </c:pt>
                <c:pt idx="2208">
                  <c:v>44900</c:v>
                </c:pt>
                <c:pt idx="2209">
                  <c:v>44901</c:v>
                </c:pt>
                <c:pt idx="2210">
                  <c:v>44902</c:v>
                </c:pt>
                <c:pt idx="2211">
                  <c:v>44903</c:v>
                </c:pt>
                <c:pt idx="2212">
                  <c:v>44904</c:v>
                </c:pt>
                <c:pt idx="2213">
                  <c:v>44907</c:v>
                </c:pt>
                <c:pt idx="2214">
                  <c:v>44908</c:v>
                </c:pt>
                <c:pt idx="2215">
                  <c:v>44909</c:v>
                </c:pt>
                <c:pt idx="2216">
                  <c:v>44910</c:v>
                </c:pt>
                <c:pt idx="2217">
                  <c:v>44911</c:v>
                </c:pt>
                <c:pt idx="2218">
                  <c:v>44914</c:v>
                </c:pt>
                <c:pt idx="2219">
                  <c:v>44915</c:v>
                </c:pt>
                <c:pt idx="2220">
                  <c:v>44916</c:v>
                </c:pt>
                <c:pt idx="2221">
                  <c:v>44917</c:v>
                </c:pt>
                <c:pt idx="2222">
                  <c:v>44918</c:v>
                </c:pt>
                <c:pt idx="2223">
                  <c:v>44921</c:v>
                </c:pt>
                <c:pt idx="2224">
                  <c:v>44922</c:v>
                </c:pt>
                <c:pt idx="2225">
                  <c:v>44923</c:v>
                </c:pt>
                <c:pt idx="2226">
                  <c:v>44924</c:v>
                </c:pt>
                <c:pt idx="2227">
                  <c:v>44925</c:v>
                </c:pt>
                <c:pt idx="2228">
                  <c:v>44929</c:v>
                </c:pt>
                <c:pt idx="2229">
                  <c:v>44930</c:v>
                </c:pt>
                <c:pt idx="2230">
                  <c:v>44931</c:v>
                </c:pt>
                <c:pt idx="2231">
                  <c:v>44932</c:v>
                </c:pt>
                <c:pt idx="2232">
                  <c:v>44935</c:v>
                </c:pt>
                <c:pt idx="2233">
                  <c:v>44936</c:v>
                </c:pt>
                <c:pt idx="2234">
                  <c:v>44937</c:v>
                </c:pt>
                <c:pt idx="2235">
                  <c:v>44938</c:v>
                </c:pt>
                <c:pt idx="2236">
                  <c:v>44939</c:v>
                </c:pt>
                <c:pt idx="2237">
                  <c:v>44942</c:v>
                </c:pt>
                <c:pt idx="2238">
                  <c:v>44943</c:v>
                </c:pt>
                <c:pt idx="2239">
                  <c:v>44944</c:v>
                </c:pt>
                <c:pt idx="2240">
                  <c:v>44945</c:v>
                </c:pt>
                <c:pt idx="2241">
                  <c:v>44953</c:v>
                </c:pt>
                <c:pt idx="2242">
                  <c:v>44956</c:v>
                </c:pt>
                <c:pt idx="2243">
                  <c:v>44957</c:v>
                </c:pt>
                <c:pt idx="2244">
                  <c:v>44958</c:v>
                </c:pt>
                <c:pt idx="2245">
                  <c:v>44959</c:v>
                </c:pt>
                <c:pt idx="2246">
                  <c:v>44960</c:v>
                </c:pt>
                <c:pt idx="2247">
                  <c:v>44963</c:v>
                </c:pt>
                <c:pt idx="2248">
                  <c:v>44964</c:v>
                </c:pt>
                <c:pt idx="2249">
                  <c:v>44965</c:v>
                </c:pt>
                <c:pt idx="2250">
                  <c:v>44966</c:v>
                </c:pt>
                <c:pt idx="2251">
                  <c:v>44967</c:v>
                </c:pt>
                <c:pt idx="2252">
                  <c:v>44970</c:v>
                </c:pt>
                <c:pt idx="2253">
                  <c:v>44971</c:v>
                </c:pt>
                <c:pt idx="2254">
                  <c:v>44972</c:v>
                </c:pt>
                <c:pt idx="2255">
                  <c:v>44973</c:v>
                </c:pt>
                <c:pt idx="2256">
                  <c:v>44974</c:v>
                </c:pt>
                <c:pt idx="2257">
                  <c:v>44977</c:v>
                </c:pt>
                <c:pt idx="2258">
                  <c:v>44978</c:v>
                </c:pt>
                <c:pt idx="2259">
                  <c:v>44979</c:v>
                </c:pt>
                <c:pt idx="2260">
                  <c:v>44980</c:v>
                </c:pt>
                <c:pt idx="2261">
                  <c:v>44981</c:v>
                </c:pt>
                <c:pt idx="2262">
                  <c:v>44984</c:v>
                </c:pt>
                <c:pt idx="2263">
                  <c:v>44985</c:v>
                </c:pt>
                <c:pt idx="2264">
                  <c:v>44986</c:v>
                </c:pt>
                <c:pt idx="2265">
                  <c:v>44987</c:v>
                </c:pt>
                <c:pt idx="2266">
                  <c:v>44988</c:v>
                </c:pt>
                <c:pt idx="2267">
                  <c:v>44991</c:v>
                </c:pt>
                <c:pt idx="2268">
                  <c:v>44992</c:v>
                </c:pt>
                <c:pt idx="2269">
                  <c:v>44993</c:v>
                </c:pt>
                <c:pt idx="2270">
                  <c:v>44994</c:v>
                </c:pt>
                <c:pt idx="2271">
                  <c:v>44995</c:v>
                </c:pt>
                <c:pt idx="2272">
                  <c:v>44998</c:v>
                </c:pt>
                <c:pt idx="2273">
                  <c:v>44999</c:v>
                </c:pt>
                <c:pt idx="2274">
                  <c:v>45000</c:v>
                </c:pt>
                <c:pt idx="2275">
                  <c:v>45001</c:v>
                </c:pt>
                <c:pt idx="2276">
                  <c:v>45002</c:v>
                </c:pt>
                <c:pt idx="2277">
                  <c:v>45005</c:v>
                </c:pt>
                <c:pt idx="2278">
                  <c:v>45006</c:v>
                </c:pt>
                <c:pt idx="2279">
                  <c:v>45007</c:v>
                </c:pt>
                <c:pt idx="2280">
                  <c:v>45008</c:v>
                </c:pt>
                <c:pt idx="2281">
                  <c:v>45009</c:v>
                </c:pt>
                <c:pt idx="2282">
                  <c:v>45012</c:v>
                </c:pt>
                <c:pt idx="2283">
                  <c:v>45013</c:v>
                </c:pt>
                <c:pt idx="2284">
                  <c:v>45014</c:v>
                </c:pt>
                <c:pt idx="2285">
                  <c:v>45015</c:v>
                </c:pt>
                <c:pt idx="2286">
                  <c:v>45016</c:v>
                </c:pt>
                <c:pt idx="2287">
                  <c:v>45019</c:v>
                </c:pt>
                <c:pt idx="2288">
                  <c:v>45020</c:v>
                </c:pt>
                <c:pt idx="2289">
                  <c:v>45021</c:v>
                </c:pt>
                <c:pt idx="2290">
                  <c:v>45022</c:v>
                </c:pt>
                <c:pt idx="2291">
                  <c:v>45023</c:v>
                </c:pt>
                <c:pt idx="2292">
                  <c:v>45026</c:v>
                </c:pt>
                <c:pt idx="2293">
                  <c:v>45027</c:v>
                </c:pt>
                <c:pt idx="2294">
                  <c:v>45028</c:v>
                </c:pt>
                <c:pt idx="2295">
                  <c:v>45029</c:v>
                </c:pt>
                <c:pt idx="2296">
                  <c:v>45030</c:v>
                </c:pt>
                <c:pt idx="2297">
                  <c:v>45033</c:v>
                </c:pt>
                <c:pt idx="2298">
                  <c:v>45034</c:v>
                </c:pt>
                <c:pt idx="2299">
                  <c:v>45035</c:v>
                </c:pt>
                <c:pt idx="2300">
                  <c:v>45036</c:v>
                </c:pt>
                <c:pt idx="2301">
                  <c:v>45037</c:v>
                </c:pt>
                <c:pt idx="2302">
                  <c:v>45040</c:v>
                </c:pt>
                <c:pt idx="2303">
                  <c:v>45041</c:v>
                </c:pt>
                <c:pt idx="2304">
                  <c:v>45042</c:v>
                </c:pt>
                <c:pt idx="2305">
                  <c:v>45043</c:v>
                </c:pt>
                <c:pt idx="2306">
                  <c:v>45044</c:v>
                </c:pt>
                <c:pt idx="2307">
                  <c:v>45050</c:v>
                </c:pt>
                <c:pt idx="2308">
                  <c:v>45051</c:v>
                </c:pt>
                <c:pt idx="2309">
                  <c:v>45054</c:v>
                </c:pt>
                <c:pt idx="2310">
                  <c:v>45055</c:v>
                </c:pt>
                <c:pt idx="2311">
                  <c:v>45056</c:v>
                </c:pt>
                <c:pt idx="2312">
                  <c:v>45057</c:v>
                </c:pt>
                <c:pt idx="2313">
                  <c:v>45058</c:v>
                </c:pt>
                <c:pt idx="2314">
                  <c:v>45061</c:v>
                </c:pt>
                <c:pt idx="2315">
                  <c:v>45062</c:v>
                </c:pt>
                <c:pt idx="2316">
                  <c:v>45063</c:v>
                </c:pt>
                <c:pt idx="2317">
                  <c:v>45064</c:v>
                </c:pt>
                <c:pt idx="2318">
                  <c:v>45065</c:v>
                </c:pt>
                <c:pt idx="2319">
                  <c:v>45068</c:v>
                </c:pt>
                <c:pt idx="2320">
                  <c:v>45069</c:v>
                </c:pt>
                <c:pt idx="2321">
                  <c:v>45070</c:v>
                </c:pt>
                <c:pt idx="2322">
                  <c:v>45071</c:v>
                </c:pt>
                <c:pt idx="2323">
                  <c:v>45072</c:v>
                </c:pt>
                <c:pt idx="2324">
                  <c:v>45075</c:v>
                </c:pt>
                <c:pt idx="2325">
                  <c:v>45076</c:v>
                </c:pt>
                <c:pt idx="2326">
                  <c:v>45077</c:v>
                </c:pt>
                <c:pt idx="2327">
                  <c:v>45078</c:v>
                </c:pt>
                <c:pt idx="2328">
                  <c:v>45079</c:v>
                </c:pt>
                <c:pt idx="2329">
                  <c:v>45082</c:v>
                </c:pt>
                <c:pt idx="2330">
                  <c:v>45083</c:v>
                </c:pt>
                <c:pt idx="2331">
                  <c:v>45084</c:v>
                </c:pt>
                <c:pt idx="2332">
                  <c:v>45085</c:v>
                </c:pt>
                <c:pt idx="2333">
                  <c:v>45086</c:v>
                </c:pt>
                <c:pt idx="2334">
                  <c:v>45089</c:v>
                </c:pt>
                <c:pt idx="2335">
                  <c:v>45090</c:v>
                </c:pt>
                <c:pt idx="2336">
                  <c:v>45091</c:v>
                </c:pt>
                <c:pt idx="2337">
                  <c:v>45092</c:v>
                </c:pt>
                <c:pt idx="2338">
                  <c:v>45093</c:v>
                </c:pt>
                <c:pt idx="2339">
                  <c:v>45096</c:v>
                </c:pt>
                <c:pt idx="2340">
                  <c:v>45097</c:v>
                </c:pt>
                <c:pt idx="2341">
                  <c:v>45098</c:v>
                </c:pt>
                <c:pt idx="2342">
                  <c:v>45099</c:v>
                </c:pt>
                <c:pt idx="2343">
                  <c:v>45100</c:v>
                </c:pt>
                <c:pt idx="2344">
                  <c:v>45103</c:v>
                </c:pt>
                <c:pt idx="2345">
                  <c:v>45104</c:v>
                </c:pt>
                <c:pt idx="2346">
                  <c:v>45105</c:v>
                </c:pt>
                <c:pt idx="2347">
                  <c:v>45106</c:v>
                </c:pt>
                <c:pt idx="2348">
                  <c:v>45107</c:v>
                </c:pt>
                <c:pt idx="2349">
                  <c:v>45110</c:v>
                </c:pt>
                <c:pt idx="2350">
                  <c:v>45111</c:v>
                </c:pt>
                <c:pt idx="2351">
                  <c:v>45112</c:v>
                </c:pt>
                <c:pt idx="2352">
                  <c:v>45113</c:v>
                </c:pt>
                <c:pt idx="2353">
                  <c:v>45114</c:v>
                </c:pt>
                <c:pt idx="2354">
                  <c:v>45117</c:v>
                </c:pt>
                <c:pt idx="2355">
                  <c:v>45118</c:v>
                </c:pt>
                <c:pt idx="2356">
                  <c:v>45119</c:v>
                </c:pt>
                <c:pt idx="2357">
                  <c:v>45120</c:v>
                </c:pt>
                <c:pt idx="2358">
                  <c:v>45121</c:v>
                </c:pt>
                <c:pt idx="2359">
                  <c:v>45124</c:v>
                </c:pt>
                <c:pt idx="2360">
                  <c:v>45125</c:v>
                </c:pt>
                <c:pt idx="2361">
                  <c:v>45126</c:v>
                </c:pt>
                <c:pt idx="2362">
                  <c:v>45127</c:v>
                </c:pt>
                <c:pt idx="2363">
                  <c:v>45128</c:v>
                </c:pt>
                <c:pt idx="2364">
                  <c:v>45131</c:v>
                </c:pt>
                <c:pt idx="2365">
                  <c:v>45132</c:v>
                </c:pt>
                <c:pt idx="2366">
                  <c:v>45133</c:v>
                </c:pt>
                <c:pt idx="2367">
                  <c:v>45134</c:v>
                </c:pt>
                <c:pt idx="2368">
                  <c:v>45135</c:v>
                </c:pt>
                <c:pt idx="2369">
                  <c:v>45138</c:v>
                </c:pt>
                <c:pt idx="2370">
                  <c:v>45139</c:v>
                </c:pt>
                <c:pt idx="2371">
                  <c:v>45140</c:v>
                </c:pt>
                <c:pt idx="2372">
                  <c:v>45141</c:v>
                </c:pt>
                <c:pt idx="2373">
                  <c:v>45142</c:v>
                </c:pt>
                <c:pt idx="2374">
                  <c:v>45145</c:v>
                </c:pt>
                <c:pt idx="2375">
                  <c:v>45146</c:v>
                </c:pt>
                <c:pt idx="2376">
                  <c:v>45147</c:v>
                </c:pt>
                <c:pt idx="2377">
                  <c:v>45148</c:v>
                </c:pt>
                <c:pt idx="2378">
                  <c:v>45149</c:v>
                </c:pt>
                <c:pt idx="2379">
                  <c:v>45152</c:v>
                </c:pt>
                <c:pt idx="2380">
                  <c:v>45153</c:v>
                </c:pt>
                <c:pt idx="2381">
                  <c:v>45154</c:v>
                </c:pt>
                <c:pt idx="2382">
                  <c:v>45155</c:v>
                </c:pt>
                <c:pt idx="2383">
                  <c:v>45156</c:v>
                </c:pt>
                <c:pt idx="2384">
                  <c:v>45159</c:v>
                </c:pt>
                <c:pt idx="2385">
                  <c:v>45160</c:v>
                </c:pt>
                <c:pt idx="2386">
                  <c:v>45161</c:v>
                </c:pt>
                <c:pt idx="2387">
                  <c:v>45162</c:v>
                </c:pt>
                <c:pt idx="2388">
                  <c:v>45163</c:v>
                </c:pt>
                <c:pt idx="2389">
                  <c:v>45166</c:v>
                </c:pt>
                <c:pt idx="2390">
                  <c:v>45167</c:v>
                </c:pt>
                <c:pt idx="2391">
                  <c:v>45168</c:v>
                </c:pt>
                <c:pt idx="2392">
                  <c:v>45169</c:v>
                </c:pt>
                <c:pt idx="2393">
                  <c:v>45174</c:v>
                </c:pt>
                <c:pt idx="2394">
                  <c:v>45175</c:v>
                </c:pt>
                <c:pt idx="2395">
                  <c:v>45176</c:v>
                </c:pt>
                <c:pt idx="2396">
                  <c:v>45177</c:v>
                </c:pt>
                <c:pt idx="2397">
                  <c:v>45180</c:v>
                </c:pt>
                <c:pt idx="2398">
                  <c:v>45181</c:v>
                </c:pt>
                <c:pt idx="2399">
                  <c:v>45182</c:v>
                </c:pt>
                <c:pt idx="2400">
                  <c:v>45183</c:v>
                </c:pt>
                <c:pt idx="2401">
                  <c:v>45184</c:v>
                </c:pt>
                <c:pt idx="2402">
                  <c:v>45187</c:v>
                </c:pt>
                <c:pt idx="2403">
                  <c:v>45188</c:v>
                </c:pt>
                <c:pt idx="2404">
                  <c:v>45189</c:v>
                </c:pt>
                <c:pt idx="2405">
                  <c:v>45190</c:v>
                </c:pt>
                <c:pt idx="2406">
                  <c:v>45191</c:v>
                </c:pt>
                <c:pt idx="2407">
                  <c:v>45194</c:v>
                </c:pt>
                <c:pt idx="2408">
                  <c:v>45195</c:v>
                </c:pt>
                <c:pt idx="2409">
                  <c:v>45196</c:v>
                </c:pt>
                <c:pt idx="2410">
                  <c:v>45197</c:v>
                </c:pt>
                <c:pt idx="2411">
                  <c:v>45198</c:v>
                </c:pt>
                <c:pt idx="2412">
                  <c:v>45201</c:v>
                </c:pt>
                <c:pt idx="2413">
                  <c:v>45202</c:v>
                </c:pt>
                <c:pt idx="2414">
                  <c:v>45203</c:v>
                </c:pt>
                <c:pt idx="2415">
                  <c:v>45204</c:v>
                </c:pt>
                <c:pt idx="2416">
                  <c:v>45205</c:v>
                </c:pt>
                <c:pt idx="2417">
                  <c:v>45208</c:v>
                </c:pt>
                <c:pt idx="2418">
                  <c:v>45209</c:v>
                </c:pt>
                <c:pt idx="2419">
                  <c:v>45210</c:v>
                </c:pt>
                <c:pt idx="2420">
                  <c:v>45211</c:v>
                </c:pt>
                <c:pt idx="2421">
                  <c:v>45212</c:v>
                </c:pt>
                <c:pt idx="2422">
                  <c:v>45215</c:v>
                </c:pt>
                <c:pt idx="2423">
                  <c:v>45216</c:v>
                </c:pt>
                <c:pt idx="2424">
                  <c:v>45217</c:v>
                </c:pt>
                <c:pt idx="2425">
                  <c:v>45218</c:v>
                </c:pt>
                <c:pt idx="2426">
                  <c:v>45219</c:v>
                </c:pt>
                <c:pt idx="2427">
                  <c:v>45222</c:v>
                </c:pt>
                <c:pt idx="2428">
                  <c:v>45223</c:v>
                </c:pt>
                <c:pt idx="2429">
                  <c:v>45224</c:v>
                </c:pt>
                <c:pt idx="2430">
                  <c:v>45225</c:v>
                </c:pt>
                <c:pt idx="2431">
                  <c:v>45226</c:v>
                </c:pt>
                <c:pt idx="2432">
                  <c:v>45229</c:v>
                </c:pt>
                <c:pt idx="2433">
                  <c:v>45230</c:v>
                </c:pt>
                <c:pt idx="2434">
                  <c:v>45231</c:v>
                </c:pt>
                <c:pt idx="2435">
                  <c:v>45232</c:v>
                </c:pt>
                <c:pt idx="2436">
                  <c:v>45233</c:v>
                </c:pt>
                <c:pt idx="2437">
                  <c:v>45236</c:v>
                </c:pt>
                <c:pt idx="2438">
                  <c:v>45237</c:v>
                </c:pt>
                <c:pt idx="2439">
                  <c:v>45238</c:v>
                </c:pt>
                <c:pt idx="2440">
                  <c:v>45239</c:v>
                </c:pt>
                <c:pt idx="2441">
                  <c:v>45240</c:v>
                </c:pt>
                <c:pt idx="2442">
                  <c:v>45243</c:v>
                </c:pt>
                <c:pt idx="2443">
                  <c:v>45244</c:v>
                </c:pt>
                <c:pt idx="2444">
                  <c:v>45245</c:v>
                </c:pt>
                <c:pt idx="2445">
                  <c:v>45246</c:v>
                </c:pt>
                <c:pt idx="2446">
                  <c:v>45247</c:v>
                </c:pt>
                <c:pt idx="2447">
                  <c:v>45250</c:v>
                </c:pt>
                <c:pt idx="2448">
                  <c:v>45251</c:v>
                </c:pt>
                <c:pt idx="2449">
                  <c:v>45252</c:v>
                </c:pt>
                <c:pt idx="2450">
                  <c:v>45253</c:v>
                </c:pt>
                <c:pt idx="2451">
                  <c:v>45254</c:v>
                </c:pt>
                <c:pt idx="2452">
                  <c:v>45257</c:v>
                </c:pt>
                <c:pt idx="2453">
                  <c:v>45258</c:v>
                </c:pt>
                <c:pt idx="2454">
                  <c:v>45259</c:v>
                </c:pt>
                <c:pt idx="2455">
                  <c:v>45260</c:v>
                </c:pt>
                <c:pt idx="2456">
                  <c:v>45261</c:v>
                </c:pt>
                <c:pt idx="2457">
                  <c:v>45264</c:v>
                </c:pt>
                <c:pt idx="2458">
                  <c:v>45265</c:v>
                </c:pt>
                <c:pt idx="2459">
                  <c:v>45266</c:v>
                </c:pt>
                <c:pt idx="2460">
                  <c:v>45267</c:v>
                </c:pt>
                <c:pt idx="2461">
                  <c:v>45268</c:v>
                </c:pt>
                <c:pt idx="2462">
                  <c:v>45271</c:v>
                </c:pt>
                <c:pt idx="2463">
                  <c:v>45272</c:v>
                </c:pt>
                <c:pt idx="2464">
                  <c:v>45273</c:v>
                </c:pt>
                <c:pt idx="2465">
                  <c:v>45274</c:v>
                </c:pt>
                <c:pt idx="2466">
                  <c:v>45275</c:v>
                </c:pt>
                <c:pt idx="2467">
                  <c:v>45278</c:v>
                </c:pt>
                <c:pt idx="2468">
                  <c:v>45279</c:v>
                </c:pt>
                <c:pt idx="2469">
                  <c:v>45280</c:v>
                </c:pt>
                <c:pt idx="2470">
                  <c:v>45281</c:v>
                </c:pt>
                <c:pt idx="2471">
                  <c:v>45282</c:v>
                </c:pt>
                <c:pt idx="2472">
                  <c:v>45285</c:v>
                </c:pt>
                <c:pt idx="2473">
                  <c:v>45286</c:v>
                </c:pt>
                <c:pt idx="2474">
                  <c:v>45287</c:v>
                </c:pt>
                <c:pt idx="2475">
                  <c:v>45288</c:v>
                </c:pt>
                <c:pt idx="2476">
                  <c:v>45289</c:v>
                </c:pt>
                <c:pt idx="2477">
                  <c:v>45293</c:v>
                </c:pt>
                <c:pt idx="2478">
                  <c:v>45294</c:v>
                </c:pt>
                <c:pt idx="2479">
                  <c:v>45295</c:v>
                </c:pt>
                <c:pt idx="2480">
                  <c:v>45296</c:v>
                </c:pt>
                <c:pt idx="2481">
                  <c:v>45299</c:v>
                </c:pt>
                <c:pt idx="2482">
                  <c:v>45300</c:v>
                </c:pt>
                <c:pt idx="2483">
                  <c:v>45301</c:v>
                </c:pt>
                <c:pt idx="2484">
                  <c:v>45302</c:v>
                </c:pt>
                <c:pt idx="2485">
                  <c:v>45303</c:v>
                </c:pt>
                <c:pt idx="2486">
                  <c:v>45306</c:v>
                </c:pt>
                <c:pt idx="2487">
                  <c:v>45307</c:v>
                </c:pt>
                <c:pt idx="2488">
                  <c:v>45308</c:v>
                </c:pt>
                <c:pt idx="2489">
                  <c:v>45309</c:v>
                </c:pt>
                <c:pt idx="2490">
                  <c:v>45310</c:v>
                </c:pt>
                <c:pt idx="2491">
                  <c:v>45313</c:v>
                </c:pt>
                <c:pt idx="2492">
                  <c:v>45314</c:v>
                </c:pt>
                <c:pt idx="2493">
                  <c:v>45315</c:v>
                </c:pt>
                <c:pt idx="2494">
                  <c:v>45316</c:v>
                </c:pt>
                <c:pt idx="2495">
                  <c:v>45317</c:v>
                </c:pt>
                <c:pt idx="2496">
                  <c:v>45320</c:v>
                </c:pt>
                <c:pt idx="2497">
                  <c:v>45321</c:v>
                </c:pt>
                <c:pt idx="2498">
                  <c:v>45322</c:v>
                </c:pt>
                <c:pt idx="2499">
                  <c:v>45323</c:v>
                </c:pt>
                <c:pt idx="2500">
                  <c:v>45324</c:v>
                </c:pt>
                <c:pt idx="2501">
                  <c:v>45327</c:v>
                </c:pt>
                <c:pt idx="2502">
                  <c:v>45328</c:v>
                </c:pt>
                <c:pt idx="2503">
                  <c:v>45329</c:v>
                </c:pt>
                <c:pt idx="2504">
                  <c:v>45337</c:v>
                </c:pt>
                <c:pt idx="2505">
                  <c:v>45338</c:v>
                </c:pt>
                <c:pt idx="2506">
                  <c:v>45341</c:v>
                </c:pt>
                <c:pt idx="2507">
                  <c:v>45342</c:v>
                </c:pt>
                <c:pt idx="2508">
                  <c:v>45343</c:v>
                </c:pt>
                <c:pt idx="2509">
                  <c:v>45344</c:v>
                </c:pt>
                <c:pt idx="2510">
                  <c:v>45345</c:v>
                </c:pt>
                <c:pt idx="2511">
                  <c:v>45348</c:v>
                </c:pt>
                <c:pt idx="2512">
                  <c:v>45349</c:v>
                </c:pt>
                <c:pt idx="2513">
                  <c:v>45350</c:v>
                </c:pt>
                <c:pt idx="2514">
                  <c:v>45351</c:v>
                </c:pt>
                <c:pt idx="2515">
                  <c:v>45352</c:v>
                </c:pt>
                <c:pt idx="2516">
                  <c:v>45355</c:v>
                </c:pt>
                <c:pt idx="2517">
                  <c:v>45356</c:v>
                </c:pt>
                <c:pt idx="2518">
                  <c:v>45357</c:v>
                </c:pt>
                <c:pt idx="2519">
                  <c:v>45358</c:v>
                </c:pt>
                <c:pt idx="2520">
                  <c:v>45359</c:v>
                </c:pt>
                <c:pt idx="2521">
                  <c:v>45362</c:v>
                </c:pt>
                <c:pt idx="2522">
                  <c:v>45363</c:v>
                </c:pt>
                <c:pt idx="2523">
                  <c:v>45364</c:v>
                </c:pt>
                <c:pt idx="2524">
                  <c:v>45365</c:v>
                </c:pt>
                <c:pt idx="2525">
                  <c:v>45366</c:v>
                </c:pt>
                <c:pt idx="2526">
                  <c:v>45369</c:v>
                </c:pt>
                <c:pt idx="2527">
                  <c:v>45370</c:v>
                </c:pt>
                <c:pt idx="2528">
                  <c:v>45371</c:v>
                </c:pt>
                <c:pt idx="2529">
                  <c:v>45372</c:v>
                </c:pt>
                <c:pt idx="2530">
                  <c:v>45373</c:v>
                </c:pt>
                <c:pt idx="2531">
                  <c:v>45376</c:v>
                </c:pt>
                <c:pt idx="2532">
                  <c:v>45377</c:v>
                </c:pt>
                <c:pt idx="2533">
                  <c:v>45378</c:v>
                </c:pt>
                <c:pt idx="2534">
                  <c:v>45379</c:v>
                </c:pt>
                <c:pt idx="2535">
                  <c:v>45380</c:v>
                </c:pt>
                <c:pt idx="2536">
                  <c:v>45383</c:v>
                </c:pt>
                <c:pt idx="2537">
                  <c:v>45384</c:v>
                </c:pt>
                <c:pt idx="2538">
                  <c:v>45385</c:v>
                </c:pt>
                <c:pt idx="2539">
                  <c:v>45386</c:v>
                </c:pt>
                <c:pt idx="2540">
                  <c:v>45387</c:v>
                </c:pt>
                <c:pt idx="2541">
                  <c:v>45390</c:v>
                </c:pt>
                <c:pt idx="2542">
                  <c:v>45391</c:v>
                </c:pt>
                <c:pt idx="2543">
                  <c:v>45392</c:v>
                </c:pt>
                <c:pt idx="2544">
                  <c:v>45393</c:v>
                </c:pt>
                <c:pt idx="2545">
                  <c:v>45394</c:v>
                </c:pt>
                <c:pt idx="2546">
                  <c:v>45397</c:v>
                </c:pt>
                <c:pt idx="2547">
                  <c:v>45398</c:v>
                </c:pt>
                <c:pt idx="2548">
                  <c:v>45399</c:v>
                </c:pt>
                <c:pt idx="2549">
                  <c:v>45401</c:v>
                </c:pt>
                <c:pt idx="2550">
                  <c:v>45404</c:v>
                </c:pt>
                <c:pt idx="2551">
                  <c:v>45405</c:v>
                </c:pt>
                <c:pt idx="2552">
                  <c:v>45406</c:v>
                </c:pt>
                <c:pt idx="2553">
                  <c:v>45407</c:v>
                </c:pt>
                <c:pt idx="2554">
                  <c:v>45408</c:v>
                </c:pt>
                <c:pt idx="2555">
                  <c:v>45414</c:v>
                </c:pt>
                <c:pt idx="2556">
                  <c:v>45415</c:v>
                </c:pt>
                <c:pt idx="2557">
                  <c:v>45418</c:v>
                </c:pt>
                <c:pt idx="2558">
                  <c:v>45419</c:v>
                </c:pt>
                <c:pt idx="2559">
                  <c:v>45420</c:v>
                </c:pt>
                <c:pt idx="2560">
                  <c:v>45421</c:v>
                </c:pt>
                <c:pt idx="2561">
                  <c:v>45422</c:v>
                </c:pt>
                <c:pt idx="2562">
                  <c:v>45425</c:v>
                </c:pt>
                <c:pt idx="2563">
                  <c:v>45426</c:v>
                </c:pt>
                <c:pt idx="2564">
                  <c:v>45427</c:v>
                </c:pt>
                <c:pt idx="2565">
                  <c:v>45428</c:v>
                </c:pt>
                <c:pt idx="2566">
                  <c:v>45429</c:v>
                </c:pt>
                <c:pt idx="2567">
                  <c:v>45432</c:v>
                </c:pt>
                <c:pt idx="2568">
                  <c:v>45433</c:v>
                </c:pt>
                <c:pt idx="2569">
                  <c:v>45434</c:v>
                </c:pt>
                <c:pt idx="2570">
                  <c:v>45435</c:v>
                </c:pt>
                <c:pt idx="2571">
                  <c:v>45436</c:v>
                </c:pt>
                <c:pt idx="2572">
                  <c:v>45439</c:v>
                </c:pt>
                <c:pt idx="2573">
                  <c:v>45440</c:v>
                </c:pt>
                <c:pt idx="2574">
                  <c:v>45441</c:v>
                </c:pt>
                <c:pt idx="2575">
                  <c:v>45442</c:v>
                </c:pt>
                <c:pt idx="2576">
                  <c:v>45443</c:v>
                </c:pt>
                <c:pt idx="2577">
                  <c:v>45446</c:v>
                </c:pt>
                <c:pt idx="2578">
                  <c:v>45447</c:v>
                </c:pt>
                <c:pt idx="2579">
                  <c:v>45448</c:v>
                </c:pt>
                <c:pt idx="2580">
                  <c:v>45449</c:v>
                </c:pt>
                <c:pt idx="2581">
                  <c:v>45450</c:v>
                </c:pt>
                <c:pt idx="2582">
                  <c:v>45453</c:v>
                </c:pt>
                <c:pt idx="2583">
                  <c:v>45454</c:v>
                </c:pt>
                <c:pt idx="2584">
                  <c:v>45455</c:v>
                </c:pt>
                <c:pt idx="2585">
                  <c:v>45456</c:v>
                </c:pt>
                <c:pt idx="2586">
                  <c:v>45457</c:v>
                </c:pt>
                <c:pt idx="2587">
                  <c:v>45460</c:v>
                </c:pt>
                <c:pt idx="2588">
                  <c:v>45461</c:v>
                </c:pt>
                <c:pt idx="2589">
                  <c:v>45462</c:v>
                </c:pt>
                <c:pt idx="2590">
                  <c:v>45463</c:v>
                </c:pt>
                <c:pt idx="2591">
                  <c:v>45464</c:v>
                </c:pt>
                <c:pt idx="2592">
                  <c:v>45467</c:v>
                </c:pt>
                <c:pt idx="2593">
                  <c:v>45468</c:v>
                </c:pt>
                <c:pt idx="2594">
                  <c:v>45469</c:v>
                </c:pt>
                <c:pt idx="2595">
                  <c:v>45470</c:v>
                </c:pt>
                <c:pt idx="2596">
                  <c:v>45471</c:v>
                </c:pt>
                <c:pt idx="2597">
                  <c:v>45474</c:v>
                </c:pt>
                <c:pt idx="2598">
                  <c:v>45475</c:v>
                </c:pt>
                <c:pt idx="2599">
                  <c:v>45476</c:v>
                </c:pt>
                <c:pt idx="2600">
                  <c:v>45477</c:v>
                </c:pt>
                <c:pt idx="2601">
                  <c:v>45478</c:v>
                </c:pt>
                <c:pt idx="2602">
                  <c:v>45481</c:v>
                </c:pt>
                <c:pt idx="2603">
                  <c:v>45482</c:v>
                </c:pt>
                <c:pt idx="2604">
                  <c:v>45483</c:v>
                </c:pt>
                <c:pt idx="2605">
                  <c:v>45484</c:v>
                </c:pt>
                <c:pt idx="2606">
                  <c:v>45485</c:v>
                </c:pt>
                <c:pt idx="2607">
                  <c:v>45488</c:v>
                </c:pt>
                <c:pt idx="2608">
                  <c:v>45489</c:v>
                </c:pt>
                <c:pt idx="2609">
                  <c:v>45490</c:v>
                </c:pt>
                <c:pt idx="2610">
                  <c:v>45491</c:v>
                </c:pt>
                <c:pt idx="2611">
                  <c:v>45492</c:v>
                </c:pt>
                <c:pt idx="2612">
                  <c:v>45495</c:v>
                </c:pt>
                <c:pt idx="2613">
                  <c:v>45496</c:v>
                </c:pt>
                <c:pt idx="2614">
                  <c:v>45497</c:v>
                </c:pt>
                <c:pt idx="2615">
                  <c:v>45498</c:v>
                </c:pt>
                <c:pt idx="2616">
                  <c:v>45499</c:v>
                </c:pt>
                <c:pt idx="2617">
                  <c:v>45502</c:v>
                </c:pt>
                <c:pt idx="2618">
                  <c:v>45503</c:v>
                </c:pt>
                <c:pt idx="2619">
                  <c:v>45504</c:v>
                </c:pt>
                <c:pt idx="2620">
                  <c:v>45505</c:v>
                </c:pt>
                <c:pt idx="2621">
                  <c:v>45506</c:v>
                </c:pt>
                <c:pt idx="2622">
                  <c:v>45509</c:v>
                </c:pt>
                <c:pt idx="2623">
                  <c:v>45510</c:v>
                </c:pt>
                <c:pt idx="2624">
                  <c:v>45511</c:v>
                </c:pt>
                <c:pt idx="2625">
                  <c:v>45512</c:v>
                </c:pt>
                <c:pt idx="2626">
                  <c:v>45513</c:v>
                </c:pt>
                <c:pt idx="2627">
                  <c:v>45516</c:v>
                </c:pt>
                <c:pt idx="2628">
                  <c:v>45517</c:v>
                </c:pt>
                <c:pt idx="2629">
                  <c:v>45518</c:v>
                </c:pt>
                <c:pt idx="2630">
                  <c:v>45519</c:v>
                </c:pt>
                <c:pt idx="2631">
                  <c:v>45520</c:v>
                </c:pt>
                <c:pt idx="2632">
                  <c:v>45523</c:v>
                </c:pt>
                <c:pt idx="2633">
                  <c:v>45524</c:v>
                </c:pt>
                <c:pt idx="2634">
                  <c:v>45525</c:v>
                </c:pt>
                <c:pt idx="2635">
                  <c:v>45526</c:v>
                </c:pt>
                <c:pt idx="2636">
                  <c:v>45527</c:v>
                </c:pt>
                <c:pt idx="2637">
                  <c:v>45530</c:v>
                </c:pt>
                <c:pt idx="2638">
                  <c:v>45531</c:v>
                </c:pt>
                <c:pt idx="2639">
                  <c:v>45532</c:v>
                </c:pt>
                <c:pt idx="2640">
                  <c:v>45533</c:v>
                </c:pt>
                <c:pt idx="2641">
                  <c:v>45534</c:v>
                </c:pt>
                <c:pt idx="2642">
                  <c:v>45539</c:v>
                </c:pt>
                <c:pt idx="2643">
                  <c:v>45540</c:v>
                </c:pt>
                <c:pt idx="2644">
                  <c:v>45541</c:v>
                </c:pt>
                <c:pt idx="2645">
                  <c:v>45544</c:v>
                </c:pt>
                <c:pt idx="2646">
                  <c:v>45545</c:v>
                </c:pt>
                <c:pt idx="2647">
                  <c:v>45546</c:v>
                </c:pt>
                <c:pt idx="2648">
                  <c:v>45547</c:v>
                </c:pt>
                <c:pt idx="2649">
                  <c:v>45548</c:v>
                </c:pt>
                <c:pt idx="2650">
                  <c:v>45551</c:v>
                </c:pt>
                <c:pt idx="2651">
                  <c:v>45552</c:v>
                </c:pt>
                <c:pt idx="2652">
                  <c:v>45553</c:v>
                </c:pt>
                <c:pt idx="2653">
                  <c:v>45554</c:v>
                </c:pt>
                <c:pt idx="2654">
                  <c:v>45555</c:v>
                </c:pt>
                <c:pt idx="2655">
                  <c:v>45558</c:v>
                </c:pt>
                <c:pt idx="2656">
                  <c:v>45559</c:v>
                </c:pt>
                <c:pt idx="2657">
                  <c:v>45560</c:v>
                </c:pt>
                <c:pt idx="2658">
                  <c:v>45561</c:v>
                </c:pt>
                <c:pt idx="2659">
                  <c:v>45562</c:v>
                </c:pt>
                <c:pt idx="2660">
                  <c:v>45565</c:v>
                </c:pt>
                <c:pt idx="2661">
                  <c:v>45566</c:v>
                </c:pt>
                <c:pt idx="2662">
                  <c:v>45567</c:v>
                </c:pt>
                <c:pt idx="2663">
                  <c:v>45568</c:v>
                </c:pt>
                <c:pt idx="2664">
                  <c:v>45569</c:v>
                </c:pt>
                <c:pt idx="2665">
                  <c:v>45572</c:v>
                </c:pt>
                <c:pt idx="2666">
                  <c:v>45573</c:v>
                </c:pt>
                <c:pt idx="2667">
                  <c:v>45574</c:v>
                </c:pt>
                <c:pt idx="2668">
                  <c:v>45575</c:v>
                </c:pt>
                <c:pt idx="2669">
                  <c:v>45576</c:v>
                </c:pt>
                <c:pt idx="2670">
                  <c:v>45579</c:v>
                </c:pt>
                <c:pt idx="2671">
                  <c:v>45580</c:v>
                </c:pt>
                <c:pt idx="2672">
                  <c:v>45581</c:v>
                </c:pt>
                <c:pt idx="2673">
                  <c:v>45582</c:v>
                </c:pt>
                <c:pt idx="2674">
                  <c:v>45583</c:v>
                </c:pt>
                <c:pt idx="2675">
                  <c:v>45586</c:v>
                </c:pt>
                <c:pt idx="2676">
                  <c:v>45587</c:v>
                </c:pt>
                <c:pt idx="2677">
                  <c:v>45588</c:v>
                </c:pt>
                <c:pt idx="2678">
                  <c:v>45589</c:v>
                </c:pt>
                <c:pt idx="2679">
                  <c:v>45590</c:v>
                </c:pt>
                <c:pt idx="2680">
                  <c:v>45593</c:v>
                </c:pt>
                <c:pt idx="2681">
                  <c:v>45594</c:v>
                </c:pt>
                <c:pt idx="2682">
                  <c:v>45595</c:v>
                </c:pt>
                <c:pt idx="2683">
                  <c:v>45596</c:v>
                </c:pt>
                <c:pt idx="2684">
                  <c:v>45597</c:v>
                </c:pt>
                <c:pt idx="2685">
                  <c:v>45600</c:v>
                </c:pt>
                <c:pt idx="2686">
                  <c:v>45601</c:v>
                </c:pt>
                <c:pt idx="2687">
                  <c:v>45602</c:v>
                </c:pt>
                <c:pt idx="2688">
                  <c:v>45603</c:v>
                </c:pt>
                <c:pt idx="2689">
                  <c:v>45604</c:v>
                </c:pt>
                <c:pt idx="2690">
                  <c:v>45607</c:v>
                </c:pt>
                <c:pt idx="2691">
                  <c:v>45608</c:v>
                </c:pt>
                <c:pt idx="2692">
                  <c:v>45609</c:v>
                </c:pt>
                <c:pt idx="2693">
                  <c:v>45610</c:v>
                </c:pt>
                <c:pt idx="2694">
                  <c:v>45611</c:v>
                </c:pt>
                <c:pt idx="2695">
                  <c:v>45614</c:v>
                </c:pt>
                <c:pt idx="2696">
                  <c:v>45615</c:v>
                </c:pt>
                <c:pt idx="2697">
                  <c:v>45616</c:v>
                </c:pt>
                <c:pt idx="2698">
                  <c:v>45617</c:v>
                </c:pt>
                <c:pt idx="2699">
                  <c:v>45618</c:v>
                </c:pt>
                <c:pt idx="2700">
                  <c:v>45621</c:v>
                </c:pt>
                <c:pt idx="2701">
                  <c:v>45622</c:v>
                </c:pt>
                <c:pt idx="2702">
                  <c:v>45623</c:v>
                </c:pt>
                <c:pt idx="2703">
                  <c:v>45624</c:v>
                </c:pt>
                <c:pt idx="2704">
                  <c:v>45625</c:v>
                </c:pt>
                <c:pt idx="2705">
                  <c:v>45628</c:v>
                </c:pt>
                <c:pt idx="2706">
                  <c:v>45629</c:v>
                </c:pt>
                <c:pt idx="2707">
                  <c:v>45630</c:v>
                </c:pt>
                <c:pt idx="2708">
                  <c:v>45631</c:v>
                </c:pt>
                <c:pt idx="2709">
                  <c:v>45632</c:v>
                </c:pt>
                <c:pt idx="2710">
                  <c:v>45635</c:v>
                </c:pt>
                <c:pt idx="2711">
                  <c:v>45636</c:v>
                </c:pt>
                <c:pt idx="2712">
                  <c:v>45637</c:v>
                </c:pt>
                <c:pt idx="2713">
                  <c:v>45638</c:v>
                </c:pt>
                <c:pt idx="2714">
                  <c:v>45639</c:v>
                </c:pt>
                <c:pt idx="2715">
                  <c:v>45642</c:v>
                </c:pt>
                <c:pt idx="2716">
                  <c:v>45643</c:v>
                </c:pt>
                <c:pt idx="2717">
                  <c:v>45644</c:v>
                </c:pt>
                <c:pt idx="2718">
                  <c:v>45645</c:v>
                </c:pt>
                <c:pt idx="2719">
                  <c:v>45646</c:v>
                </c:pt>
                <c:pt idx="2720">
                  <c:v>45649</c:v>
                </c:pt>
                <c:pt idx="2721">
                  <c:v>45650</c:v>
                </c:pt>
                <c:pt idx="2722">
                  <c:v>45651</c:v>
                </c:pt>
                <c:pt idx="2723">
                  <c:v>45652</c:v>
                </c:pt>
                <c:pt idx="2724">
                  <c:v>45653</c:v>
                </c:pt>
                <c:pt idx="2725">
                  <c:v>45656</c:v>
                </c:pt>
                <c:pt idx="2726">
                  <c:v>45657</c:v>
                </c:pt>
                <c:pt idx="2727">
                  <c:v>45659</c:v>
                </c:pt>
                <c:pt idx="2728">
                  <c:v>45660</c:v>
                </c:pt>
                <c:pt idx="2729">
                  <c:v>45663</c:v>
                </c:pt>
                <c:pt idx="2730">
                  <c:v>45664</c:v>
                </c:pt>
                <c:pt idx="2731">
                  <c:v>45665</c:v>
                </c:pt>
                <c:pt idx="2732">
                  <c:v>45666</c:v>
                </c:pt>
                <c:pt idx="2733">
                  <c:v>45667</c:v>
                </c:pt>
                <c:pt idx="2734">
                  <c:v>45670</c:v>
                </c:pt>
                <c:pt idx="2735">
                  <c:v>45671</c:v>
                </c:pt>
                <c:pt idx="2736">
                  <c:v>45672</c:v>
                </c:pt>
                <c:pt idx="2737">
                  <c:v>45673</c:v>
                </c:pt>
                <c:pt idx="2738">
                  <c:v>45674</c:v>
                </c:pt>
                <c:pt idx="2739">
                  <c:v>45677</c:v>
                </c:pt>
                <c:pt idx="2740">
                  <c:v>45678</c:v>
                </c:pt>
                <c:pt idx="2741">
                  <c:v>45679</c:v>
                </c:pt>
                <c:pt idx="2742">
                  <c:v>45680</c:v>
                </c:pt>
                <c:pt idx="2743">
                  <c:v>45681</c:v>
                </c:pt>
                <c:pt idx="2744">
                  <c:v>45691</c:v>
                </c:pt>
                <c:pt idx="2745">
                  <c:v>45692</c:v>
                </c:pt>
                <c:pt idx="2746">
                  <c:v>45693</c:v>
                </c:pt>
                <c:pt idx="2747">
                  <c:v>45694</c:v>
                </c:pt>
                <c:pt idx="2748">
                  <c:v>45695</c:v>
                </c:pt>
                <c:pt idx="2749">
                  <c:v>45698</c:v>
                </c:pt>
                <c:pt idx="2750">
                  <c:v>45699</c:v>
                </c:pt>
                <c:pt idx="2751">
                  <c:v>45700</c:v>
                </c:pt>
                <c:pt idx="2752">
                  <c:v>45701</c:v>
                </c:pt>
                <c:pt idx="2753">
                  <c:v>45702</c:v>
                </c:pt>
                <c:pt idx="2754">
                  <c:v>45705</c:v>
                </c:pt>
                <c:pt idx="2755">
                  <c:v>45706</c:v>
                </c:pt>
                <c:pt idx="2756">
                  <c:v>45707</c:v>
                </c:pt>
                <c:pt idx="2757">
                  <c:v>45708</c:v>
                </c:pt>
                <c:pt idx="2758">
                  <c:v>45709</c:v>
                </c:pt>
                <c:pt idx="2759">
                  <c:v>45712</c:v>
                </c:pt>
                <c:pt idx="2760">
                  <c:v>45713</c:v>
                </c:pt>
                <c:pt idx="2761">
                  <c:v>45714</c:v>
                </c:pt>
                <c:pt idx="2762">
                  <c:v>45715</c:v>
                </c:pt>
                <c:pt idx="2763">
                  <c:v>45716</c:v>
                </c:pt>
                <c:pt idx="2764">
                  <c:v>45719</c:v>
                </c:pt>
                <c:pt idx="2765">
                  <c:v>45720</c:v>
                </c:pt>
                <c:pt idx="2766">
                  <c:v>45721</c:v>
                </c:pt>
                <c:pt idx="2767">
                  <c:v>45722</c:v>
                </c:pt>
                <c:pt idx="2768">
                  <c:v>45723</c:v>
                </c:pt>
                <c:pt idx="2769">
                  <c:v>45726</c:v>
                </c:pt>
                <c:pt idx="2770">
                  <c:v>45727</c:v>
                </c:pt>
                <c:pt idx="2771">
                  <c:v>45728</c:v>
                </c:pt>
                <c:pt idx="2772">
                  <c:v>45729</c:v>
                </c:pt>
                <c:pt idx="2773">
                  <c:v>45730</c:v>
                </c:pt>
                <c:pt idx="2774">
                  <c:v>45733</c:v>
                </c:pt>
                <c:pt idx="2775">
                  <c:v>45734</c:v>
                </c:pt>
                <c:pt idx="2776">
                  <c:v>45735</c:v>
                </c:pt>
                <c:pt idx="2777">
                  <c:v>45736</c:v>
                </c:pt>
                <c:pt idx="2778">
                  <c:v>45737</c:v>
                </c:pt>
                <c:pt idx="2779">
                  <c:v>45740</c:v>
                </c:pt>
                <c:pt idx="2780">
                  <c:v>45741</c:v>
                </c:pt>
                <c:pt idx="2781">
                  <c:v>45742</c:v>
                </c:pt>
                <c:pt idx="2782">
                  <c:v>45743</c:v>
                </c:pt>
                <c:pt idx="2783">
                  <c:v>45744</c:v>
                </c:pt>
                <c:pt idx="2784">
                  <c:v>45747</c:v>
                </c:pt>
                <c:pt idx="2785">
                  <c:v>45748</c:v>
                </c:pt>
                <c:pt idx="2786">
                  <c:v>45749</c:v>
                </c:pt>
                <c:pt idx="2787">
                  <c:v>45750</c:v>
                </c:pt>
                <c:pt idx="2788">
                  <c:v>45751</c:v>
                </c:pt>
                <c:pt idx="2789">
                  <c:v>45755</c:v>
                </c:pt>
                <c:pt idx="2790">
                  <c:v>45756</c:v>
                </c:pt>
                <c:pt idx="2791">
                  <c:v>45757</c:v>
                </c:pt>
                <c:pt idx="2792">
                  <c:v>45758</c:v>
                </c:pt>
                <c:pt idx="2793">
                  <c:v>45761</c:v>
                </c:pt>
                <c:pt idx="2794">
                  <c:v>45762</c:v>
                </c:pt>
                <c:pt idx="2795">
                  <c:v>45763</c:v>
                </c:pt>
                <c:pt idx="2796">
                  <c:v>45764</c:v>
                </c:pt>
                <c:pt idx="2797">
                  <c:v>45765</c:v>
                </c:pt>
                <c:pt idx="2798">
                  <c:v>45768</c:v>
                </c:pt>
                <c:pt idx="2799">
                  <c:v>45769</c:v>
                </c:pt>
                <c:pt idx="2800">
                  <c:v>45770</c:v>
                </c:pt>
                <c:pt idx="2801">
                  <c:v>45771</c:v>
                </c:pt>
                <c:pt idx="2802">
                  <c:v>45772</c:v>
                </c:pt>
                <c:pt idx="2803">
                  <c:v>45775</c:v>
                </c:pt>
                <c:pt idx="2804">
                  <c:v>45776</c:v>
                </c:pt>
                <c:pt idx="2805">
                  <c:v>45782</c:v>
                </c:pt>
                <c:pt idx="2806">
                  <c:v>45783</c:v>
                </c:pt>
                <c:pt idx="2807">
                  <c:v>45784</c:v>
                </c:pt>
                <c:pt idx="2808">
                  <c:v>45785</c:v>
                </c:pt>
                <c:pt idx="2809">
                  <c:v>45786</c:v>
                </c:pt>
                <c:pt idx="2810">
                  <c:v>45789</c:v>
                </c:pt>
                <c:pt idx="2811">
                  <c:v>45790</c:v>
                </c:pt>
                <c:pt idx="2812">
                  <c:v>45791</c:v>
                </c:pt>
                <c:pt idx="2813">
                  <c:v>45792</c:v>
                </c:pt>
                <c:pt idx="2814">
                  <c:v>45793</c:v>
                </c:pt>
                <c:pt idx="2815">
                  <c:v>45796</c:v>
                </c:pt>
                <c:pt idx="2816">
                  <c:v>45797</c:v>
                </c:pt>
                <c:pt idx="2817">
                  <c:v>45798</c:v>
                </c:pt>
                <c:pt idx="2818">
                  <c:v>45799</c:v>
                </c:pt>
                <c:pt idx="2819">
                  <c:v>45800</c:v>
                </c:pt>
                <c:pt idx="2820">
                  <c:v>45803</c:v>
                </c:pt>
                <c:pt idx="2821">
                  <c:v>45804</c:v>
                </c:pt>
                <c:pt idx="2822">
                  <c:v>45805</c:v>
                </c:pt>
                <c:pt idx="2823">
                  <c:v>45806</c:v>
                </c:pt>
                <c:pt idx="2824">
                  <c:v>45807</c:v>
                </c:pt>
                <c:pt idx="2825">
                  <c:v>45810</c:v>
                </c:pt>
                <c:pt idx="2826">
                  <c:v>45811</c:v>
                </c:pt>
                <c:pt idx="2827">
                  <c:v>45812</c:v>
                </c:pt>
                <c:pt idx="2828">
                  <c:v>45813</c:v>
                </c:pt>
                <c:pt idx="2829">
                  <c:v>45814</c:v>
                </c:pt>
                <c:pt idx="2830">
                  <c:v>45817</c:v>
                </c:pt>
                <c:pt idx="2831">
                  <c:v>45818</c:v>
                </c:pt>
                <c:pt idx="2832">
                  <c:v>45819</c:v>
                </c:pt>
                <c:pt idx="2833">
                  <c:v>45820</c:v>
                </c:pt>
                <c:pt idx="2834">
                  <c:v>45821</c:v>
                </c:pt>
                <c:pt idx="2835">
                  <c:v>45824</c:v>
                </c:pt>
                <c:pt idx="2836">
                  <c:v>45825</c:v>
                </c:pt>
                <c:pt idx="2837">
                  <c:v>45826</c:v>
                </c:pt>
                <c:pt idx="2838">
                  <c:v>45827</c:v>
                </c:pt>
                <c:pt idx="2839">
                  <c:v>45828</c:v>
                </c:pt>
                <c:pt idx="2840">
                  <c:v>45831</c:v>
                </c:pt>
                <c:pt idx="2841">
                  <c:v>45832</c:v>
                </c:pt>
                <c:pt idx="2842">
                  <c:v>45833</c:v>
                </c:pt>
                <c:pt idx="2843">
                  <c:v>45834</c:v>
                </c:pt>
                <c:pt idx="2844">
                  <c:v>45835</c:v>
                </c:pt>
                <c:pt idx="2845">
                  <c:v>45838</c:v>
                </c:pt>
                <c:pt idx="2846">
                  <c:v>45839</c:v>
                </c:pt>
                <c:pt idx="2847">
                  <c:v>45840</c:v>
                </c:pt>
                <c:pt idx="2848">
                  <c:v>45841</c:v>
                </c:pt>
                <c:pt idx="2849">
                  <c:v>45842</c:v>
                </c:pt>
                <c:pt idx="2850">
                  <c:v>45845</c:v>
                </c:pt>
                <c:pt idx="2851">
                  <c:v>45846</c:v>
                </c:pt>
                <c:pt idx="2852">
                  <c:v>45847</c:v>
                </c:pt>
                <c:pt idx="2853">
                  <c:v>45848</c:v>
                </c:pt>
                <c:pt idx="2854">
                  <c:v>45849</c:v>
                </c:pt>
                <c:pt idx="2855">
                  <c:v>45852</c:v>
                </c:pt>
                <c:pt idx="2856">
                  <c:v>45853</c:v>
                </c:pt>
                <c:pt idx="2857">
                  <c:v>45854</c:v>
                </c:pt>
                <c:pt idx="2858">
                  <c:v>45855</c:v>
                </c:pt>
                <c:pt idx="2859">
                  <c:v>45856</c:v>
                </c:pt>
                <c:pt idx="2860">
                  <c:v>45859</c:v>
                </c:pt>
                <c:pt idx="2861">
                  <c:v>45860</c:v>
                </c:pt>
                <c:pt idx="2862">
                  <c:v>45861</c:v>
                </c:pt>
                <c:pt idx="2863">
                  <c:v>45862</c:v>
                </c:pt>
                <c:pt idx="2864">
                  <c:v>45863</c:v>
                </c:pt>
                <c:pt idx="2865">
                  <c:v>45866</c:v>
                </c:pt>
                <c:pt idx="2866">
                  <c:v>45867</c:v>
                </c:pt>
                <c:pt idx="2867">
                  <c:v>45868</c:v>
                </c:pt>
                <c:pt idx="2868">
                  <c:v>45869</c:v>
                </c:pt>
                <c:pt idx="2869">
                  <c:v>45870</c:v>
                </c:pt>
                <c:pt idx="2870">
                  <c:v>45873</c:v>
                </c:pt>
                <c:pt idx="2871">
                  <c:v>45874</c:v>
                </c:pt>
                <c:pt idx="2872">
                  <c:v>45875</c:v>
                </c:pt>
                <c:pt idx="2873">
                  <c:v>45876</c:v>
                </c:pt>
                <c:pt idx="2874">
                  <c:v>45877</c:v>
                </c:pt>
                <c:pt idx="2875">
                  <c:v>45880</c:v>
                </c:pt>
                <c:pt idx="2876">
                  <c:v>45881</c:v>
                </c:pt>
                <c:pt idx="2877">
                  <c:v>45882</c:v>
                </c:pt>
                <c:pt idx="2878">
                  <c:v>45883</c:v>
                </c:pt>
                <c:pt idx="2879">
                  <c:v>45884</c:v>
                </c:pt>
                <c:pt idx="2880">
                  <c:v>45887</c:v>
                </c:pt>
                <c:pt idx="2881">
                  <c:v>45888</c:v>
                </c:pt>
                <c:pt idx="2882">
                  <c:v>45889</c:v>
                </c:pt>
                <c:pt idx="2883">
                  <c:v>45890</c:v>
                </c:pt>
                <c:pt idx="2884">
                  <c:v>45891</c:v>
                </c:pt>
                <c:pt idx="2885">
                  <c:v>45894</c:v>
                </c:pt>
                <c:pt idx="2886">
                  <c:v>45895</c:v>
                </c:pt>
                <c:pt idx="2887">
                  <c:v>45896</c:v>
                </c:pt>
                <c:pt idx="2888">
                  <c:v>45897</c:v>
                </c:pt>
                <c:pt idx="2889">
                  <c:v>45898</c:v>
                </c:pt>
                <c:pt idx="2890">
                  <c:v>45903</c:v>
                </c:pt>
                <c:pt idx="2891">
                  <c:v>45904</c:v>
                </c:pt>
                <c:pt idx="2892">
                  <c:v>45905</c:v>
                </c:pt>
                <c:pt idx="2893">
                  <c:v>45908</c:v>
                </c:pt>
                <c:pt idx="2894">
                  <c:v>45909</c:v>
                </c:pt>
                <c:pt idx="2895">
                  <c:v>45910</c:v>
                </c:pt>
                <c:pt idx="2896">
                  <c:v>45911</c:v>
                </c:pt>
                <c:pt idx="2897">
                  <c:v>45912</c:v>
                </c:pt>
                <c:pt idx="2898">
                  <c:v>45915</c:v>
                </c:pt>
                <c:pt idx="2899">
                  <c:v>45916</c:v>
                </c:pt>
                <c:pt idx="2900">
                  <c:v>45917</c:v>
                </c:pt>
                <c:pt idx="2901">
                  <c:v>45918</c:v>
                </c:pt>
                <c:pt idx="2902">
                  <c:v>45919</c:v>
                </c:pt>
                <c:pt idx="2903">
                  <c:v>45922</c:v>
                </c:pt>
                <c:pt idx="2904">
                  <c:v>45923</c:v>
                </c:pt>
                <c:pt idx="2905">
                  <c:v>45924</c:v>
                </c:pt>
                <c:pt idx="2906">
                  <c:v>45925</c:v>
                </c:pt>
                <c:pt idx="2907">
                  <c:v>45926</c:v>
                </c:pt>
                <c:pt idx="2908">
                  <c:v>45929</c:v>
                </c:pt>
                <c:pt idx="2909">
                  <c:v>45930</c:v>
                </c:pt>
                <c:pt idx="2910">
                  <c:v>45931</c:v>
                </c:pt>
                <c:pt idx="2911">
                  <c:v>45932</c:v>
                </c:pt>
                <c:pt idx="2912">
                  <c:v>45933</c:v>
                </c:pt>
                <c:pt idx="2913">
                  <c:v>45936</c:v>
                </c:pt>
                <c:pt idx="2914">
                  <c:v>45937</c:v>
                </c:pt>
                <c:pt idx="2915">
                  <c:v>45938</c:v>
                </c:pt>
                <c:pt idx="2916">
                  <c:v>45939</c:v>
                </c:pt>
                <c:pt idx="2917">
                  <c:v>45940</c:v>
                </c:pt>
                <c:pt idx="2918">
                  <c:v>45943</c:v>
                </c:pt>
                <c:pt idx="2919">
                  <c:v>45944</c:v>
                </c:pt>
                <c:pt idx="2920">
                  <c:v>45945</c:v>
                </c:pt>
                <c:pt idx="2921">
                  <c:v>45946</c:v>
                </c:pt>
                <c:pt idx="2922">
                  <c:v>45947</c:v>
                </c:pt>
                <c:pt idx="2923">
                  <c:v>45950</c:v>
                </c:pt>
                <c:pt idx="2924">
                  <c:v>45951</c:v>
                </c:pt>
                <c:pt idx="2925">
                  <c:v>45952</c:v>
                </c:pt>
                <c:pt idx="2926">
                  <c:v>45953</c:v>
                </c:pt>
                <c:pt idx="2927">
                  <c:v>45954</c:v>
                </c:pt>
                <c:pt idx="2928">
                  <c:v>45957</c:v>
                </c:pt>
                <c:pt idx="2929">
                  <c:v>45958</c:v>
                </c:pt>
                <c:pt idx="2930">
                  <c:v>45959</c:v>
                </c:pt>
                <c:pt idx="2931">
                  <c:v>45960</c:v>
                </c:pt>
                <c:pt idx="2932">
                  <c:v>45961</c:v>
                </c:pt>
                <c:pt idx="2933">
                  <c:v>45964</c:v>
                </c:pt>
                <c:pt idx="2934">
                  <c:v>45965</c:v>
                </c:pt>
                <c:pt idx="2935">
                  <c:v>45966</c:v>
                </c:pt>
                <c:pt idx="2936">
                  <c:v>45967</c:v>
                </c:pt>
                <c:pt idx="2937">
                  <c:v>45968</c:v>
                </c:pt>
                <c:pt idx="2938">
                  <c:v>45971</c:v>
                </c:pt>
                <c:pt idx="2939">
                  <c:v>45972</c:v>
                </c:pt>
                <c:pt idx="2940">
                  <c:v>45973</c:v>
                </c:pt>
                <c:pt idx="2941">
                  <c:v>45974</c:v>
                </c:pt>
                <c:pt idx="2942">
                  <c:v>45975</c:v>
                </c:pt>
                <c:pt idx="2943">
                  <c:v>45978</c:v>
                </c:pt>
                <c:pt idx="2944">
                  <c:v>45979</c:v>
                </c:pt>
                <c:pt idx="2945">
                  <c:v>45980</c:v>
                </c:pt>
                <c:pt idx="2946">
                  <c:v>45981</c:v>
                </c:pt>
                <c:pt idx="2947">
                  <c:v>45982</c:v>
                </c:pt>
                <c:pt idx="2948">
                  <c:v>45985</c:v>
                </c:pt>
                <c:pt idx="2949">
                  <c:v>45986</c:v>
                </c:pt>
                <c:pt idx="2950">
                  <c:v>45987</c:v>
                </c:pt>
                <c:pt idx="2951">
                  <c:v>45988</c:v>
                </c:pt>
                <c:pt idx="2952">
                  <c:v>45989</c:v>
                </c:pt>
                <c:pt idx="2953">
                  <c:v>45992</c:v>
                </c:pt>
                <c:pt idx="2954">
                  <c:v>45993</c:v>
                </c:pt>
                <c:pt idx="2955">
                  <c:v>45994</c:v>
                </c:pt>
                <c:pt idx="2956">
                  <c:v>45995</c:v>
                </c:pt>
                <c:pt idx="2957">
                  <c:v>45996</c:v>
                </c:pt>
                <c:pt idx="2958">
                  <c:v>45999</c:v>
                </c:pt>
                <c:pt idx="2959">
                  <c:v>46000</c:v>
                </c:pt>
                <c:pt idx="2960">
                  <c:v>46001</c:v>
                </c:pt>
                <c:pt idx="2961">
                  <c:v>46002</c:v>
                </c:pt>
                <c:pt idx="2962">
                  <c:v>46003</c:v>
                </c:pt>
              </c:numCache>
            </c:numRef>
          </c:cat>
          <c:val>
            <c:numRef>
              <c:f>'Chart Data'!$D$2:$D$2964</c:f>
              <c:numCache>
                <c:formatCode>0.00</c:formatCode>
                <c:ptCount val="2963"/>
                <c:pt idx="0">
                  <c:v>19.9589</c:v>
                </c:pt>
                <c:pt idx="1">
                  <c:v>19.9589</c:v>
                </c:pt>
                <c:pt idx="2">
                  <c:v>19.9589</c:v>
                </c:pt>
                <c:pt idx="3">
                  <c:v>19.9589</c:v>
                </c:pt>
                <c:pt idx="4">
                  <c:v>19.9589</c:v>
                </c:pt>
                <c:pt idx="5">
                  <c:v>19.9589</c:v>
                </c:pt>
                <c:pt idx="6">
                  <c:v>19.9589</c:v>
                </c:pt>
                <c:pt idx="7">
                  <c:v>19.9589</c:v>
                </c:pt>
                <c:pt idx="8">
                  <c:v>19.9589</c:v>
                </c:pt>
                <c:pt idx="9">
                  <c:v>19.9589</c:v>
                </c:pt>
                <c:pt idx="10">
                  <c:v>19.9589</c:v>
                </c:pt>
                <c:pt idx="11">
                  <c:v>19.9589</c:v>
                </c:pt>
                <c:pt idx="12">
                  <c:v>19.9589</c:v>
                </c:pt>
                <c:pt idx="13">
                  <c:v>19.9589</c:v>
                </c:pt>
                <c:pt idx="14">
                  <c:v>19.9589</c:v>
                </c:pt>
                <c:pt idx="15">
                  <c:v>19.9589</c:v>
                </c:pt>
                <c:pt idx="16">
                  <c:v>19.9589</c:v>
                </c:pt>
                <c:pt idx="17">
                  <c:v>19.9589</c:v>
                </c:pt>
                <c:pt idx="18">
                  <c:v>19.9589</c:v>
                </c:pt>
                <c:pt idx="19">
                  <c:v>19.9589</c:v>
                </c:pt>
                <c:pt idx="20">
                  <c:v>19.9589</c:v>
                </c:pt>
                <c:pt idx="21">
                  <c:v>19.9589</c:v>
                </c:pt>
                <c:pt idx="22">
                  <c:v>19.9589</c:v>
                </c:pt>
                <c:pt idx="23">
                  <c:v>19.9589</c:v>
                </c:pt>
                <c:pt idx="24">
                  <c:v>19.9589</c:v>
                </c:pt>
                <c:pt idx="25">
                  <c:v>19.9589</c:v>
                </c:pt>
                <c:pt idx="26">
                  <c:v>19.9589</c:v>
                </c:pt>
                <c:pt idx="27">
                  <c:v>19.9589</c:v>
                </c:pt>
                <c:pt idx="28">
                  <c:v>19.9589</c:v>
                </c:pt>
                <c:pt idx="29">
                  <c:v>19.9589</c:v>
                </c:pt>
                <c:pt idx="30">
                  <c:v>19.9589</c:v>
                </c:pt>
                <c:pt idx="31">
                  <c:v>19.9589</c:v>
                </c:pt>
                <c:pt idx="32">
                  <c:v>19.9589</c:v>
                </c:pt>
                <c:pt idx="33">
                  <c:v>19.9589</c:v>
                </c:pt>
                <c:pt idx="34">
                  <c:v>19.9589</c:v>
                </c:pt>
                <c:pt idx="35">
                  <c:v>19.9589</c:v>
                </c:pt>
                <c:pt idx="36">
                  <c:v>19.9589</c:v>
                </c:pt>
                <c:pt idx="37">
                  <c:v>19.9589</c:v>
                </c:pt>
                <c:pt idx="38">
                  <c:v>19.9589</c:v>
                </c:pt>
                <c:pt idx="39">
                  <c:v>19.9589</c:v>
                </c:pt>
                <c:pt idx="40">
                  <c:v>19.9589</c:v>
                </c:pt>
                <c:pt idx="41">
                  <c:v>19.9589</c:v>
                </c:pt>
                <c:pt idx="42">
                  <c:v>19.9589</c:v>
                </c:pt>
                <c:pt idx="43">
                  <c:v>19.9589</c:v>
                </c:pt>
                <c:pt idx="44">
                  <c:v>19.9589</c:v>
                </c:pt>
                <c:pt idx="45">
                  <c:v>19.9589</c:v>
                </c:pt>
                <c:pt idx="46">
                  <c:v>19.9589</c:v>
                </c:pt>
                <c:pt idx="47">
                  <c:v>19.9589</c:v>
                </c:pt>
                <c:pt idx="48">
                  <c:v>19.9589</c:v>
                </c:pt>
                <c:pt idx="49">
                  <c:v>19.9589</c:v>
                </c:pt>
                <c:pt idx="50">
                  <c:v>19.9589</c:v>
                </c:pt>
                <c:pt idx="51">
                  <c:v>19.9589</c:v>
                </c:pt>
                <c:pt idx="52">
                  <c:v>19.9589</c:v>
                </c:pt>
                <c:pt idx="53">
                  <c:v>19.9589</c:v>
                </c:pt>
                <c:pt idx="54">
                  <c:v>19.9589</c:v>
                </c:pt>
                <c:pt idx="55">
                  <c:v>19.9589</c:v>
                </c:pt>
                <c:pt idx="56">
                  <c:v>19.9589</c:v>
                </c:pt>
                <c:pt idx="57">
                  <c:v>19.9589</c:v>
                </c:pt>
                <c:pt idx="58">
                  <c:v>19.9589</c:v>
                </c:pt>
                <c:pt idx="59">
                  <c:v>19.9589</c:v>
                </c:pt>
                <c:pt idx="60">
                  <c:v>19.9589</c:v>
                </c:pt>
                <c:pt idx="61">
                  <c:v>19.9589</c:v>
                </c:pt>
                <c:pt idx="62">
                  <c:v>19.9589</c:v>
                </c:pt>
                <c:pt idx="63">
                  <c:v>19.9589</c:v>
                </c:pt>
                <c:pt idx="64">
                  <c:v>19.9589</c:v>
                </c:pt>
                <c:pt idx="65">
                  <c:v>19.9589</c:v>
                </c:pt>
                <c:pt idx="66">
                  <c:v>19.9589</c:v>
                </c:pt>
                <c:pt idx="67">
                  <c:v>19.9589</c:v>
                </c:pt>
                <c:pt idx="68">
                  <c:v>19.9589</c:v>
                </c:pt>
                <c:pt idx="69">
                  <c:v>19.9589</c:v>
                </c:pt>
                <c:pt idx="70">
                  <c:v>19.9589</c:v>
                </c:pt>
                <c:pt idx="71">
                  <c:v>19.9589</c:v>
                </c:pt>
                <c:pt idx="72">
                  <c:v>19.9589</c:v>
                </c:pt>
                <c:pt idx="73">
                  <c:v>19.9589</c:v>
                </c:pt>
                <c:pt idx="74">
                  <c:v>19.9589</c:v>
                </c:pt>
                <c:pt idx="75">
                  <c:v>19.9589</c:v>
                </c:pt>
                <c:pt idx="76">
                  <c:v>19.9589</c:v>
                </c:pt>
                <c:pt idx="77">
                  <c:v>19.9589</c:v>
                </c:pt>
                <c:pt idx="78">
                  <c:v>19.9589</c:v>
                </c:pt>
                <c:pt idx="79">
                  <c:v>19.9589</c:v>
                </c:pt>
                <c:pt idx="80">
                  <c:v>19.9589</c:v>
                </c:pt>
                <c:pt idx="81">
                  <c:v>19.9589</c:v>
                </c:pt>
                <c:pt idx="82">
                  <c:v>19.9589</c:v>
                </c:pt>
                <c:pt idx="83">
                  <c:v>19.9589</c:v>
                </c:pt>
                <c:pt idx="84">
                  <c:v>19.9589</c:v>
                </c:pt>
                <c:pt idx="85">
                  <c:v>19.9589</c:v>
                </c:pt>
                <c:pt idx="86">
                  <c:v>19.9589</c:v>
                </c:pt>
                <c:pt idx="87">
                  <c:v>19.9589</c:v>
                </c:pt>
                <c:pt idx="88">
                  <c:v>19.9589</c:v>
                </c:pt>
                <c:pt idx="89">
                  <c:v>19.9589</c:v>
                </c:pt>
                <c:pt idx="90">
                  <c:v>19.9589</c:v>
                </c:pt>
                <c:pt idx="91">
                  <c:v>19.9589</c:v>
                </c:pt>
                <c:pt idx="92">
                  <c:v>19.9589</c:v>
                </c:pt>
                <c:pt idx="93">
                  <c:v>19.9589</c:v>
                </c:pt>
                <c:pt idx="94">
                  <c:v>19.9589</c:v>
                </c:pt>
                <c:pt idx="95">
                  <c:v>19.9589</c:v>
                </c:pt>
                <c:pt idx="96">
                  <c:v>19.9589</c:v>
                </c:pt>
                <c:pt idx="97">
                  <c:v>19.9589</c:v>
                </c:pt>
                <c:pt idx="98">
                  <c:v>19.9589</c:v>
                </c:pt>
                <c:pt idx="99">
                  <c:v>19.9589</c:v>
                </c:pt>
                <c:pt idx="100">
                  <c:v>19.9589</c:v>
                </c:pt>
                <c:pt idx="101">
                  <c:v>19.9589</c:v>
                </c:pt>
                <c:pt idx="102">
                  <c:v>19.9589</c:v>
                </c:pt>
                <c:pt idx="103">
                  <c:v>19.9589</c:v>
                </c:pt>
                <c:pt idx="104">
                  <c:v>19.9589</c:v>
                </c:pt>
                <c:pt idx="105">
                  <c:v>19.9589</c:v>
                </c:pt>
                <c:pt idx="106">
                  <c:v>19.9589</c:v>
                </c:pt>
                <c:pt idx="107">
                  <c:v>19.9589</c:v>
                </c:pt>
                <c:pt idx="108">
                  <c:v>19.9589</c:v>
                </c:pt>
                <c:pt idx="109">
                  <c:v>19.9589</c:v>
                </c:pt>
                <c:pt idx="110">
                  <c:v>19.9589</c:v>
                </c:pt>
                <c:pt idx="111">
                  <c:v>19.9589</c:v>
                </c:pt>
                <c:pt idx="112">
                  <c:v>19.9589</c:v>
                </c:pt>
                <c:pt idx="113">
                  <c:v>19.9589</c:v>
                </c:pt>
                <c:pt idx="114">
                  <c:v>19.9589</c:v>
                </c:pt>
                <c:pt idx="115">
                  <c:v>19.9589</c:v>
                </c:pt>
                <c:pt idx="116">
                  <c:v>19.9589</c:v>
                </c:pt>
                <c:pt idx="117">
                  <c:v>19.9589</c:v>
                </c:pt>
                <c:pt idx="118">
                  <c:v>19.9589</c:v>
                </c:pt>
                <c:pt idx="119">
                  <c:v>19.9589</c:v>
                </c:pt>
                <c:pt idx="120">
                  <c:v>19.9589</c:v>
                </c:pt>
                <c:pt idx="121">
                  <c:v>19.9589</c:v>
                </c:pt>
                <c:pt idx="122">
                  <c:v>19.9589</c:v>
                </c:pt>
                <c:pt idx="123">
                  <c:v>19.9589</c:v>
                </c:pt>
                <c:pt idx="124">
                  <c:v>19.9589</c:v>
                </c:pt>
                <c:pt idx="125">
                  <c:v>19.9589</c:v>
                </c:pt>
                <c:pt idx="126">
                  <c:v>19.9589</c:v>
                </c:pt>
                <c:pt idx="127">
                  <c:v>19.9589</c:v>
                </c:pt>
                <c:pt idx="128">
                  <c:v>19.9589</c:v>
                </c:pt>
                <c:pt idx="129">
                  <c:v>19.9589</c:v>
                </c:pt>
                <c:pt idx="130">
                  <c:v>19.9589</c:v>
                </c:pt>
                <c:pt idx="131">
                  <c:v>19.9589</c:v>
                </c:pt>
                <c:pt idx="132">
                  <c:v>19.9589</c:v>
                </c:pt>
                <c:pt idx="133">
                  <c:v>19.9589</c:v>
                </c:pt>
                <c:pt idx="134">
                  <c:v>19.9589</c:v>
                </c:pt>
                <c:pt idx="135">
                  <c:v>19.9589</c:v>
                </c:pt>
                <c:pt idx="136">
                  <c:v>19.9589</c:v>
                </c:pt>
                <c:pt idx="137">
                  <c:v>19.9589</c:v>
                </c:pt>
                <c:pt idx="138">
                  <c:v>19.9589</c:v>
                </c:pt>
                <c:pt idx="139">
                  <c:v>19.9589</c:v>
                </c:pt>
                <c:pt idx="140">
                  <c:v>19.9589</c:v>
                </c:pt>
                <c:pt idx="141">
                  <c:v>19.9589</c:v>
                </c:pt>
                <c:pt idx="142">
                  <c:v>19.9589</c:v>
                </c:pt>
                <c:pt idx="143">
                  <c:v>19.9589</c:v>
                </c:pt>
                <c:pt idx="144">
                  <c:v>19.9589</c:v>
                </c:pt>
                <c:pt idx="145">
                  <c:v>19.9589</c:v>
                </c:pt>
                <c:pt idx="146">
                  <c:v>19.9589</c:v>
                </c:pt>
                <c:pt idx="147">
                  <c:v>19.9589</c:v>
                </c:pt>
                <c:pt idx="148">
                  <c:v>19.9589</c:v>
                </c:pt>
                <c:pt idx="149">
                  <c:v>19.9589</c:v>
                </c:pt>
                <c:pt idx="150">
                  <c:v>19.9589</c:v>
                </c:pt>
                <c:pt idx="151">
                  <c:v>19.9589</c:v>
                </c:pt>
                <c:pt idx="152">
                  <c:v>19.9589</c:v>
                </c:pt>
                <c:pt idx="153">
                  <c:v>19.9589</c:v>
                </c:pt>
                <c:pt idx="154">
                  <c:v>19.9589</c:v>
                </c:pt>
                <c:pt idx="155">
                  <c:v>19.9589</c:v>
                </c:pt>
                <c:pt idx="156">
                  <c:v>19.9589</c:v>
                </c:pt>
                <c:pt idx="157">
                  <c:v>19.9589</c:v>
                </c:pt>
                <c:pt idx="158">
                  <c:v>19.9589</c:v>
                </c:pt>
                <c:pt idx="159">
                  <c:v>19.9589</c:v>
                </c:pt>
                <c:pt idx="160">
                  <c:v>19.9589</c:v>
                </c:pt>
                <c:pt idx="161">
                  <c:v>19.9589</c:v>
                </c:pt>
                <c:pt idx="162">
                  <c:v>19.9589</c:v>
                </c:pt>
                <c:pt idx="163">
                  <c:v>19.9589</c:v>
                </c:pt>
                <c:pt idx="164">
                  <c:v>19.9589</c:v>
                </c:pt>
                <c:pt idx="165">
                  <c:v>19.9589</c:v>
                </c:pt>
                <c:pt idx="166">
                  <c:v>19.9589</c:v>
                </c:pt>
                <c:pt idx="167">
                  <c:v>19.9589</c:v>
                </c:pt>
                <c:pt idx="168">
                  <c:v>19.9589</c:v>
                </c:pt>
                <c:pt idx="169">
                  <c:v>19.9589</c:v>
                </c:pt>
                <c:pt idx="170">
                  <c:v>19.9589</c:v>
                </c:pt>
                <c:pt idx="171">
                  <c:v>19.9589</c:v>
                </c:pt>
                <c:pt idx="172">
                  <c:v>19.9589</c:v>
                </c:pt>
                <c:pt idx="173">
                  <c:v>19.9589</c:v>
                </c:pt>
                <c:pt idx="174">
                  <c:v>19.9589</c:v>
                </c:pt>
                <c:pt idx="175">
                  <c:v>19.9589</c:v>
                </c:pt>
                <c:pt idx="176">
                  <c:v>19.9589</c:v>
                </c:pt>
                <c:pt idx="177">
                  <c:v>19.9589</c:v>
                </c:pt>
                <c:pt idx="178">
                  <c:v>19.9589</c:v>
                </c:pt>
                <c:pt idx="179">
                  <c:v>19.9589</c:v>
                </c:pt>
                <c:pt idx="180">
                  <c:v>19.9589</c:v>
                </c:pt>
                <c:pt idx="181">
                  <c:v>19.9589</c:v>
                </c:pt>
                <c:pt idx="182">
                  <c:v>19.9589</c:v>
                </c:pt>
                <c:pt idx="183">
                  <c:v>19.9589</c:v>
                </c:pt>
                <c:pt idx="184">
                  <c:v>19.9589</c:v>
                </c:pt>
                <c:pt idx="185">
                  <c:v>19.9589</c:v>
                </c:pt>
                <c:pt idx="186">
                  <c:v>19.9589</c:v>
                </c:pt>
                <c:pt idx="187">
                  <c:v>19.9589</c:v>
                </c:pt>
                <c:pt idx="188">
                  <c:v>19.9589</c:v>
                </c:pt>
                <c:pt idx="189">
                  <c:v>19.9589</c:v>
                </c:pt>
                <c:pt idx="190">
                  <c:v>19.9589</c:v>
                </c:pt>
                <c:pt idx="191">
                  <c:v>19.9589</c:v>
                </c:pt>
                <c:pt idx="192">
                  <c:v>19.9589</c:v>
                </c:pt>
                <c:pt idx="193">
                  <c:v>19.9589</c:v>
                </c:pt>
                <c:pt idx="194">
                  <c:v>19.9589</c:v>
                </c:pt>
                <c:pt idx="195">
                  <c:v>19.9589</c:v>
                </c:pt>
                <c:pt idx="196">
                  <c:v>19.9589</c:v>
                </c:pt>
                <c:pt idx="197">
                  <c:v>19.9589</c:v>
                </c:pt>
                <c:pt idx="198">
                  <c:v>19.9589</c:v>
                </c:pt>
                <c:pt idx="199">
                  <c:v>19.9589</c:v>
                </c:pt>
                <c:pt idx="200">
                  <c:v>19.9589</c:v>
                </c:pt>
                <c:pt idx="201">
                  <c:v>19.9589</c:v>
                </c:pt>
                <c:pt idx="202">
                  <c:v>19.9589</c:v>
                </c:pt>
                <c:pt idx="203">
                  <c:v>19.9589</c:v>
                </c:pt>
                <c:pt idx="204">
                  <c:v>19.9589</c:v>
                </c:pt>
                <c:pt idx="205">
                  <c:v>19.9589</c:v>
                </c:pt>
                <c:pt idx="206">
                  <c:v>19.9589</c:v>
                </c:pt>
                <c:pt idx="207">
                  <c:v>19.9589</c:v>
                </c:pt>
                <c:pt idx="208">
                  <c:v>19.9589</c:v>
                </c:pt>
                <c:pt idx="209">
                  <c:v>19.9589</c:v>
                </c:pt>
                <c:pt idx="210">
                  <c:v>19.9589</c:v>
                </c:pt>
                <c:pt idx="211">
                  <c:v>19.9589</c:v>
                </c:pt>
                <c:pt idx="212">
                  <c:v>19.9589</c:v>
                </c:pt>
                <c:pt idx="213">
                  <c:v>19.9589</c:v>
                </c:pt>
                <c:pt idx="214">
                  <c:v>19.9589</c:v>
                </c:pt>
                <c:pt idx="215">
                  <c:v>19.9589</c:v>
                </c:pt>
                <c:pt idx="216">
                  <c:v>19.9589</c:v>
                </c:pt>
                <c:pt idx="217">
                  <c:v>19.9589</c:v>
                </c:pt>
                <c:pt idx="218">
                  <c:v>19.9589</c:v>
                </c:pt>
                <c:pt idx="219">
                  <c:v>19.9589</c:v>
                </c:pt>
                <c:pt idx="220">
                  <c:v>19.9589</c:v>
                </c:pt>
                <c:pt idx="221">
                  <c:v>19.9589</c:v>
                </c:pt>
                <c:pt idx="222">
                  <c:v>19.9589</c:v>
                </c:pt>
                <c:pt idx="223">
                  <c:v>19.9589</c:v>
                </c:pt>
                <c:pt idx="224">
                  <c:v>19.9589</c:v>
                </c:pt>
                <c:pt idx="225">
                  <c:v>19.9589</c:v>
                </c:pt>
                <c:pt idx="226">
                  <c:v>19.9589</c:v>
                </c:pt>
                <c:pt idx="227">
                  <c:v>19.9589</c:v>
                </c:pt>
                <c:pt idx="228">
                  <c:v>19.9589</c:v>
                </c:pt>
                <c:pt idx="229">
                  <c:v>19.9589</c:v>
                </c:pt>
                <c:pt idx="230">
                  <c:v>19.9589</c:v>
                </c:pt>
                <c:pt idx="231">
                  <c:v>19.9589</c:v>
                </c:pt>
                <c:pt idx="232">
                  <c:v>19.9589</c:v>
                </c:pt>
                <c:pt idx="233">
                  <c:v>19.9589</c:v>
                </c:pt>
                <c:pt idx="234">
                  <c:v>19.9589</c:v>
                </c:pt>
                <c:pt idx="235">
                  <c:v>19.9589</c:v>
                </c:pt>
                <c:pt idx="236">
                  <c:v>19.9589</c:v>
                </c:pt>
                <c:pt idx="237">
                  <c:v>19.9589</c:v>
                </c:pt>
                <c:pt idx="238">
                  <c:v>19.9589</c:v>
                </c:pt>
                <c:pt idx="239">
                  <c:v>19.9589</c:v>
                </c:pt>
                <c:pt idx="240">
                  <c:v>19.9589</c:v>
                </c:pt>
                <c:pt idx="241">
                  <c:v>19.9589</c:v>
                </c:pt>
                <c:pt idx="242">
                  <c:v>19.9589</c:v>
                </c:pt>
                <c:pt idx="243">
                  <c:v>19.9589</c:v>
                </c:pt>
                <c:pt idx="244">
                  <c:v>19.9589</c:v>
                </c:pt>
                <c:pt idx="245">
                  <c:v>19.9589</c:v>
                </c:pt>
                <c:pt idx="246">
                  <c:v>19.9589</c:v>
                </c:pt>
                <c:pt idx="247">
                  <c:v>19.9589</c:v>
                </c:pt>
                <c:pt idx="248">
                  <c:v>19.9589</c:v>
                </c:pt>
                <c:pt idx="249">
                  <c:v>19.9589</c:v>
                </c:pt>
                <c:pt idx="250">
                  <c:v>19.9589</c:v>
                </c:pt>
                <c:pt idx="251">
                  <c:v>19.9589</c:v>
                </c:pt>
                <c:pt idx="252">
                  <c:v>19.9589</c:v>
                </c:pt>
                <c:pt idx="253">
                  <c:v>19.9589</c:v>
                </c:pt>
                <c:pt idx="254">
                  <c:v>19.9589</c:v>
                </c:pt>
                <c:pt idx="255">
                  <c:v>19.9589</c:v>
                </c:pt>
                <c:pt idx="256">
                  <c:v>19.9589</c:v>
                </c:pt>
                <c:pt idx="257">
                  <c:v>19.9589</c:v>
                </c:pt>
                <c:pt idx="258">
                  <c:v>19.9589</c:v>
                </c:pt>
                <c:pt idx="259">
                  <c:v>19.9589</c:v>
                </c:pt>
                <c:pt idx="260">
                  <c:v>19.9589</c:v>
                </c:pt>
                <c:pt idx="261">
                  <c:v>19.9589</c:v>
                </c:pt>
                <c:pt idx="262">
                  <c:v>19.9589</c:v>
                </c:pt>
                <c:pt idx="263">
                  <c:v>19.9589</c:v>
                </c:pt>
                <c:pt idx="264">
                  <c:v>19.9589</c:v>
                </c:pt>
                <c:pt idx="265">
                  <c:v>19.9589</c:v>
                </c:pt>
                <c:pt idx="266">
                  <c:v>19.9589</c:v>
                </c:pt>
                <c:pt idx="267">
                  <c:v>19.9589</c:v>
                </c:pt>
                <c:pt idx="268">
                  <c:v>19.9589</c:v>
                </c:pt>
                <c:pt idx="269">
                  <c:v>19.9589</c:v>
                </c:pt>
                <c:pt idx="270">
                  <c:v>19.9589</c:v>
                </c:pt>
                <c:pt idx="271">
                  <c:v>19.9589</c:v>
                </c:pt>
                <c:pt idx="272">
                  <c:v>19.9589</c:v>
                </c:pt>
                <c:pt idx="273">
                  <c:v>19.9589</c:v>
                </c:pt>
                <c:pt idx="274">
                  <c:v>19.9589</c:v>
                </c:pt>
                <c:pt idx="275">
                  <c:v>19.9589</c:v>
                </c:pt>
                <c:pt idx="276">
                  <c:v>19.9589</c:v>
                </c:pt>
                <c:pt idx="277">
                  <c:v>19.9589</c:v>
                </c:pt>
                <c:pt idx="278">
                  <c:v>19.9589</c:v>
                </c:pt>
                <c:pt idx="279">
                  <c:v>19.9589</c:v>
                </c:pt>
                <c:pt idx="280">
                  <c:v>19.9589</c:v>
                </c:pt>
                <c:pt idx="281">
                  <c:v>19.9589</c:v>
                </c:pt>
                <c:pt idx="282">
                  <c:v>19.9589</c:v>
                </c:pt>
                <c:pt idx="283">
                  <c:v>19.9589</c:v>
                </c:pt>
                <c:pt idx="284">
                  <c:v>19.9589</c:v>
                </c:pt>
                <c:pt idx="285">
                  <c:v>19.9589</c:v>
                </c:pt>
                <c:pt idx="286">
                  <c:v>19.9589</c:v>
                </c:pt>
                <c:pt idx="287">
                  <c:v>19.9589</c:v>
                </c:pt>
                <c:pt idx="288">
                  <c:v>19.9589</c:v>
                </c:pt>
                <c:pt idx="289">
                  <c:v>19.9589</c:v>
                </c:pt>
                <c:pt idx="290">
                  <c:v>19.9589</c:v>
                </c:pt>
                <c:pt idx="291">
                  <c:v>19.9589</c:v>
                </c:pt>
                <c:pt idx="292">
                  <c:v>19.9589</c:v>
                </c:pt>
                <c:pt idx="293">
                  <c:v>19.9589</c:v>
                </c:pt>
                <c:pt idx="294">
                  <c:v>19.9589</c:v>
                </c:pt>
                <c:pt idx="295">
                  <c:v>19.9589</c:v>
                </c:pt>
                <c:pt idx="296">
                  <c:v>19.9589</c:v>
                </c:pt>
                <c:pt idx="297">
                  <c:v>19.9589</c:v>
                </c:pt>
                <c:pt idx="298">
                  <c:v>19.9589</c:v>
                </c:pt>
                <c:pt idx="299">
                  <c:v>19.9589</c:v>
                </c:pt>
                <c:pt idx="300">
                  <c:v>19.9589</c:v>
                </c:pt>
                <c:pt idx="301">
                  <c:v>19.9589</c:v>
                </c:pt>
                <c:pt idx="302">
                  <c:v>19.9589</c:v>
                </c:pt>
                <c:pt idx="303">
                  <c:v>19.9589</c:v>
                </c:pt>
                <c:pt idx="304">
                  <c:v>19.9589</c:v>
                </c:pt>
                <c:pt idx="305">
                  <c:v>19.9589</c:v>
                </c:pt>
                <c:pt idx="306">
                  <c:v>19.9589</c:v>
                </c:pt>
                <c:pt idx="307">
                  <c:v>19.9589</c:v>
                </c:pt>
                <c:pt idx="308">
                  <c:v>19.9589</c:v>
                </c:pt>
                <c:pt idx="309">
                  <c:v>19.9589</c:v>
                </c:pt>
                <c:pt idx="310">
                  <c:v>19.9589</c:v>
                </c:pt>
                <c:pt idx="311">
                  <c:v>19.9589</c:v>
                </c:pt>
                <c:pt idx="312">
                  <c:v>19.9589</c:v>
                </c:pt>
                <c:pt idx="313">
                  <c:v>19.9589</c:v>
                </c:pt>
                <c:pt idx="314">
                  <c:v>19.9589</c:v>
                </c:pt>
                <c:pt idx="315">
                  <c:v>19.9589</c:v>
                </c:pt>
                <c:pt idx="316">
                  <c:v>19.9589</c:v>
                </c:pt>
                <c:pt idx="317">
                  <c:v>19.9589</c:v>
                </c:pt>
                <c:pt idx="318">
                  <c:v>19.9589</c:v>
                </c:pt>
                <c:pt idx="319">
                  <c:v>19.9589</c:v>
                </c:pt>
                <c:pt idx="320">
                  <c:v>19.9589</c:v>
                </c:pt>
                <c:pt idx="321">
                  <c:v>19.9589</c:v>
                </c:pt>
                <c:pt idx="322">
                  <c:v>19.9589</c:v>
                </c:pt>
                <c:pt idx="323">
                  <c:v>19.9589</c:v>
                </c:pt>
                <c:pt idx="324">
                  <c:v>19.9589</c:v>
                </c:pt>
                <c:pt idx="325">
                  <c:v>19.9589</c:v>
                </c:pt>
                <c:pt idx="326">
                  <c:v>19.9589</c:v>
                </c:pt>
                <c:pt idx="327">
                  <c:v>19.9589</c:v>
                </c:pt>
                <c:pt idx="328">
                  <c:v>19.9589</c:v>
                </c:pt>
                <c:pt idx="329">
                  <c:v>19.9589</c:v>
                </c:pt>
                <c:pt idx="330">
                  <c:v>19.9589</c:v>
                </c:pt>
                <c:pt idx="331">
                  <c:v>19.9589</c:v>
                </c:pt>
                <c:pt idx="332">
                  <c:v>19.9589</c:v>
                </c:pt>
                <c:pt idx="333">
                  <c:v>19.9589</c:v>
                </c:pt>
                <c:pt idx="334">
                  <c:v>19.9589</c:v>
                </c:pt>
                <c:pt idx="335">
                  <c:v>19.9589</c:v>
                </c:pt>
                <c:pt idx="336">
                  <c:v>19.9589</c:v>
                </c:pt>
                <c:pt idx="337">
                  <c:v>19.9589</c:v>
                </c:pt>
                <c:pt idx="338">
                  <c:v>19.9589</c:v>
                </c:pt>
                <c:pt idx="339">
                  <c:v>19.9589</c:v>
                </c:pt>
                <c:pt idx="340">
                  <c:v>19.9589</c:v>
                </c:pt>
                <c:pt idx="341">
                  <c:v>19.9589</c:v>
                </c:pt>
                <c:pt idx="342">
                  <c:v>19.9589</c:v>
                </c:pt>
                <c:pt idx="343">
                  <c:v>19.9589</c:v>
                </c:pt>
                <c:pt idx="344">
                  <c:v>19.9589</c:v>
                </c:pt>
                <c:pt idx="345">
                  <c:v>19.9589</c:v>
                </c:pt>
                <c:pt idx="346">
                  <c:v>19.9589</c:v>
                </c:pt>
                <c:pt idx="347">
                  <c:v>19.9589</c:v>
                </c:pt>
                <c:pt idx="348">
                  <c:v>19.9589</c:v>
                </c:pt>
                <c:pt idx="349">
                  <c:v>19.9589</c:v>
                </c:pt>
                <c:pt idx="350">
                  <c:v>19.9589</c:v>
                </c:pt>
                <c:pt idx="351">
                  <c:v>19.9589</c:v>
                </c:pt>
                <c:pt idx="352">
                  <c:v>19.9589</c:v>
                </c:pt>
                <c:pt idx="353">
                  <c:v>19.9589</c:v>
                </c:pt>
                <c:pt idx="354">
                  <c:v>19.9589</c:v>
                </c:pt>
                <c:pt idx="355">
                  <c:v>19.9589</c:v>
                </c:pt>
                <c:pt idx="356">
                  <c:v>19.9589</c:v>
                </c:pt>
                <c:pt idx="357">
                  <c:v>19.9589</c:v>
                </c:pt>
                <c:pt idx="358">
                  <c:v>19.9589</c:v>
                </c:pt>
                <c:pt idx="359">
                  <c:v>19.9589</c:v>
                </c:pt>
                <c:pt idx="360">
                  <c:v>19.9589</c:v>
                </c:pt>
                <c:pt idx="361">
                  <c:v>19.9589</c:v>
                </c:pt>
                <c:pt idx="362">
                  <c:v>19.9589</c:v>
                </c:pt>
                <c:pt idx="363">
                  <c:v>19.9589</c:v>
                </c:pt>
                <c:pt idx="364">
                  <c:v>19.9589</c:v>
                </c:pt>
                <c:pt idx="365">
                  <c:v>19.9589</c:v>
                </c:pt>
                <c:pt idx="366">
                  <c:v>19.9589</c:v>
                </c:pt>
                <c:pt idx="367">
                  <c:v>19.9589</c:v>
                </c:pt>
                <c:pt idx="368">
                  <c:v>19.9589</c:v>
                </c:pt>
                <c:pt idx="369">
                  <c:v>19.9589</c:v>
                </c:pt>
                <c:pt idx="370">
                  <c:v>19.9589</c:v>
                </c:pt>
                <c:pt idx="371">
                  <c:v>19.9589</c:v>
                </c:pt>
                <c:pt idx="372">
                  <c:v>19.9589</c:v>
                </c:pt>
                <c:pt idx="373">
                  <c:v>19.9589</c:v>
                </c:pt>
                <c:pt idx="374">
                  <c:v>19.9589</c:v>
                </c:pt>
                <c:pt idx="375">
                  <c:v>19.9589</c:v>
                </c:pt>
                <c:pt idx="376">
                  <c:v>19.9589</c:v>
                </c:pt>
                <c:pt idx="377">
                  <c:v>19.9589</c:v>
                </c:pt>
                <c:pt idx="378">
                  <c:v>19.9589</c:v>
                </c:pt>
                <c:pt idx="379">
                  <c:v>19.9589</c:v>
                </c:pt>
                <c:pt idx="380">
                  <c:v>19.9589</c:v>
                </c:pt>
                <c:pt idx="381">
                  <c:v>19.9589</c:v>
                </c:pt>
                <c:pt idx="382">
                  <c:v>19.9589</c:v>
                </c:pt>
                <c:pt idx="383">
                  <c:v>19.9589</c:v>
                </c:pt>
                <c:pt idx="384">
                  <c:v>19.9589</c:v>
                </c:pt>
                <c:pt idx="385">
                  <c:v>19.9589</c:v>
                </c:pt>
                <c:pt idx="386">
                  <c:v>19.9589</c:v>
                </c:pt>
                <c:pt idx="387">
                  <c:v>19.9589</c:v>
                </c:pt>
                <c:pt idx="388">
                  <c:v>19.9589</c:v>
                </c:pt>
                <c:pt idx="389">
                  <c:v>19.9589</c:v>
                </c:pt>
                <c:pt idx="390">
                  <c:v>19.9589</c:v>
                </c:pt>
                <c:pt idx="391">
                  <c:v>19.9589</c:v>
                </c:pt>
                <c:pt idx="392">
                  <c:v>19.9589</c:v>
                </c:pt>
                <c:pt idx="393">
                  <c:v>19.9589</c:v>
                </c:pt>
                <c:pt idx="394">
                  <c:v>19.9589</c:v>
                </c:pt>
                <c:pt idx="395">
                  <c:v>19.9589</c:v>
                </c:pt>
                <c:pt idx="396">
                  <c:v>19.9589</c:v>
                </c:pt>
                <c:pt idx="397">
                  <c:v>19.9589</c:v>
                </c:pt>
                <c:pt idx="398">
                  <c:v>19.9589</c:v>
                </c:pt>
                <c:pt idx="399">
                  <c:v>19.9589</c:v>
                </c:pt>
                <c:pt idx="400">
                  <c:v>19.9589</c:v>
                </c:pt>
                <c:pt idx="401">
                  <c:v>19.9589</c:v>
                </c:pt>
                <c:pt idx="402">
                  <c:v>19.9589</c:v>
                </c:pt>
                <c:pt idx="403">
                  <c:v>19.9589</c:v>
                </c:pt>
                <c:pt idx="404">
                  <c:v>19.9589</c:v>
                </c:pt>
                <c:pt idx="405">
                  <c:v>19.9589</c:v>
                </c:pt>
                <c:pt idx="406">
                  <c:v>19.9589</c:v>
                </c:pt>
                <c:pt idx="407">
                  <c:v>19.9589</c:v>
                </c:pt>
                <c:pt idx="408">
                  <c:v>19.9589</c:v>
                </c:pt>
                <c:pt idx="409">
                  <c:v>19.9589</c:v>
                </c:pt>
                <c:pt idx="410">
                  <c:v>19.9589</c:v>
                </c:pt>
                <c:pt idx="411">
                  <c:v>19.9589</c:v>
                </c:pt>
                <c:pt idx="412">
                  <c:v>19.9589</c:v>
                </c:pt>
                <c:pt idx="413">
                  <c:v>19.9589</c:v>
                </c:pt>
                <c:pt idx="414">
                  <c:v>19.9589</c:v>
                </c:pt>
                <c:pt idx="415">
                  <c:v>19.9589</c:v>
                </c:pt>
                <c:pt idx="416">
                  <c:v>19.9589</c:v>
                </c:pt>
                <c:pt idx="417">
                  <c:v>19.9589</c:v>
                </c:pt>
                <c:pt idx="418">
                  <c:v>19.9589</c:v>
                </c:pt>
                <c:pt idx="419">
                  <c:v>19.9589</c:v>
                </c:pt>
                <c:pt idx="420">
                  <c:v>19.9589</c:v>
                </c:pt>
                <c:pt idx="421">
                  <c:v>19.9589</c:v>
                </c:pt>
                <c:pt idx="422">
                  <c:v>19.9589</c:v>
                </c:pt>
                <c:pt idx="423">
                  <c:v>19.9589</c:v>
                </c:pt>
                <c:pt idx="424">
                  <c:v>19.9589</c:v>
                </c:pt>
                <c:pt idx="425">
                  <c:v>19.9589</c:v>
                </c:pt>
                <c:pt idx="426">
                  <c:v>19.9589</c:v>
                </c:pt>
                <c:pt idx="427">
                  <c:v>19.9589</c:v>
                </c:pt>
                <c:pt idx="428">
                  <c:v>19.9589</c:v>
                </c:pt>
                <c:pt idx="429">
                  <c:v>19.9589</c:v>
                </c:pt>
                <c:pt idx="430">
                  <c:v>19.9589</c:v>
                </c:pt>
                <c:pt idx="431">
                  <c:v>19.9589</c:v>
                </c:pt>
                <c:pt idx="432">
                  <c:v>19.9589</c:v>
                </c:pt>
                <c:pt idx="433">
                  <c:v>19.9589</c:v>
                </c:pt>
                <c:pt idx="434">
                  <c:v>19.9589</c:v>
                </c:pt>
                <c:pt idx="435">
                  <c:v>19.9589</c:v>
                </c:pt>
                <c:pt idx="436">
                  <c:v>19.9589</c:v>
                </c:pt>
                <c:pt idx="437">
                  <c:v>19.9589</c:v>
                </c:pt>
                <c:pt idx="438">
                  <c:v>19.9589</c:v>
                </c:pt>
                <c:pt idx="439">
                  <c:v>19.9589</c:v>
                </c:pt>
                <c:pt idx="440">
                  <c:v>19.9589</c:v>
                </c:pt>
                <c:pt idx="441">
                  <c:v>19.9589</c:v>
                </c:pt>
                <c:pt idx="442">
                  <c:v>19.9589</c:v>
                </c:pt>
                <c:pt idx="443">
                  <c:v>19.9589</c:v>
                </c:pt>
                <c:pt idx="444">
                  <c:v>19.9589</c:v>
                </c:pt>
                <c:pt idx="445">
                  <c:v>19.9589</c:v>
                </c:pt>
                <c:pt idx="446">
                  <c:v>19.9589</c:v>
                </c:pt>
                <c:pt idx="447">
                  <c:v>19.9589</c:v>
                </c:pt>
                <c:pt idx="448">
                  <c:v>19.9589</c:v>
                </c:pt>
                <c:pt idx="449">
                  <c:v>19.9589</c:v>
                </c:pt>
                <c:pt idx="450">
                  <c:v>19.9589</c:v>
                </c:pt>
                <c:pt idx="451">
                  <c:v>19.9589</c:v>
                </c:pt>
                <c:pt idx="452">
                  <c:v>19.9589</c:v>
                </c:pt>
                <c:pt idx="453">
                  <c:v>19.9589</c:v>
                </c:pt>
                <c:pt idx="454">
                  <c:v>19.9589</c:v>
                </c:pt>
                <c:pt idx="455">
                  <c:v>19.9589</c:v>
                </c:pt>
                <c:pt idx="456">
                  <c:v>19.9589</c:v>
                </c:pt>
                <c:pt idx="457">
                  <c:v>19.9589</c:v>
                </c:pt>
                <c:pt idx="458">
                  <c:v>19.9589</c:v>
                </c:pt>
                <c:pt idx="459">
                  <c:v>19.9589</c:v>
                </c:pt>
                <c:pt idx="460">
                  <c:v>19.9589</c:v>
                </c:pt>
                <c:pt idx="461">
                  <c:v>19.9589</c:v>
                </c:pt>
                <c:pt idx="462">
                  <c:v>19.9589</c:v>
                </c:pt>
                <c:pt idx="463">
                  <c:v>19.9589</c:v>
                </c:pt>
                <c:pt idx="464">
                  <c:v>19.9589</c:v>
                </c:pt>
                <c:pt idx="465">
                  <c:v>19.9589</c:v>
                </c:pt>
                <c:pt idx="466">
                  <c:v>19.9589</c:v>
                </c:pt>
                <c:pt idx="467">
                  <c:v>19.9589</c:v>
                </c:pt>
                <c:pt idx="468">
                  <c:v>19.9589</c:v>
                </c:pt>
                <c:pt idx="469">
                  <c:v>19.9589</c:v>
                </c:pt>
                <c:pt idx="470">
                  <c:v>19.9589</c:v>
                </c:pt>
                <c:pt idx="471">
                  <c:v>19.9589</c:v>
                </c:pt>
                <c:pt idx="472">
                  <c:v>19.9589</c:v>
                </c:pt>
                <c:pt idx="473">
                  <c:v>19.9589</c:v>
                </c:pt>
                <c:pt idx="474">
                  <c:v>19.9589</c:v>
                </c:pt>
                <c:pt idx="475">
                  <c:v>19.9589</c:v>
                </c:pt>
                <c:pt idx="476">
                  <c:v>19.9589</c:v>
                </c:pt>
                <c:pt idx="477">
                  <c:v>19.9589</c:v>
                </c:pt>
                <c:pt idx="478">
                  <c:v>19.9589</c:v>
                </c:pt>
                <c:pt idx="479">
                  <c:v>19.9589</c:v>
                </c:pt>
                <c:pt idx="480">
                  <c:v>19.9589</c:v>
                </c:pt>
                <c:pt idx="481">
                  <c:v>19.9589</c:v>
                </c:pt>
                <c:pt idx="482">
                  <c:v>19.9589</c:v>
                </c:pt>
                <c:pt idx="483">
                  <c:v>19.9589</c:v>
                </c:pt>
                <c:pt idx="484">
                  <c:v>19.9589</c:v>
                </c:pt>
                <c:pt idx="485">
                  <c:v>19.9589</c:v>
                </c:pt>
                <c:pt idx="486">
                  <c:v>19.9589</c:v>
                </c:pt>
                <c:pt idx="487">
                  <c:v>19.9589</c:v>
                </c:pt>
                <c:pt idx="488">
                  <c:v>19.9589</c:v>
                </c:pt>
                <c:pt idx="489">
                  <c:v>19.9589</c:v>
                </c:pt>
                <c:pt idx="490">
                  <c:v>19.9589</c:v>
                </c:pt>
                <c:pt idx="491">
                  <c:v>19.9589</c:v>
                </c:pt>
                <c:pt idx="492">
                  <c:v>19.9589</c:v>
                </c:pt>
                <c:pt idx="493">
                  <c:v>19.9589</c:v>
                </c:pt>
                <c:pt idx="494">
                  <c:v>19.9589</c:v>
                </c:pt>
                <c:pt idx="495">
                  <c:v>19.9589</c:v>
                </c:pt>
                <c:pt idx="496">
                  <c:v>19.9589</c:v>
                </c:pt>
                <c:pt idx="497">
                  <c:v>19.9589</c:v>
                </c:pt>
                <c:pt idx="498">
                  <c:v>19.9589</c:v>
                </c:pt>
                <c:pt idx="499">
                  <c:v>19.9589</c:v>
                </c:pt>
                <c:pt idx="500">
                  <c:v>19.9589</c:v>
                </c:pt>
                <c:pt idx="501">
                  <c:v>19.9589</c:v>
                </c:pt>
                <c:pt idx="502">
                  <c:v>19.9589</c:v>
                </c:pt>
                <c:pt idx="503">
                  <c:v>19.9589</c:v>
                </c:pt>
                <c:pt idx="504">
                  <c:v>19.9589</c:v>
                </c:pt>
                <c:pt idx="505">
                  <c:v>19.9589</c:v>
                </c:pt>
                <c:pt idx="506">
                  <c:v>19.9589</c:v>
                </c:pt>
                <c:pt idx="507">
                  <c:v>19.9589</c:v>
                </c:pt>
                <c:pt idx="508">
                  <c:v>19.9589</c:v>
                </c:pt>
                <c:pt idx="509">
                  <c:v>19.9589</c:v>
                </c:pt>
                <c:pt idx="510">
                  <c:v>19.9589</c:v>
                </c:pt>
                <c:pt idx="511">
                  <c:v>19.9589</c:v>
                </c:pt>
                <c:pt idx="512">
                  <c:v>19.9589</c:v>
                </c:pt>
                <c:pt idx="513">
                  <c:v>19.9589</c:v>
                </c:pt>
                <c:pt idx="514">
                  <c:v>19.9589</c:v>
                </c:pt>
                <c:pt idx="515">
                  <c:v>19.9589</c:v>
                </c:pt>
                <c:pt idx="516">
                  <c:v>19.9589</c:v>
                </c:pt>
                <c:pt idx="517">
                  <c:v>19.9589</c:v>
                </c:pt>
                <c:pt idx="518">
                  <c:v>19.9589</c:v>
                </c:pt>
                <c:pt idx="519">
                  <c:v>19.9589</c:v>
                </c:pt>
                <c:pt idx="520">
                  <c:v>19.9589</c:v>
                </c:pt>
                <c:pt idx="521">
                  <c:v>19.9589</c:v>
                </c:pt>
                <c:pt idx="522">
                  <c:v>19.9589</c:v>
                </c:pt>
                <c:pt idx="523">
                  <c:v>19.9589</c:v>
                </c:pt>
                <c:pt idx="524">
                  <c:v>19.9589</c:v>
                </c:pt>
                <c:pt idx="525">
                  <c:v>19.9589</c:v>
                </c:pt>
                <c:pt idx="526">
                  <c:v>19.9589</c:v>
                </c:pt>
                <c:pt idx="527">
                  <c:v>19.9589</c:v>
                </c:pt>
                <c:pt idx="528">
                  <c:v>19.9589</c:v>
                </c:pt>
                <c:pt idx="529">
                  <c:v>19.9589</c:v>
                </c:pt>
                <c:pt idx="530">
                  <c:v>19.9589</c:v>
                </c:pt>
                <c:pt idx="531">
                  <c:v>19.9589</c:v>
                </c:pt>
                <c:pt idx="532">
                  <c:v>19.9589</c:v>
                </c:pt>
                <c:pt idx="533">
                  <c:v>19.9589</c:v>
                </c:pt>
                <c:pt idx="534">
                  <c:v>19.9589</c:v>
                </c:pt>
                <c:pt idx="535">
                  <c:v>19.9589</c:v>
                </c:pt>
                <c:pt idx="536">
                  <c:v>19.9589</c:v>
                </c:pt>
                <c:pt idx="537">
                  <c:v>19.9589</c:v>
                </c:pt>
                <c:pt idx="538">
                  <c:v>19.9589</c:v>
                </c:pt>
                <c:pt idx="539">
                  <c:v>19.9589</c:v>
                </c:pt>
                <c:pt idx="540">
                  <c:v>19.9589</c:v>
                </c:pt>
                <c:pt idx="541">
                  <c:v>19.9589</c:v>
                </c:pt>
                <c:pt idx="542">
                  <c:v>19.9589</c:v>
                </c:pt>
                <c:pt idx="543">
                  <c:v>19.9589</c:v>
                </c:pt>
                <c:pt idx="544">
                  <c:v>19.9589</c:v>
                </c:pt>
                <c:pt idx="545">
                  <c:v>19.9589</c:v>
                </c:pt>
                <c:pt idx="546">
                  <c:v>19.9589</c:v>
                </c:pt>
                <c:pt idx="547">
                  <c:v>19.9589</c:v>
                </c:pt>
                <c:pt idx="548">
                  <c:v>19.9589</c:v>
                </c:pt>
                <c:pt idx="549">
                  <c:v>19.9589</c:v>
                </c:pt>
                <c:pt idx="550">
                  <c:v>19.9589</c:v>
                </c:pt>
                <c:pt idx="551">
                  <c:v>19.9589</c:v>
                </c:pt>
                <c:pt idx="552">
                  <c:v>19.9589</c:v>
                </c:pt>
                <c:pt idx="553">
                  <c:v>19.9589</c:v>
                </c:pt>
                <c:pt idx="554">
                  <c:v>19.9589</c:v>
                </c:pt>
                <c:pt idx="555">
                  <c:v>19.9589</c:v>
                </c:pt>
                <c:pt idx="556">
                  <c:v>19.9589</c:v>
                </c:pt>
                <c:pt idx="557">
                  <c:v>19.9589</c:v>
                </c:pt>
                <c:pt idx="558">
                  <c:v>19.9589</c:v>
                </c:pt>
                <c:pt idx="559">
                  <c:v>19.9589</c:v>
                </c:pt>
                <c:pt idx="560">
                  <c:v>19.9589</c:v>
                </c:pt>
                <c:pt idx="561">
                  <c:v>19.9589</c:v>
                </c:pt>
                <c:pt idx="562">
                  <c:v>19.9589</c:v>
                </c:pt>
                <c:pt idx="563">
                  <c:v>19.9589</c:v>
                </c:pt>
                <c:pt idx="564">
                  <c:v>19.9589</c:v>
                </c:pt>
                <c:pt idx="565">
                  <c:v>19.9589</c:v>
                </c:pt>
                <c:pt idx="566">
                  <c:v>19.9589</c:v>
                </c:pt>
                <c:pt idx="567">
                  <c:v>19.9589</c:v>
                </c:pt>
                <c:pt idx="568">
                  <c:v>19.9589</c:v>
                </c:pt>
                <c:pt idx="569">
                  <c:v>19.9589</c:v>
                </c:pt>
                <c:pt idx="570">
                  <c:v>19.9589</c:v>
                </c:pt>
                <c:pt idx="571">
                  <c:v>19.9589</c:v>
                </c:pt>
                <c:pt idx="572">
                  <c:v>19.9589</c:v>
                </c:pt>
                <c:pt idx="573">
                  <c:v>19.9589</c:v>
                </c:pt>
                <c:pt idx="574">
                  <c:v>19.9589</c:v>
                </c:pt>
                <c:pt idx="575">
                  <c:v>19.9589</c:v>
                </c:pt>
                <c:pt idx="576">
                  <c:v>19.9589</c:v>
                </c:pt>
                <c:pt idx="577">
                  <c:v>19.9589</c:v>
                </c:pt>
                <c:pt idx="578">
                  <c:v>19.9589</c:v>
                </c:pt>
                <c:pt idx="579">
                  <c:v>19.9589</c:v>
                </c:pt>
                <c:pt idx="580">
                  <c:v>19.9589</c:v>
                </c:pt>
                <c:pt idx="581">
                  <c:v>19.9589</c:v>
                </c:pt>
                <c:pt idx="582">
                  <c:v>19.9589</c:v>
                </c:pt>
                <c:pt idx="583">
                  <c:v>19.9589</c:v>
                </c:pt>
                <c:pt idx="584">
                  <c:v>19.9589</c:v>
                </c:pt>
                <c:pt idx="585">
                  <c:v>19.9589</c:v>
                </c:pt>
                <c:pt idx="586">
                  <c:v>19.9589</c:v>
                </c:pt>
                <c:pt idx="587">
                  <c:v>19.9589</c:v>
                </c:pt>
                <c:pt idx="588">
                  <c:v>19.9589</c:v>
                </c:pt>
                <c:pt idx="589">
                  <c:v>19.9589</c:v>
                </c:pt>
                <c:pt idx="590">
                  <c:v>19.9589</c:v>
                </c:pt>
                <c:pt idx="591">
                  <c:v>19.9589</c:v>
                </c:pt>
                <c:pt idx="592">
                  <c:v>19.9589</c:v>
                </c:pt>
                <c:pt idx="593">
                  <c:v>19.9589</c:v>
                </c:pt>
                <c:pt idx="594">
                  <c:v>19.9589</c:v>
                </c:pt>
                <c:pt idx="595">
                  <c:v>19.9589</c:v>
                </c:pt>
                <c:pt idx="596">
                  <c:v>19.9589</c:v>
                </c:pt>
                <c:pt idx="597">
                  <c:v>19.9589</c:v>
                </c:pt>
                <c:pt idx="598">
                  <c:v>19.9589</c:v>
                </c:pt>
                <c:pt idx="599">
                  <c:v>19.9589</c:v>
                </c:pt>
                <c:pt idx="600">
                  <c:v>19.9589</c:v>
                </c:pt>
                <c:pt idx="601">
                  <c:v>19.9589</c:v>
                </c:pt>
                <c:pt idx="602">
                  <c:v>19.9589</c:v>
                </c:pt>
                <c:pt idx="603">
                  <c:v>19.9589</c:v>
                </c:pt>
                <c:pt idx="604">
                  <c:v>19.9589</c:v>
                </c:pt>
                <c:pt idx="605">
                  <c:v>19.9589</c:v>
                </c:pt>
                <c:pt idx="606">
                  <c:v>19.9589</c:v>
                </c:pt>
                <c:pt idx="607">
                  <c:v>19.9589</c:v>
                </c:pt>
                <c:pt idx="608">
                  <c:v>19.9589</c:v>
                </c:pt>
                <c:pt idx="609">
                  <c:v>19.9589</c:v>
                </c:pt>
                <c:pt idx="610">
                  <c:v>19.9589</c:v>
                </c:pt>
                <c:pt idx="611">
                  <c:v>19.9589</c:v>
                </c:pt>
                <c:pt idx="612">
                  <c:v>19.9589</c:v>
                </c:pt>
                <c:pt idx="613">
                  <c:v>19.9589</c:v>
                </c:pt>
                <c:pt idx="614">
                  <c:v>19.9589</c:v>
                </c:pt>
                <c:pt idx="615">
                  <c:v>19.9589</c:v>
                </c:pt>
                <c:pt idx="616">
                  <c:v>19.9589</c:v>
                </c:pt>
                <c:pt idx="617">
                  <c:v>19.9589</c:v>
                </c:pt>
                <c:pt idx="618">
                  <c:v>19.9589</c:v>
                </c:pt>
                <c:pt idx="619">
                  <c:v>19.9589</c:v>
                </c:pt>
                <c:pt idx="620">
                  <c:v>19.9589</c:v>
                </c:pt>
                <c:pt idx="621">
                  <c:v>19.9589</c:v>
                </c:pt>
                <c:pt idx="622">
                  <c:v>19.9589</c:v>
                </c:pt>
                <c:pt idx="623">
                  <c:v>19.9589</c:v>
                </c:pt>
                <c:pt idx="624">
                  <c:v>19.9589</c:v>
                </c:pt>
                <c:pt idx="625">
                  <c:v>19.9589</c:v>
                </c:pt>
                <c:pt idx="626">
                  <c:v>19.9589</c:v>
                </c:pt>
                <c:pt idx="627">
                  <c:v>19.9589</c:v>
                </c:pt>
                <c:pt idx="628">
                  <c:v>19.9589</c:v>
                </c:pt>
                <c:pt idx="629">
                  <c:v>19.9589</c:v>
                </c:pt>
                <c:pt idx="630">
                  <c:v>19.9589</c:v>
                </c:pt>
                <c:pt idx="631">
                  <c:v>19.9589</c:v>
                </c:pt>
                <c:pt idx="632">
                  <c:v>19.9589</c:v>
                </c:pt>
                <c:pt idx="633">
                  <c:v>19.9589</c:v>
                </c:pt>
                <c:pt idx="634">
                  <c:v>19.9589</c:v>
                </c:pt>
                <c:pt idx="635">
                  <c:v>19.9589</c:v>
                </c:pt>
                <c:pt idx="636">
                  <c:v>19.9589</c:v>
                </c:pt>
                <c:pt idx="637">
                  <c:v>19.9589</c:v>
                </c:pt>
                <c:pt idx="638">
                  <c:v>19.9589</c:v>
                </c:pt>
                <c:pt idx="639">
                  <c:v>19.9589</c:v>
                </c:pt>
                <c:pt idx="640">
                  <c:v>19.9589</c:v>
                </c:pt>
                <c:pt idx="641">
                  <c:v>19.9589</c:v>
                </c:pt>
                <c:pt idx="642">
                  <c:v>19.9589</c:v>
                </c:pt>
                <c:pt idx="643">
                  <c:v>19.9589</c:v>
                </c:pt>
                <c:pt idx="644">
                  <c:v>19.9589</c:v>
                </c:pt>
                <c:pt idx="645">
                  <c:v>19.9589</c:v>
                </c:pt>
                <c:pt idx="646">
                  <c:v>19.9589</c:v>
                </c:pt>
                <c:pt idx="647">
                  <c:v>19.9589</c:v>
                </c:pt>
                <c:pt idx="648">
                  <c:v>19.9589</c:v>
                </c:pt>
                <c:pt idx="649">
                  <c:v>19.9589</c:v>
                </c:pt>
                <c:pt idx="650">
                  <c:v>19.9589</c:v>
                </c:pt>
                <c:pt idx="651">
                  <c:v>19.9589</c:v>
                </c:pt>
                <c:pt idx="652">
                  <c:v>19.9589</c:v>
                </c:pt>
                <c:pt idx="653">
                  <c:v>19.9589</c:v>
                </c:pt>
                <c:pt idx="654">
                  <c:v>19.9589</c:v>
                </c:pt>
                <c:pt idx="655">
                  <c:v>19.9589</c:v>
                </c:pt>
                <c:pt idx="656">
                  <c:v>19.9589</c:v>
                </c:pt>
                <c:pt idx="657">
                  <c:v>19.9589</c:v>
                </c:pt>
                <c:pt idx="658">
                  <c:v>19.9589</c:v>
                </c:pt>
                <c:pt idx="659">
                  <c:v>19.9589</c:v>
                </c:pt>
                <c:pt idx="660">
                  <c:v>19.9589</c:v>
                </c:pt>
                <c:pt idx="661">
                  <c:v>19.9589</c:v>
                </c:pt>
                <c:pt idx="662">
                  <c:v>19.9589</c:v>
                </c:pt>
                <c:pt idx="663">
                  <c:v>19.9589</c:v>
                </c:pt>
                <c:pt idx="664">
                  <c:v>19.9589</c:v>
                </c:pt>
                <c:pt idx="665">
                  <c:v>19.9589</c:v>
                </c:pt>
                <c:pt idx="666">
                  <c:v>19.9589</c:v>
                </c:pt>
                <c:pt idx="667">
                  <c:v>19.9589</c:v>
                </c:pt>
                <c:pt idx="668">
                  <c:v>19.9589</c:v>
                </c:pt>
                <c:pt idx="669">
                  <c:v>19.9589</c:v>
                </c:pt>
                <c:pt idx="670">
                  <c:v>19.9589</c:v>
                </c:pt>
                <c:pt idx="671">
                  <c:v>19.9589</c:v>
                </c:pt>
                <c:pt idx="672">
                  <c:v>19.9589</c:v>
                </c:pt>
                <c:pt idx="673">
                  <c:v>19.9589</c:v>
                </c:pt>
                <c:pt idx="674">
                  <c:v>19.9589</c:v>
                </c:pt>
                <c:pt idx="675">
                  <c:v>19.9589</c:v>
                </c:pt>
                <c:pt idx="676">
                  <c:v>19.9589</c:v>
                </c:pt>
                <c:pt idx="677">
                  <c:v>19.9589</c:v>
                </c:pt>
                <c:pt idx="678">
                  <c:v>19.9589</c:v>
                </c:pt>
                <c:pt idx="679">
                  <c:v>19.9589</c:v>
                </c:pt>
                <c:pt idx="680">
                  <c:v>19.9589</c:v>
                </c:pt>
                <c:pt idx="681">
                  <c:v>19.9589</c:v>
                </c:pt>
                <c:pt idx="682">
                  <c:v>19.9589</c:v>
                </c:pt>
                <c:pt idx="683">
                  <c:v>19.9589</c:v>
                </c:pt>
                <c:pt idx="684">
                  <c:v>19.9589</c:v>
                </c:pt>
                <c:pt idx="685">
                  <c:v>19.9589</c:v>
                </c:pt>
                <c:pt idx="686">
                  <c:v>19.9589</c:v>
                </c:pt>
                <c:pt idx="687">
                  <c:v>19.9589</c:v>
                </c:pt>
                <c:pt idx="688">
                  <c:v>19.9589</c:v>
                </c:pt>
                <c:pt idx="689">
                  <c:v>19.9589</c:v>
                </c:pt>
                <c:pt idx="690">
                  <c:v>19.9589</c:v>
                </c:pt>
                <c:pt idx="691">
                  <c:v>19.9589</c:v>
                </c:pt>
                <c:pt idx="692">
                  <c:v>19.9589</c:v>
                </c:pt>
                <c:pt idx="693">
                  <c:v>19.9589</c:v>
                </c:pt>
                <c:pt idx="694">
                  <c:v>19.9589</c:v>
                </c:pt>
                <c:pt idx="695">
                  <c:v>19.9589</c:v>
                </c:pt>
                <c:pt idx="696">
                  <c:v>19.9589</c:v>
                </c:pt>
                <c:pt idx="697">
                  <c:v>19.9589</c:v>
                </c:pt>
                <c:pt idx="698">
                  <c:v>19.9589</c:v>
                </c:pt>
                <c:pt idx="699">
                  <c:v>19.9589</c:v>
                </c:pt>
                <c:pt idx="700">
                  <c:v>19.9589</c:v>
                </c:pt>
                <c:pt idx="701">
                  <c:v>19.9589</c:v>
                </c:pt>
                <c:pt idx="702">
                  <c:v>19.9589</c:v>
                </c:pt>
                <c:pt idx="703">
                  <c:v>19.9589</c:v>
                </c:pt>
                <c:pt idx="704">
                  <c:v>19.9589</c:v>
                </c:pt>
                <c:pt idx="705">
                  <c:v>19.9589</c:v>
                </c:pt>
                <c:pt idx="706">
                  <c:v>19.9589</c:v>
                </c:pt>
                <c:pt idx="707">
                  <c:v>19.9589</c:v>
                </c:pt>
                <c:pt idx="708">
                  <c:v>19.9589</c:v>
                </c:pt>
                <c:pt idx="709">
                  <c:v>19.9589</c:v>
                </c:pt>
                <c:pt idx="710">
                  <c:v>19.9589</c:v>
                </c:pt>
                <c:pt idx="711">
                  <c:v>19.9589</c:v>
                </c:pt>
                <c:pt idx="712">
                  <c:v>19.9589</c:v>
                </c:pt>
                <c:pt idx="713">
                  <c:v>19.9589</c:v>
                </c:pt>
                <c:pt idx="714">
                  <c:v>19.9589</c:v>
                </c:pt>
                <c:pt idx="715">
                  <c:v>19.9589</c:v>
                </c:pt>
                <c:pt idx="716">
                  <c:v>19.9589</c:v>
                </c:pt>
                <c:pt idx="717">
                  <c:v>19.9589</c:v>
                </c:pt>
                <c:pt idx="718">
                  <c:v>19.9589</c:v>
                </c:pt>
                <c:pt idx="719">
                  <c:v>19.9589</c:v>
                </c:pt>
                <c:pt idx="720">
                  <c:v>19.9589</c:v>
                </c:pt>
                <c:pt idx="721">
                  <c:v>19.9589</c:v>
                </c:pt>
                <c:pt idx="722">
                  <c:v>19.9589</c:v>
                </c:pt>
                <c:pt idx="723">
                  <c:v>19.9589</c:v>
                </c:pt>
                <c:pt idx="724">
                  <c:v>19.9589</c:v>
                </c:pt>
                <c:pt idx="725">
                  <c:v>19.9589</c:v>
                </c:pt>
                <c:pt idx="726">
                  <c:v>19.9589</c:v>
                </c:pt>
                <c:pt idx="727">
                  <c:v>19.9589</c:v>
                </c:pt>
                <c:pt idx="728">
                  <c:v>19.9589</c:v>
                </c:pt>
                <c:pt idx="729">
                  <c:v>19.9589</c:v>
                </c:pt>
                <c:pt idx="730">
                  <c:v>19.9589</c:v>
                </c:pt>
                <c:pt idx="731">
                  <c:v>19.9589</c:v>
                </c:pt>
                <c:pt idx="732">
                  <c:v>19.9589</c:v>
                </c:pt>
                <c:pt idx="733">
                  <c:v>19.9589</c:v>
                </c:pt>
                <c:pt idx="734">
                  <c:v>19.9589</c:v>
                </c:pt>
                <c:pt idx="735">
                  <c:v>19.9589</c:v>
                </c:pt>
                <c:pt idx="736">
                  <c:v>19.9589</c:v>
                </c:pt>
                <c:pt idx="737">
                  <c:v>19.9589</c:v>
                </c:pt>
                <c:pt idx="738">
                  <c:v>19.9589</c:v>
                </c:pt>
                <c:pt idx="739">
                  <c:v>19.9589</c:v>
                </c:pt>
                <c:pt idx="740">
                  <c:v>19.9589</c:v>
                </c:pt>
                <c:pt idx="741">
                  <c:v>19.9589</c:v>
                </c:pt>
                <c:pt idx="742">
                  <c:v>19.9589</c:v>
                </c:pt>
                <c:pt idx="743">
                  <c:v>19.9589</c:v>
                </c:pt>
                <c:pt idx="744">
                  <c:v>19.9589</c:v>
                </c:pt>
                <c:pt idx="745">
                  <c:v>19.9589</c:v>
                </c:pt>
                <c:pt idx="746">
                  <c:v>19.9589</c:v>
                </c:pt>
                <c:pt idx="747">
                  <c:v>19.9589</c:v>
                </c:pt>
                <c:pt idx="748">
                  <c:v>19.9589</c:v>
                </c:pt>
                <c:pt idx="749">
                  <c:v>19.9589</c:v>
                </c:pt>
                <c:pt idx="750">
                  <c:v>19.9589</c:v>
                </c:pt>
                <c:pt idx="751">
                  <c:v>19.9589</c:v>
                </c:pt>
                <c:pt idx="752">
                  <c:v>19.9589</c:v>
                </c:pt>
                <c:pt idx="753">
                  <c:v>19.9589</c:v>
                </c:pt>
                <c:pt idx="754">
                  <c:v>19.9589</c:v>
                </c:pt>
                <c:pt idx="755">
                  <c:v>19.9589</c:v>
                </c:pt>
                <c:pt idx="756">
                  <c:v>19.9589</c:v>
                </c:pt>
                <c:pt idx="757">
                  <c:v>19.9589</c:v>
                </c:pt>
                <c:pt idx="758">
                  <c:v>19.9589</c:v>
                </c:pt>
                <c:pt idx="759">
                  <c:v>19.9589</c:v>
                </c:pt>
                <c:pt idx="760">
                  <c:v>19.9589</c:v>
                </c:pt>
                <c:pt idx="761">
                  <c:v>19.9589</c:v>
                </c:pt>
                <c:pt idx="762">
                  <c:v>19.9589</c:v>
                </c:pt>
                <c:pt idx="763">
                  <c:v>19.9589</c:v>
                </c:pt>
                <c:pt idx="764">
                  <c:v>19.9589</c:v>
                </c:pt>
                <c:pt idx="765">
                  <c:v>19.9589</c:v>
                </c:pt>
                <c:pt idx="766">
                  <c:v>19.9589</c:v>
                </c:pt>
                <c:pt idx="767">
                  <c:v>19.9589</c:v>
                </c:pt>
                <c:pt idx="768">
                  <c:v>19.9589</c:v>
                </c:pt>
                <c:pt idx="769">
                  <c:v>19.9589</c:v>
                </c:pt>
                <c:pt idx="770">
                  <c:v>19.9589</c:v>
                </c:pt>
                <c:pt idx="771">
                  <c:v>19.9589</c:v>
                </c:pt>
                <c:pt idx="772">
                  <c:v>19.9589</c:v>
                </c:pt>
                <c:pt idx="773">
                  <c:v>19.9589</c:v>
                </c:pt>
                <c:pt idx="774">
                  <c:v>19.9589</c:v>
                </c:pt>
                <c:pt idx="775">
                  <c:v>19.9589</c:v>
                </c:pt>
                <c:pt idx="776">
                  <c:v>19.9589</c:v>
                </c:pt>
                <c:pt idx="777">
                  <c:v>19.9589</c:v>
                </c:pt>
                <c:pt idx="778">
                  <c:v>19.9589</c:v>
                </c:pt>
                <c:pt idx="779">
                  <c:v>19.9589</c:v>
                </c:pt>
                <c:pt idx="780">
                  <c:v>19.9589</c:v>
                </c:pt>
                <c:pt idx="781">
                  <c:v>19.9589</c:v>
                </c:pt>
                <c:pt idx="782">
                  <c:v>19.9589</c:v>
                </c:pt>
                <c:pt idx="783">
                  <c:v>19.9589</c:v>
                </c:pt>
                <c:pt idx="784">
                  <c:v>19.9589</c:v>
                </c:pt>
                <c:pt idx="785">
                  <c:v>19.9589</c:v>
                </c:pt>
                <c:pt idx="786">
                  <c:v>19.9589</c:v>
                </c:pt>
                <c:pt idx="787">
                  <c:v>19.9589</c:v>
                </c:pt>
                <c:pt idx="788">
                  <c:v>19.9589</c:v>
                </c:pt>
                <c:pt idx="789">
                  <c:v>19.9589</c:v>
                </c:pt>
                <c:pt idx="790">
                  <c:v>19.9589</c:v>
                </c:pt>
                <c:pt idx="791">
                  <c:v>19.9589</c:v>
                </c:pt>
                <c:pt idx="792">
                  <c:v>19.9589</c:v>
                </c:pt>
                <c:pt idx="793">
                  <c:v>19.9589</c:v>
                </c:pt>
                <c:pt idx="794">
                  <c:v>19.9589</c:v>
                </c:pt>
                <c:pt idx="795">
                  <c:v>19.9589</c:v>
                </c:pt>
                <c:pt idx="796">
                  <c:v>19.9589</c:v>
                </c:pt>
                <c:pt idx="797">
                  <c:v>19.9589</c:v>
                </c:pt>
                <c:pt idx="798">
                  <c:v>19.9589</c:v>
                </c:pt>
                <c:pt idx="799">
                  <c:v>19.9589</c:v>
                </c:pt>
                <c:pt idx="800">
                  <c:v>19.9589</c:v>
                </c:pt>
                <c:pt idx="801">
                  <c:v>19.9589</c:v>
                </c:pt>
                <c:pt idx="802">
                  <c:v>19.9589</c:v>
                </c:pt>
                <c:pt idx="803">
                  <c:v>19.9589</c:v>
                </c:pt>
                <c:pt idx="804">
                  <c:v>19.9589</c:v>
                </c:pt>
                <c:pt idx="805">
                  <c:v>19.9589</c:v>
                </c:pt>
                <c:pt idx="806">
                  <c:v>19.9589</c:v>
                </c:pt>
                <c:pt idx="807">
                  <c:v>19.9589</c:v>
                </c:pt>
                <c:pt idx="808">
                  <c:v>19.9589</c:v>
                </c:pt>
                <c:pt idx="809">
                  <c:v>19.9589</c:v>
                </c:pt>
                <c:pt idx="810">
                  <c:v>19.9589</c:v>
                </c:pt>
                <c:pt idx="811">
                  <c:v>19.9589</c:v>
                </c:pt>
                <c:pt idx="812">
                  <c:v>19.9589</c:v>
                </c:pt>
                <c:pt idx="813">
                  <c:v>19.9589</c:v>
                </c:pt>
                <c:pt idx="814">
                  <c:v>19.9589</c:v>
                </c:pt>
                <c:pt idx="815">
                  <c:v>19.9589</c:v>
                </c:pt>
                <c:pt idx="816">
                  <c:v>19.9589</c:v>
                </c:pt>
                <c:pt idx="817">
                  <c:v>19.9589</c:v>
                </c:pt>
                <c:pt idx="818">
                  <c:v>19.9589</c:v>
                </c:pt>
                <c:pt idx="819">
                  <c:v>19.9589</c:v>
                </c:pt>
                <c:pt idx="820">
                  <c:v>19.9589</c:v>
                </c:pt>
                <c:pt idx="821">
                  <c:v>19.9589</c:v>
                </c:pt>
                <c:pt idx="822">
                  <c:v>19.9589</c:v>
                </c:pt>
                <c:pt idx="823">
                  <c:v>19.9589</c:v>
                </c:pt>
                <c:pt idx="824">
                  <c:v>19.9589</c:v>
                </c:pt>
                <c:pt idx="825">
                  <c:v>19.9589</c:v>
                </c:pt>
                <c:pt idx="826">
                  <c:v>19.9589</c:v>
                </c:pt>
                <c:pt idx="827">
                  <c:v>19.9589</c:v>
                </c:pt>
                <c:pt idx="828">
                  <c:v>19.9589</c:v>
                </c:pt>
                <c:pt idx="829">
                  <c:v>19.9589</c:v>
                </c:pt>
                <c:pt idx="830">
                  <c:v>19.9589</c:v>
                </c:pt>
                <c:pt idx="831">
                  <c:v>19.9589</c:v>
                </c:pt>
                <c:pt idx="832">
                  <c:v>19.9589</c:v>
                </c:pt>
                <c:pt idx="833">
                  <c:v>19.9589</c:v>
                </c:pt>
                <c:pt idx="834">
                  <c:v>19.9589</c:v>
                </c:pt>
                <c:pt idx="835">
                  <c:v>19.9589</c:v>
                </c:pt>
                <c:pt idx="836">
                  <c:v>19.9589</c:v>
                </c:pt>
                <c:pt idx="837">
                  <c:v>19.9589</c:v>
                </c:pt>
                <c:pt idx="838">
                  <c:v>19.9589</c:v>
                </c:pt>
                <c:pt idx="839">
                  <c:v>19.9589</c:v>
                </c:pt>
                <c:pt idx="840">
                  <c:v>19.9589</c:v>
                </c:pt>
                <c:pt idx="841">
                  <c:v>19.9589</c:v>
                </c:pt>
                <c:pt idx="842">
                  <c:v>19.9589</c:v>
                </c:pt>
                <c:pt idx="843">
                  <c:v>19.9589</c:v>
                </c:pt>
                <c:pt idx="844">
                  <c:v>19.9589</c:v>
                </c:pt>
                <c:pt idx="845">
                  <c:v>19.9589</c:v>
                </c:pt>
                <c:pt idx="846">
                  <c:v>19.9589</c:v>
                </c:pt>
                <c:pt idx="847">
                  <c:v>19.9589</c:v>
                </c:pt>
                <c:pt idx="848">
                  <c:v>19.9589</c:v>
                </c:pt>
                <c:pt idx="849">
                  <c:v>19.9589</c:v>
                </c:pt>
                <c:pt idx="850">
                  <c:v>19.9589</c:v>
                </c:pt>
                <c:pt idx="851">
                  <c:v>19.9589</c:v>
                </c:pt>
                <c:pt idx="852">
                  <c:v>19.9589</c:v>
                </c:pt>
                <c:pt idx="853">
                  <c:v>19.9589</c:v>
                </c:pt>
                <c:pt idx="854">
                  <c:v>19.9589</c:v>
                </c:pt>
                <c:pt idx="855">
                  <c:v>19.9589</c:v>
                </c:pt>
                <c:pt idx="856">
                  <c:v>19.9589</c:v>
                </c:pt>
                <c:pt idx="857">
                  <c:v>19.9589</c:v>
                </c:pt>
                <c:pt idx="858">
                  <c:v>19.9589</c:v>
                </c:pt>
                <c:pt idx="859">
                  <c:v>19.9589</c:v>
                </c:pt>
                <c:pt idx="860">
                  <c:v>19.9589</c:v>
                </c:pt>
                <c:pt idx="861">
                  <c:v>19.9589</c:v>
                </c:pt>
                <c:pt idx="862">
                  <c:v>19.9589</c:v>
                </c:pt>
                <c:pt idx="863">
                  <c:v>19.9589</c:v>
                </c:pt>
                <c:pt idx="864">
                  <c:v>19.9589</c:v>
                </c:pt>
                <c:pt idx="865">
                  <c:v>19.9589</c:v>
                </c:pt>
                <c:pt idx="866">
                  <c:v>19.9589</c:v>
                </c:pt>
                <c:pt idx="867">
                  <c:v>19.9589</c:v>
                </c:pt>
                <c:pt idx="868">
                  <c:v>19.9589</c:v>
                </c:pt>
                <c:pt idx="869">
                  <c:v>19.9589</c:v>
                </c:pt>
                <c:pt idx="870">
                  <c:v>19.9589</c:v>
                </c:pt>
                <c:pt idx="871">
                  <c:v>19.9589</c:v>
                </c:pt>
                <c:pt idx="872">
                  <c:v>19.9589</c:v>
                </c:pt>
                <c:pt idx="873">
                  <c:v>19.9589</c:v>
                </c:pt>
                <c:pt idx="874">
                  <c:v>19.9589</c:v>
                </c:pt>
                <c:pt idx="875">
                  <c:v>19.9589</c:v>
                </c:pt>
                <c:pt idx="876">
                  <c:v>19.9589</c:v>
                </c:pt>
                <c:pt idx="877">
                  <c:v>19.9589</c:v>
                </c:pt>
                <c:pt idx="878">
                  <c:v>19.9589</c:v>
                </c:pt>
                <c:pt idx="879">
                  <c:v>19.9589</c:v>
                </c:pt>
                <c:pt idx="880">
                  <c:v>19.9589</c:v>
                </c:pt>
                <c:pt idx="881">
                  <c:v>19.9589</c:v>
                </c:pt>
                <c:pt idx="882">
                  <c:v>19.9589</c:v>
                </c:pt>
                <c:pt idx="883">
                  <c:v>19.9589</c:v>
                </c:pt>
                <c:pt idx="884">
                  <c:v>19.9589</c:v>
                </c:pt>
                <c:pt idx="885">
                  <c:v>19.9589</c:v>
                </c:pt>
                <c:pt idx="886">
                  <c:v>19.9589</c:v>
                </c:pt>
                <c:pt idx="887">
                  <c:v>19.9589</c:v>
                </c:pt>
                <c:pt idx="888">
                  <c:v>19.9589</c:v>
                </c:pt>
                <c:pt idx="889">
                  <c:v>19.9589</c:v>
                </c:pt>
                <c:pt idx="890">
                  <c:v>19.9589</c:v>
                </c:pt>
                <c:pt idx="891">
                  <c:v>19.9589</c:v>
                </c:pt>
                <c:pt idx="892">
                  <c:v>19.9589</c:v>
                </c:pt>
                <c:pt idx="893">
                  <c:v>19.9589</c:v>
                </c:pt>
                <c:pt idx="894">
                  <c:v>19.9589</c:v>
                </c:pt>
                <c:pt idx="895">
                  <c:v>19.9589</c:v>
                </c:pt>
                <c:pt idx="896">
                  <c:v>19.9589</c:v>
                </c:pt>
                <c:pt idx="897">
                  <c:v>19.9589</c:v>
                </c:pt>
                <c:pt idx="898">
                  <c:v>19.9589</c:v>
                </c:pt>
                <c:pt idx="899">
                  <c:v>19.9589</c:v>
                </c:pt>
                <c:pt idx="900">
                  <c:v>19.9589</c:v>
                </c:pt>
                <c:pt idx="901">
                  <c:v>19.9589</c:v>
                </c:pt>
                <c:pt idx="902">
                  <c:v>19.9589</c:v>
                </c:pt>
                <c:pt idx="903">
                  <c:v>19.9589</c:v>
                </c:pt>
                <c:pt idx="904">
                  <c:v>19.9589</c:v>
                </c:pt>
                <c:pt idx="905">
                  <c:v>19.9589</c:v>
                </c:pt>
                <c:pt idx="906">
                  <c:v>19.9589</c:v>
                </c:pt>
                <c:pt idx="907">
                  <c:v>19.9589</c:v>
                </c:pt>
                <c:pt idx="908">
                  <c:v>19.9589</c:v>
                </c:pt>
                <c:pt idx="909">
                  <c:v>19.9589</c:v>
                </c:pt>
                <c:pt idx="910">
                  <c:v>19.9589</c:v>
                </c:pt>
                <c:pt idx="911">
                  <c:v>19.9589</c:v>
                </c:pt>
                <c:pt idx="912">
                  <c:v>19.9589</c:v>
                </c:pt>
                <c:pt idx="913">
                  <c:v>19.9589</c:v>
                </c:pt>
                <c:pt idx="914">
                  <c:v>19.9589</c:v>
                </c:pt>
                <c:pt idx="915">
                  <c:v>19.9589</c:v>
                </c:pt>
                <c:pt idx="916">
                  <c:v>19.9589</c:v>
                </c:pt>
                <c:pt idx="917">
                  <c:v>19.9589</c:v>
                </c:pt>
                <c:pt idx="918">
                  <c:v>19.9589</c:v>
                </c:pt>
                <c:pt idx="919">
                  <c:v>19.9589</c:v>
                </c:pt>
                <c:pt idx="920">
                  <c:v>19.9589</c:v>
                </c:pt>
                <c:pt idx="921">
                  <c:v>19.9589</c:v>
                </c:pt>
                <c:pt idx="922">
                  <c:v>19.9589</c:v>
                </c:pt>
                <c:pt idx="923">
                  <c:v>19.9589</c:v>
                </c:pt>
                <c:pt idx="924">
                  <c:v>19.9589</c:v>
                </c:pt>
                <c:pt idx="925">
                  <c:v>19.9589</c:v>
                </c:pt>
                <c:pt idx="926">
                  <c:v>19.9589</c:v>
                </c:pt>
                <c:pt idx="927">
                  <c:v>19.9589</c:v>
                </c:pt>
                <c:pt idx="928">
                  <c:v>19.9589</c:v>
                </c:pt>
                <c:pt idx="929">
                  <c:v>19.9589</c:v>
                </c:pt>
                <c:pt idx="930">
                  <c:v>19.9589</c:v>
                </c:pt>
                <c:pt idx="931">
                  <c:v>19.9589</c:v>
                </c:pt>
                <c:pt idx="932">
                  <c:v>19.9589</c:v>
                </c:pt>
                <c:pt idx="933">
                  <c:v>19.9589</c:v>
                </c:pt>
                <c:pt idx="934">
                  <c:v>19.9589</c:v>
                </c:pt>
                <c:pt idx="935">
                  <c:v>19.9589</c:v>
                </c:pt>
                <c:pt idx="936">
                  <c:v>19.9589</c:v>
                </c:pt>
                <c:pt idx="937">
                  <c:v>19.9589</c:v>
                </c:pt>
                <c:pt idx="938">
                  <c:v>19.9589</c:v>
                </c:pt>
                <c:pt idx="939">
                  <c:v>19.9589</c:v>
                </c:pt>
                <c:pt idx="940">
                  <c:v>19.9589</c:v>
                </c:pt>
                <c:pt idx="941">
                  <c:v>19.9589</c:v>
                </c:pt>
                <c:pt idx="942">
                  <c:v>19.9589</c:v>
                </c:pt>
                <c:pt idx="943">
                  <c:v>19.9589</c:v>
                </c:pt>
                <c:pt idx="944">
                  <c:v>19.9589</c:v>
                </c:pt>
                <c:pt idx="945">
                  <c:v>19.9589</c:v>
                </c:pt>
                <c:pt idx="946">
                  <c:v>19.9589</c:v>
                </c:pt>
                <c:pt idx="947">
                  <c:v>19.9589</c:v>
                </c:pt>
                <c:pt idx="948">
                  <c:v>19.9589</c:v>
                </c:pt>
                <c:pt idx="949">
                  <c:v>19.9589</c:v>
                </c:pt>
                <c:pt idx="950">
                  <c:v>19.9589</c:v>
                </c:pt>
                <c:pt idx="951">
                  <c:v>19.9589</c:v>
                </c:pt>
                <c:pt idx="952">
                  <c:v>19.9589</c:v>
                </c:pt>
                <c:pt idx="953">
                  <c:v>19.9589</c:v>
                </c:pt>
                <c:pt idx="954">
                  <c:v>19.9589</c:v>
                </c:pt>
                <c:pt idx="955">
                  <c:v>19.9589</c:v>
                </c:pt>
                <c:pt idx="956">
                  <c:v>19.9589</c:v>
                </c:pt>
                <c:pt idx="957">
                  <c:v>19.9589</c:v>
                </c:pt>
                <c:pt idx="958">
                  <c:v>19.9589</c:v>
                </c:pt>
                <c:pt idx="959">
                  <c:v>19.9589</c:v>
                </c:pt>
                <c:pt idx="960">
                  <c:v>19.9589</c:v>
                </c:pt>
                <c:pt idx="961">
                  <c:v>19.9589</c:v>
                </c:pt>
                <c:pt idx="962">
                  <c:v>19.9589</c:v>
                </c:pt>
                <c:pt idx="963">
                  <c:v>19.9589</c:v>
                </c:pt>
                <c:pt idx="964">
                  <c:v>19.9589</c:v>
                </c:pt>
                <c:pt idx="965">
                  <c:v>19.9589</c:v>
                </c:pt>
                <c:pt idx="966">
                  <c:v>19.9589</c:v>
                </c:pt>
                <c:pt idx="967">
                  <c:v>19.9589</c:v>
                </c:pt>
                <c:pt idx="968">
                  <c:v>19.9589</c:v>
                </c:pt>
                <c:pt idx="969">
                  <c:v>19.9589</c:v>
                </c:pt>
                <c:pt idx="970">
                  <c:v>19.9589</c:v>
                </c:pt>
                <c:pt idx="971">
                  <c:v>19.9589</c:v>
                </c:pt>
                <c:pt idx="972">
                  <c:v>19.9589</c:v>
                </c:pt>
                <c:pt idx="973">
                  <c:v>19.9589</c:v>
                </c:pt>
                <c:pt idx="974">
                  <c:v>19.9589</c:v>
                </c:pt>
                <c:pt idx="975">
                  <c:v>19.9589</c:v>
                </c:pt>
                <c:pt idx="976">
                  <c:v>19.9589</c:v>
                </c:pt>
                <c:pt idx="977">
                  <c:v>19.9589</c:v>
                </c:pt>
                <c:pt idx="978">
                  <c:v>19.9589</c:v>
                </c:pt>
                <c:pt idx="979">
                  <c:v>19.9589</c:v>
                </c:pt>
                <c:pt idx="980">
                  <c:v>19.9589</c:v>
                </c:pt>
                <c:pt idx="981">
                  <c:v>19.9589</c:v>
                </c:pt>
                <c:pt idx="982">
                  <c:v>19.9589</c:v>
                </c:pt>
                <c:pt idx="983">
                  <c:v>19.9589</c:v>
                </c:pt>
                <c:pt idx="984">
                  <c:v>19.9589</c:v>
                </c:pt>
                <c:pt idx="985">
                  <c:v>19.9589</c:v>
                </c:pt>
                <c:pt idx="986">
                  <c:v>19.9589</c:v>
                </c:pt>
                <c:pt idx="987">
                  <c:v>19.9589</c:v>
                </c:pt>
                <c:pt idx="988">
                  <c:v>19.9589</c:v>
                </c:pt>
                <c:pt idx="989">
                  <c:v>19.9589</c:v>
                </c:pt>
                <c:pt idx="990">
                  <c:v>19.9589</c:v>
                </c:pt>
                <c:pt idx="991">
                  <c:v>19.9589</c:v>
                </c:pt>
                <c:pt idx="992">
                  <c:v>19.9589</c:v>
                </c:pt>
                <c:pt idx="993">
                  <c:v>19.9589</c:v>
                </c:pt>
                <c:pt idx="994">
                  <c:v>19.9589</c:v>
                </c:pt>
                <c:pt idx="995">
                  <c:v>19.9589</c:v>
                </c:pt>
                <c:pt idx="996">
                  <c:v>19.9589</c:v>
                </c:pt>
                <c:pt idx="997">
                  <c:v>19.9589</c:v>
                </c:pt>
                <c:pt idx="998">
                  <c:v>19.9589</c:v>
                </c:pt>
                <c:pt idx="999">
                  <c:v>19.9589</c:v>
                </c:pt>
                <c:pt idx="1000">
                  <c:v>19.9589</c:v>
                </c:pt>
                <c:pt idx="1001">
                  <c:v>19.9589</c:v>
                </c:pt>
                <c:pt idx="1002">
                  <c:v>19.9589</c:v>
                </c:pt>
                <c:pt idx="1003">
                  <c:v>19.9589</c:v>
                </c:pt>
                <c:pt idx="1004">
                  <c:v>19.9589</c:v>
                </c:pt>
                <c:pt idx="1005">
                  <c:v>19.9589</c:v>
                </c:pt>
                <c:pt idx="1006">
                  <c:v>19.9589</c:v>
                </c:pt>
                <c:pt idx="1007">
                  <c:v>19.9589</c:v>
                </c:pt>
                <c:pt idx="1008">
                  <c:v>19.9589</c:v>
                </c:pt>
                <c:pt idx="1009">
                  <c:v>19.9589</c:v>
                </c:pt>
                <c:pt idx="1010">
                  <c:v>19.9589</c:v>
                </c:pt>
                <c:pt idx="1011">
                  <c:v>19.9589</c:v>
                </c:pt>
                <c:pt idx="1012">
                  <c:v>19.9589</c:v>
                </c:pt>
                <c:pt idx="1013">
                  <c:v>19.9589</c:v>
                </c:pt>
                <c:pt idx="1014">
                  <c:v>19.9589</c:v>
                </c:pt>
                <c:pt idx="1015">
                  <c:v>19.9589</c:v>
                </c:pt>
                <c:pt idx="1016">
                  <c:v>19.9589</c:v>
                </c:pt>
                <c:pt idx="1017">
                  <c:v>19.9589</c:v>
                </c:pt>
                <c:pt idx="1018">
                  <c:v>19.9589</c:v>
                </c:pt>
                <c:pt idx="1019">
                  <c:v>19.9589</c:v>
                </c:pt>
                <c:pt idx="1020">
                  <c:v>19.9589</c:v>
                </c:pt>
                <c:pt idx="1021">
                  <c:v>19.9589</c:v>
                </c:pt>
                <c:pt idx="1022">
                  <c:v>19.9589</c:v>
                </c:pt>
                <c:pt idx="1023">
                  <c:v>19.9589</c:v>
                </c:pt>
                <c:pt idx="1024">
                  <c:v>19.9589</c:v>
                </c:pt>
                <c:pt idx="1025">
                  <c:v>19.9589</c:v>
                </c:pt>
                <c:pt idx="1026">
                  <c:v>19.9589</c:v>
                </c:pt>
                <c:pt idx="1027">
                  <c:v>19.9589</c:v>
                </c:pt>
                <c:pt idx="1028">
                  <c:v>19.9589</c:v>
                </c:pt>
                <c:pt idx="1029">
                  <c:v>19.9589</c:v>
                </c:pt>
                <c:pt idx="1030">
                  <c:v>19.9589</c:v>
                </c:pt>
                <c:pt idx="1031">
                  <c:v>19.9589</c:v>
                </c:pt>
                <c:pt idx="1032">
                  <c:v>19.9589</c:v>
                </c:pt>
                <c:pt idx="1033">
                  <c:v>19.9589</c:v>
                </c:pt>
                <c:pt idx="1034">
                  <c:v>19.9589</c:v>
                </c:pt>
                <c:pt idx="1035">
                  <c:v>19.9589</c:v>
                </c:pt>
                <c:pt idx="1036">
                  <c:v>19.9589</c:v>
                </c:pt>
                <c:pt idx="1037">
                  <c:v>19.9589</c:v>
                </c:pt>
                <c:pt idx="1038">
                  <c:v>19.9589</c:v>
                </c:pt>
                <c:pt idx="1039">
                  <c:v>19.9589</c:v>
                </c:pt>
                <c:pt idx="1040">
                  <c:v>19.9589</c:v>
                </c:pt>
                <c:pt idx="1041">
                  <c:v>19.9589</c:v>
                </c:pt>
                <c:pt idx="1042">
                  <c:v>19.9589</c:v>
                </c:pt>
                <c:pt idx="1043">
                  <c:v>19.9589</c:v>
                </c:pt>
                <c:pt idx="1044">
                  <c:v>19.9589</c:v>
                </c:pt>
                <c:pt idx="1045">
                  <c:v>19.9589</c:v>
                </c:pt>
                <c:pt idx="1046">
                  <c:v>19.9589</c:v>
                </c:pt>
                <c:pt idx="1047">
                  <c:v>19.9589</c:v>
                </c:pt>
                <c:pt idx="1048">
                  <c:v>19.9589</c:v>
                </c:pt>
                <c:pt idx="1049">
                  <c:v>19.9589</c:v>
                </c:pt>
                <c:pt idx="1050">
                  <c:v>19.9589</c:v>
                </c:pt>
                <c:pt idx="1051">
                  <c:v>19.9589</c:v>
                </c:pt>
                <c:pt idx="1052">
                  <c:v>19.9589</c:v>
                </c:pt>
                <c:pt idx="1053">
                  <c:v>19.9589</c:v>
                </c:pt>
                <c:pt idx="1054">
                  <c:v>19.9589</c:v>
                </c:pt>
                <c:pt idx="1055">
                  <c:v>19.9589</c:v>
                </c:pt>
                <c:pt idx="1056">
                  <c:v>19.9589</c:v>
                </c:pt>
                <c:pt idx="1057">
                  <c:v>19.9589</c:v>
                </c:pt>
                <c:pt idx="1058">
                  <c:v>19.9589</c:v>
                </c:pt>
                <c:pt idx="1059">
                  <c:v>19.9589</c:v>
                </c:pt>
                <c:pt idx="1060">
                  <c:v>19.9589</c:v>
                </c:pt>
                <c:pt idx="1061">
                  <c:v>19.9589</c:v>
                </c:pt>
                <c:pt idx="1062">
                  <c:v>19.9589</c:v>
                </c:pt>
                <c:pt idx="1063">
                  <c:v>19.9589</c:v>
                </c:pt>
                <c:pt idx="1064">
                  <c:v>19.9589</c:v>
                </c:pt>
                <c:pt idx="1065">
                  <c:v>19.9589</c:v>
                </c:pt>
                <c:pt idx="1066">
                  <c:v>19.9589</c:v>
                </c:pt>
                <c:pt idx="1067">
                  <c:v>19.9589</c:v>
                </c:pt>
                <c:pt idx="1068">
                  <c:v>19.9589</c:v>
                </c:pt>
                <c:pt idx="1069">
                  <c:v>19.9589</c:v>
                </c:pt>
                <c:pt idx="1070">
                  <c:v>19.9589</c:v>
                </c:pt>
                <c:pt idx="1071">
                  <c:v>19.9589</c:v>
                </c:pt>
                <c:pt idx="1072">
                  <c:v>19.9589</c:v>
                </c:pt>
                <c:pt idx="1073">
                  <c:v>19.9589</c:v>
                </c:pt>
                <c:pt idx="1074">
                  <c:v>19.9589</c:v>
                </c:pt>
                <c:pt idx="1075">
                  <c:v>19.9589</c:v>
                </c:pt>
                <c:pt idx="1076">
                  <c:v>19.9589</c:v>
                </c:pt>
                <c:pt idx="1077">
                  <c:v>19.9589</c:v>
                </c:pt>
                <c:pt idx="1078">
                  <c:v>19.9589</c:v>
                </c:pt>
                <c:pt idx="1079">
                  <c:v>19.9589</c:v>
                </c:pt>
                <c:pt idx="1080">
                  <c:v>19.9589</c:v>
                </c:pt>
                <c:pt idx="1081">
                  <c:v>19.9589</c:v>
                </c:pt>
                <c:pt idx="1082">
                  <c:v>19.9589</c:v>
                </c:pt>
                <c:pt idx="1083">
                  <c:v>19.9589</c:v>
                </c:pt>
                <c:pt idx="1084">
                  <c:v>19.9589</c:v>
                </c:pt>
                <c:pt idx="1085">
                  <c:v>19.9589</c:v>
                </c:pt>
                <c:pt idx="1086">
                  <c:v>19.9589</c:v>
                </c:pt>
                <c:pt idx="1087">
                  <c:v>19.9589</c:v>
                </c:pt>
                <c:pt idx="1088">
                  <c:v>19.9589</c:v>
                </c:pt>
                <c:pt idx="1089">
                  <c:v>19.9589</c:v>
                </c:pt>
                <c:pt idx="1090">
                  <c:v>19.9589</c:v>
                </c:pt>
                <c:pt idx="1091">
                  <c:v>19.9589</c:v>
                </c:pt>
                <c:pt idx="1092">
                  <c:v>19.9589</c:v>
                </c:pt>
                <c:pt idx="1093">
                  <c:v>19.9589</c:v>
                </c:pt>
                <c:pt idx="1094">
                  <c:v>19.9589</c:v>
                </c:pt>
                <c:pt idx="1095">
                  <c:v>19.9589</c:v>
                </c:pt>
                <c:pt idx="1096">
                  <c:v>19.9589</c:v>
                </c:pt>
                <c:pt idx="1097">
                  <c:v>19.9589</c:v>
                </c:pt>
                <c:pt idx="1098">
                  <c:v>19.9589</c:v>
                </c:pt>
                <c:pt idx="1099">
                  <c:v>19.9589</c:v>
                </c:pt>
                <c:pt idx="1100">
                  <c:v>19.9589</c:v>
                </c:pt>
                <c:pt idx="1101">
                  <c:v>19.9589</c:v>
                </c:pt>
                <c:pt idx="1102">
                  <c:v>19.9589</c:v>
                </c:pt>
                <c:pt idx="1103">
                  <c:v>19.9589</c:v>
                </c:pt>
                <c:pt idx="1104">
                  <c:v>19.9589</c:v>
                </c:pt>
                <c:pt idx="1105">
                  <c:v>19.9589</c:v>
                </c:pt>
                <c:pt idx="1106">
                  <c:v>19.9589</c:v>
                </c:pt>
                <c:pt idx="1107">
                  <c:v>19.9589</c:v>
                </c:pt>
                <c:pt idx="1108">
                  <c:v>19.9589</c:v>
                </c:pt>
                <c:pt idx="1109">
                  <c:v>19.9589</c:v>
                </c:pt>
                <c:pt idx="1110">
                  <c:v>19.9589</c:v>
                </c:pt>
                <c:pt idx="1111">
                  <c:v>19.9589</c:v>
                </c:pt>
                <c:pt idx="1112">
                  <c:v>19.9589</c:v>
                </c:pt>
                <c:pt idx="1113">
                  <c:v>19.9589</c:v>
                </c:pt>
                <c:pt idx="1114">
                  <c:v>19.9589</c:v>
                </c:pt>
                <c:pt idx="1115">
                  <c:v>19.9589</c:v>
                </c:pt>
                <c:pt idx="1116">
                  <c:v>19.9589</c:v>
                </c:pt>
                <c:pt idx="1117">
                  <c:v>19.9589</c:v>
                </c:pt>
                <c:pt idx="1118">
                  <c:v>19.9589</c:v>
                </c:pt>
                <c:pt idx="1119">
                  <c:v>19.9589</c:v>
                </c:pt>
                <c:pt idx="1120">
                  <c:v>19.9589</c:v>
                </c:pt>
                <c:pt idx="1121">
                  <c:v>19.9589</c:v>
                </c:pt>
                <c:pt idx="1122">
                  <c:v>19.9589</c:v>
                </c:pt>
                <c:pt idx="1123">
                  <c:v>19.9589</c:v>
                </c:pt>
                <c:pt idx="1124">
                  <c:v>19.9589</c:v>
                </c:pt>
                <c:pt idx="1125">
                  <c:v>19.9589</c:v>
                </c:pt>
                <c:pt idx="1126">
                  <c:v>19.9589</c:v>
                </c:pt>
                <c:pt idx="1127">
                  <c:v>19.9589</c:v>
                </c:pt>
                <c:pt idx="1128">
                  <c:v>19.9589</c:v>
                </c:pt>
                <c:pt idx="1129">
                  <c:v>19.9589</c:v>
                </c:pt>
                <c:pt idx="1130">
                  <c:v>19.9589</c:v>
                </c:pt>
                <c:pt idx="1131">
                  <c:v>19.9589</c:v>
                </c:pt>
                <c:pt idx="1132">
                  <c:v>19.9589</c:v>
                </c:pt>
                <c:pt idx="1133">
                  <c:v>19.9589</c:v>
                </c:pt>
                <c:pt idx="1134">
                  <c:v>19.9589</c:v>
                </c:pt>
                <c:pt idx="1135">
                  <c:v>19.9589</c:v>
                </c:pt>
                <c:pt idx="1136">
                  <c:v>19.9589</c:v>
                </c:pt>
                <c:pt idx="1137">
                  <c:v>19.9589</c:v>
                </c:pt>
                <c:pt idx="1138">
                  <c:v>19.9589</c:v>
                </c:pt>
                <c:pt idx="1139">
                  <c:v>19.9589</c:v>
                </c:pt>
                <c:pt idx="1140">
                  <c:v>19.9589</c:v>
                </c:pt>
                <c:pt idx="1141">
                  <c:v>19.9589</c:v>
                </c:pt>
                <c:pt idx="1142">
                  <c:v>19.9589</c:v>
                </c:pt>
                <c:pt idx="1143">
                  <c:v>19.9589</c:v>
                </c:pt>
                <c:pt idx="1144">
                  <c:v>19.9589</c:v>
                </c:pt>
                <c:pt idx="1145">
                  <c:v>19.9589</c:v>
                </c:pt>
                <c:pt idx="1146">
                  <c:v>19.9589</c:v>
                </c:pt>
                <c:pt idx="1147">
                  <c:v>19.9589</c:v>
                </c:pt>
                <c:pt idx="1148">
                  <c:v>19.9589</c:v>
                </c:pt>
                <c:pt idx="1149">
                  <c:v>19.9589</c:v>
                </c:pt>
                <c:pt idx="1150">
                  <c:v>19.9589</c:v>
                </c:pt>
                <c:pt idx="1151">
                  <c:v>19.9589</c:v>
                </c:pt>
                <c:pt idx="1152">
                  <c:v>19.9589</c:v>
                </c:pt>
                <c:pt idx="1153">
                  <c:v>19.9589</c:v>
                </c:pt>
                <c:pt idx="1154">
                  <c:v>19.9589</c:v>
                </c:pt>
                <c:pt idx="1155">
                  <c:v>19.9589</c:v>
                </c:pt>
                <c:pt idx="1156">
                  <c:v>19.9589</c:v>
                </c:pt>
                <c:pt idx="1157">
                  <c:v>19.9589</c:v>
                </c:pt>
                <c:pt idx="1158">
                  <c:v>19.9589</c:v>
                </c:pt>
                <c:pt idx="1159">
                  <c:v>19.9589</c:v>
                </c:pt>
                <c:pt idx="1160">
                  <c:v>19.9589</c:v>
                </c:pt>
                <c:pt idx="1161">
                  <c:v>19.9589</c:v>
                </c:pt>
                <c:pt idx="1162">
                  <c:v>19.9589</c:v>
                </c:pt>
                <c:pt idx="1163">
                  <c:v>19.9589</c:v>
                </c:pt>
                <c:pt idx="1164">
                  <c:v>19.9589</c:v>
                </c:pt>
                <c:pt idx="1165">
                  <c:v>19.9589</c:v>
                </c:pt>
                <c:pt idx="1166">
                  <c:v>19.9589</c:v>
                </c:pt>
                <c:pt idx="1167">
                  <c:v>19.9589</c:v>
                </c:pt>
                <c:pt idx="1168">
                  <c:v>19.9589</c:v>
                </c:pt>
                <c:pt idx="1169">
                  <c:v>19.9589</c:v>
                </c:pt>
                <c:pt idx="1170">
                  <c:v>19.9589</c:v>
                </c:pt>
                <c:pt idx="1171">
                  <c:v>19.9589</c:v>
                </c:pt>
                <c:pt idx="1172">
                  <c:v>19.9589</c:v>
                </c:pt>
                <c:pt idx="1173">
                  <c:v>19.9589</c:v>
                </c:pt>
                <c:pt idx="1174">
                  <c:v>19.9589</c:v>
                </c:pt>
                <c:pt idx="1175">
                  <c:v>19.9589</c:v>
                </c:pt>
                <c:pt idx="1176">
                  <c:v>19.9589</c:v>
                </c:pt>
                <c:pt idx="1177">
                  <c:v>19.9589</c:v>
                </c:pt>
                <c:pt idx="1178">
                  <c:v>19.9589</c:v>
                </c:pt>
                <c:pt idx="1179">
                  <c:v>19.9589</c:v>
                </c:pt>
                <c:pt idx="1180">
                  <c:v>19.9589</c:v>
                </c:pt>
                <c:pt idx="1181">
                  <c:v>19.9589</c:v>
                </c:pt>
                <c:pt idx="1182">
                  <c:v>19.9589</c:v>
                </c:pt>
                <c:pt idx="1183">
                  <c:v>19.9589</c:v>
                </c:pt>
                <c:pt idx="1184">
                  <c:v>19.9589</c:v>
                </c:pt>
                <c:pt idx="1185">
                  <c:v>19.9589</c:v>
                </c:pt>
                <c:pt idx="1186">
                  <c:v>19.9589</c:v>
                </c:pt>
                <c:pt idx="1187">
                  <c:v>19.9589</c:v>
                </c:pt>
                <c:pt idx="1188">
                  <c:v>19.9589</c:v>
                </c:pt>
                <c:pt idx="1189">
                  <c:v>19.9589</c:v>
                </c:pt>
                <c:pt idx="1190">
                  <c:v>19.9589</c:v>
                </c:pt>
                <c:pt idx="1191">
                  <c:v>19.9589</c:v>
                </c:pt>
                <c:pt idx="1192">
                  <c:v>19.9589</c:v>
                </c:pt>
                <c:pt idx="1193">
                  <c:v>19.9589</c:v>
                </c:pt>
                <c:pt idx="1194">
                  <c:v>19.9589</c:v>
                </c:pt>
                <c:pt idx="1195">
                  <c:v>19.9589</c:v>
                </c:pt>
                <c:pt idx="1196">
                  <c:v>19.9589</c:v>
                </c:pt>
                <c:pt idx="1197">
                  <c:v>19.9589</c:v>
                </c:pt>
                <c:pt idx="1198">
                  <c:v>19.9589</c:v>
                </c:pt>
                <c:pt idx="1199">
                  <c:v>19.9589</c:v>
                </c:pt>
                <c:pt idx="1200">
                  <c:v>19.9589</c:v>
                </c:pt>
                <c:pt idx="1201">
                  <c:v>19.9589</c:v>
                </c:pt>
                <c:pt idx="1202">
                  <c:v>19.9589</c:v>
                </c:pt>
                <c:pt idx="1203">
                  <c:v>19.9589</c:v>
                </c:pt>
                <c:pt idx="1204">
                  <c:v>19.9589</c:v>
                </c:pt>
                <c:pt idx="1205">
                  <c:v>19.9589</c:v>
                </c:pt>
                <c:pt idx="1206">
                  <c:v>19.9589</c:v>
                </c:pt>
                <c:pt idx="1207">
                  <c:v>19.9589</c:v>
                </c:pt>
                <c:pt idx="1208">
                  <c:v>19.9589</c:v>
                </c:pt>
                <c:pt idx="1209">
                  <c:v>19.9589</c:v>
                </c:pt>
                <c:pt idx="1210">
                  <c:v>19.9589</c:v>
                </c:pt>
                <c:pt idx="1211">
                  <c:v>19.9589</c:v>
                </c:pt>
                <c:pt idx="1212">
                  <c:v>19.9589</c:v>
                </c:pt>
                <c:pt idx="1213">
                  <c:v>19.9589</c:v>
                </c:pt>
                <c:pt idx="1214">
                  <c:v>19.9589</c:v>
                </c:pt>
                <c:pt idx="1215">
                  <c:v>19.9589</c:v>
                </c:pt>
                <c:pt idx="1216">
                  <c:v>19.9589</c:v>
                </c:pt>
                <c:pt idx="1217">
                  <c:v>19.9589</c:v>
                </c:pt>
                <c:pt idx="1218">
                  <c:v>19.9589</c:v>
                </c:pt>
                <c:pt idx="1219">
                  <c:v>19.9589</c:v>
                </c:pt>
                <c:pt idx="1220">
                  <c:v>19.9589</c:v>
                </c:pt>
                <c:pt idx="1221">
                  <c:v>19.9589</c:v>
                </c:pt>
                <c:pt idx="1222">
                  <c:v>19.9589</c:v>
                </c:pt>
                <c:pt idx="1223">
                  <c:v>19.9589</c:v>
                </c:pt>
                <c:pt idx="1224">
                  <c:v>19.9589</c:v>
                </c:pt>
                <c:pt idx="1225">
                  <c:v>19.9589</c:v>
                </c:pt>
                <c:pt idx="1226">
                  <c:v>19.9589</c:v>
                </c:pt>
                <c:pt idx="1227">
                  <c:v>19.9589</c:v>
                </c:pt>
                <c:pt idx="1228">
                  <c:v>19.9589</c:v>
                </c:pt>
                <c:pt idx="1229">
                  <c:v>19.9589</c:v>
                </c:pt>
                <c:pt idx="1230">
                  <c:v>19.9589</c:v>
                </c:pt>
                <c:pt idx="1231">
                  <c:v>19.9589</c:v>
                </c:pt>
                <c:pt idx="1232">
                  <c:v>19.9589</c:v>
                </c:pt>
                <c:pt idx="1233">
                  <c:v>19.9589</c:v>
                </c:pt>
                <c:pt idx="1234">
                  <c:v>19.9589</c:v>
                </c:pt>
                <c:pt idx="1235">
                  <c:v>19.9589</c:v>
                </c:pt>
                <c:pt idx="1236">
                  <c:v>19.9589</c:v>
                </c:pt>
                <c:pt idx="1237">
                  <c:v>19.9589</c:v>
                </c:pt>
                <c:pt idx="1238">
                  <c:v>19.9589</c:v>
                </c:pt>
                <c:pt idx="1239">
                  <c:v>19.9589</c:v>
                </c:pt>
                <c:pt idx="1240">
                  <c:v>19.9589</c:v>
                </c:pt>
                <c:pt idx="1241">
                  <c:v>19.9589</c:v>
                </c:pt>
                <c:pt idx="1242">
                  <c:v>19.9589</c:v>
                </c:pt>
                <c:pt idx="1243">
                  <c:v>19.9589</c:v>
                </c:pt>
                <c:pt idx="1244">
                  <c:v>19.9589</c:v>
                </c:pt>
                <c:pt idx="1245">
                  <c:v>19.9589</c:v>
                </c:pt>
                <c:pt idx="1246">
                  <c:v>19.9589</c:v>
                </c:pt>
                <c:pt idx="1247">
                  <c:v>19.9589</c:v>
                </c:pt>
                <c:pt idx="1248">
                  <c:v>19.9589</c:v>
                </c:pt>
                <c:pt idx="1249">
                  <c:v>19.9589</c:v>
                </c:pt>
                <c:pt idx="1250">
                  <c:v>19.9589</c:v>
                </c:pt>
                <c:pt idx="1251">
                  <c:v>19.9589</c:v>
                </c:pt>
                <c:pt idx="1252">
                  <c:v>19.9589</c:v>
                </c:pt>
                <c:pt idx="1253">
                  <c:v>19.9589</c:v>
                </c:pt>
                <c:pt idx="1254">
                  <c:v>19.9589</c:v>
                </c:pt>
                <c:pt idx="1255">
                  <c:v>19.9589</c:v>
                </c:pt>
                <c:pt idx="1256">
                  <c:v>19.9589</c:v>
                </c:pt>
                <c:pt idx="1257">
                  <c:v>19.9589</c:v>
                </c:pt>
                <c:pt idx="1258">
                  <c:v>19.9589</c:v>
                </c:pt>
                <c:pt idx="1259">
                  <c:v>19.9589</c:v>
                </c:pt>
                <c:pt idx="1260">
                  <c:v>19.9589</c:v>
                </c:pt>
                <c:pt idx="1261">
                  <c:v>19.9589</c:v>
                </c:pt>
                <c:pt idx="1262">
                  <c:v>19.9589</c:v>
                </c:pt>
                <c:pt idx="1263">
                  <c:v>19.9589</c:v>
                </c:pt>
                <c:pt idx="1264">
                  <c:v>19.9589</c:v>
                </c:pt>
                <c:pt idx="1265">
                  <c:v>19.9589</c:v>
                </c:pt>
                <c:pt idx="1266">
                  <c:v>19.9589</c:v>
                </c:pt>
                <c:pt idx="1267">
                  <c:v>19.9589</c:v>
                </c:pt>
                <c:pt idx="1268">
                  <c:v>19.9589</c:v>
                </c:pt>
                <c:pt idx="1269">
                  <c:v>19.9589</c:v>
                </c:pt>
                <c:pt idx="1270">
                  <c:v>19.9589</c:v>
                </c:pt>
                <c:pt idx="1271">
                  <c:v>19.9589</c:v>
                </c:pt>
                <c:pt idx="1272">
                  <c:v>19.9589</c:v>
                </c:pt>
                <c:pt idx="1273">
                  <c:v>19.9589</c:v>
                </c:pt>
                <c:pt idx="1274">
                  <c:v>19.9589</c:v>
                </c:pt>
                <c:pt idx="1275">
                  <c:v>19.9589</c:v>
                </c:pt>
                <c:pt idx="1276">
                  <c:v>19.9589</c:v>
                </c:pt>
                <c:pt idx="1277">
                  <c:v>19.9589</c:v>
                </c:pt>
                <c:pt idx="1278">
                  <c:v>19.9589</c:v>
                </c:pt>
                <c:pt idx="1279">
                  <c:v>19.9589</c:v>
                </c:pt>
                <c:pt idx="1280">
                  <c:v>19.9589</c:v>
                </c:pt>
                <c:pt idx="1281">
                  <c:v>19.9589</c:v>
                </c:pt>
                <c:pt idx="1282">
                  <c:v>19.9589</c:v>
                </c:pt>
                <c:pt idx="1283">
                  <c:v>19.9589</c:v>
                </c:pt>
                <c:pt idx="1284">
                  <c:v>19.9589</c:v>
                </c:pt>
                <c:pt idx="1285">
                  <c:v>19.9589</c:v>
                </c:pt>
                <c:pt idx="1286">
                  <c:v>19.9589</c:v>
                </c:pt>
                <c:pt idx="1287">
                  <c:v>19.9589</c:v>
                </c:pt>
                <c:pt idx="1288">
                  <c:v>19.9589</c:v>
                </c:pt>
                <c:pt idx="1289">
                  <c:v>19.9589</c:v>
                </c:pt>
                <c:pt idx="1290">
                  <c:v>19.9589</c:v>
                </c:pt>
                <c:pt idx="1291">
                  <c:v>19.9589</c:v>
                </c:pt>
                <c:pt idx="1292">
                  <c:v>19.9589</c:v>
                </c:pt>
                <c:pt idx="1293">
                  <c:v>19.9589</c:v>
                </c:pt>
                <c:pt idx="1294">
                  <c:v>19.9589</c:v>
                </c:pt>
                <c:pt idx="1295">
                  <c:v>19.9589</c:v>
                </c:pt>
                <c:pt idx="1296">
                  <c:v>19.9589</c:v>
                </c:pt>
                <c:pt idx="1297">
                  <c:v>19.9589</c:v>
                </c:pt>
                <c:pt idx="1298">
                  <c:v>19.9589</c:v>
                </c:pt>
                <c:pt idx="1299">
                  <c:v>19.9589</c:v>
                </c:pt>
                <c:pt idx="1300">
                  <c:v>19.9589</c:v>
                </c:pt>
                <c:pt idx="1301">
                  <c:v>19.9589</c:v>
                </c:pt>
                <c:pt idx="1302">
                  <c:v>19.9589</c:v>
                </c:pt>
                <c:pt idx="1303">
                  <c:v>19.9589</c:v>
                </c:pt>
                <c:pt idx="1304">
                  <c:v>19.9589</c:v>
                </c:pt>
                <c:pt idx="1305">
                  <c:v>19.9589</c:v>
                </c:pt>
                <c:pt idx="1306">
                  <c:v>19.9589</c:v>
                </c:pt>
                <c:pt idx="1307">
                  <c:v>19.9589</c:v>
                </c:pt>
                <c:pt idx="1308">
                  <c:v>19.9589</c:v>
                </c:pt>
                <c:pt idx="1309">
                  <c:v>19.9589</c:v>
                </c:pt>
                <c:pt idx="1310">
                  <c:v>19.9589</c:v>
                </c:pt>
                <c:pt idx="1311">
                  <c:v>19.9589</c:v>
                </c:pt>
                <c:pt idx="1312">
                  <c:v>19.9589</c:v>
                </c:pt>
                <c:pt idx="1313">
                  <c:v>19.9589</c:v>
                </c:pt>
                <c:pt idx="1314">
                  <c:v>19.9589</c:v>
                </c:pt>
                <c:pt idx="1315">
                  <c:v>19.9589</c:v>
                </c:pt>
                <c:pt idx="1316">
                  <c:v>19.9589</c:v>
                </c:pt>
                <c:pt idx="1317">
                  <c:v>19.9589</c:v>
                </c:pt>
                <c:pt idx="1318">
                  <c:v>19.9589</c:v>
                </c:pt>
                <c:pt idx="1319">
                  <c:v>19.9589</c:v>
                </c:pt>
                <c:pt idx="1320">
                  <c:v>19.9589</c:v>
                </c:pt>
                <c:pt idx="1321">
                  <c:v>19.9589</c:v>
                </c:pt>
                <c:pt idx="1322">
                  <c:v>19.9589</c:v>
                </c:pt>
                <c:pt idx="1323">
                  <c:v>19.9589</c:v>
                </c:pt>
                <c:pt idx="1324">
                  <c:v>19.9589</c:v>
                </c:pt>
                <c:pt idx="1325">
                  <c:v>19.9589</c:v>
                </c:pt>
                <c:pt idx="1326">
                  <c:v>19.9589</c:v>
                </c:pt>
                <c:pt idx="1327">
                  <c:v>19.9589</c:v>
                </c:pt>
                <c:pt idx="1328">
                  <c:v>19.9589</c:v>
                </c:pt>
                <c:pt idx="1329">
                  <c:v>19.9589</c:v>
                </c:pt>
                <c:pt idx="1330">
                  <c:v>19.9589</c:v>
                </c:pt>
                <c:pt idx="1331">
                  <c:v>19.9589</c:v>
                </c:pt>
                <c:pt idx="1332">
                  <c:v>19.9589</c:v>
                </c:pt>
                <c:pt idx="1333">
                  <c:v>19.9589</c:v>
                </c:pt>
                <c:pt idx="1334">
                  <c:v>19.9589</c:v>
                </c:pt>
                <c:pt idx="1335">
                  <c:v>19.9589</c:v>
                </c:pt>
                <c:pt idx="1336">
                  <c:v>19.9589</c:v>
                </c:pt>
                <c:pt idx="1337">
                  <c:v>19.9589</c:v>
                </c:pt>
                <c:pt idx="1338">
                  <c:v>19.9589</c:v>
                </c:pt>
                <c:pt idx="1339">
                  <c:v>19.9589</c:v>
                </c:pt>
                <c:pt idx="1340">
                  <c:v>19.9589</c:v>
                </c:pt>
                <c:pt idx="1341">
                  <c:v>19.9589</c:v>
                </c:pt>
                <c:pt idx="1342">
                  <c:v>19.9589</c:v>
                </c:pt>
                <c:pt idx="1343">
                  <c:v>19.9589</c:v>
                </c:pt>
                <c:pt idx="1344">
                  <c:v>19.9589</c:v>
                </c:pt>
                <c:pt idx="1345">
                  <c:v>19.9589</c:v>
                </c:pt>
                <c:pt idx="1346">
                  <c:v>19.9589</c:v>
                </c:pt>
                <c:pt idx="1347">
                  <c:v>19.9589</c:v>
                </c:pt>
                <c:pt idx="1348">
                  <c:v>19.9589</c:v>
                </c:pt>
                <c:pt idx="1349">
                  <c:v>19.9589</c:v>
                </c:pt>
                <c:pt idx="1350">
                  <c:v>19.9589</c:v>
                </c:pt>
                <c:pt idx="1351">
                  <c:v>19.9589</c:v>
                </c:pt>
                <c:pt idx="1352">
                  <c:v>19.9589</c:v>
                </c:pt>
                <c:pt idx="1353">
                  <c:v>19.9589</c:v>
                </c:pt>
                <c:pt idx="1354">
                  <c:v>19.9589</c:v>
                </c:pt>
                <c:pt idx="1355">
                  <c:v>19.9589</c:v>
                </c:pt>
                <c:pt idx="1356">
                  <c:v>19.9589</c:v>
                </c:pt>
                <c:pt idx="1357">
                  <c:v>19.9589</c:v>
                </c:pt>
                <c:pt idx="1358">
                  <c:v>19.9589</c:v>
                </c:pt>
                <c:pt idx="1359">
                  <c:v>19.9589</c:v>
                </c:pt>
                <c:pt idx="1360">
                  <c:v>19.9589</c:v>
                </c:pt>
                <c:pt idx="1361">
                  <c:v>19.9589</c:v>
                </c:pt>
                <c:pt idx="1362">
                  <c:v>19.9589</c:v>
                </c:pt>
                <c:pt idx="1363">
                  <c:v>19.9589</c:v>
                </c:pt>
                <c:pt idx="1364">
                  <c:v>19.9589</c:v>
                </c:pt>
                <c:pt idx="1365">
                  <c:v>19.9589</c:v>
                </c:pt>
                <c:pt idx="1366">
                  <c:v>19.9589</c:v>
                </c:pt>
                <c:pt idx="1367">
                  <c:v>19.9589</c:v>
                </c:pt>
                <c:pt idx="1368">
                  <c:v>19.9589</c:v>
                </c:pt>
                <c:pt idx="1369">
                  <c:v>19.9589</c:v>
                </c:pt>
                <c:pt idx="1370">
                  <c:v>19.9589</c:v>
                </c:pt>
                <c:pt idx="1371">
                  <c:v>19.9589</c:v>
                </c:pt>
                <c:pt idx="1372">
                  <c:v>19.9589</c:v>
                </c:pt>
                <c:pt idx="1373">
                  <c:v>19.9589</c:v>
                </c:pt>
                <c:pt idx="1374">
                  <c:v>19.9589</c:v>
                </c:pt>
                <c:pt idx="1375">
                  <c:v>19.9589</c:v>
                </c:pt>
                <c:pt idx="1376">
                  <c:v>19.9589</c:v>
                </c:pt>
                <c:pt idx="1377">
                  <c:v>19.9589</c:v>
                </c:pt>
                <c:pt idx="1378">
                  <c:v>19.9589</c:v>
                </c:pt>
                <c:pt idx="1379">
                  <c:v>19.9589</c:v>
                </c:pt>
                <c:pt idx="1380">
                  <c:v>19.9589</c:v>
                </c:pt>
                <c:pt idx="1381">
                  <c:v>19.9589</c:v>
                </c:pt>
                <c:pt idx="1382">
                  <c:v>19.9589</c:v>
                </c:pt>
                <c:pt idx="1383">
                  <c:v>19.9589</c:v>
                </c:pt>
                <c:pt idx="1384">
                  <c:v>19.9589</c:v>
                </c:pt>
                <c:pt idx="1385">
                  <c:v>19.9589</c:v>
                </c:pt>
                <c:pt idx="1386">
                  <c:v>19.9589</c:v>
                </c:pt>
                <c:pt idx="1387">
                  <c:v>19.9589</c:v>
                </c:pt>
                <c:pt idx="1388">
                  <c:v>19.9589</c:v>
                </c:pt>
                <c:pt idx="1389">
                  <c:v>19.9589</c:v>
                </c:pt>
                <c:pt idx="1390">
                  <c:v>19.9589</c:v>
                </c:pt>
                <c:pt idx="1391">
                  <c:v>19.9589</c:v>
                </c:pt>
                <c:pt idx="1392">
                  <c:v>19.9589</c:v>
                </c:pt>
                <c:pt idx="1393">
                  <c:v>19.9589</c:v>
                </c:pt>
                <c:pt idx="1394">
                  <c:v>19.9589</c:v>
                </c:pt>
                <c:pt idx="1395">
                  <c:v>19.9589</c:v>
                </c:pt>
                <c:pt idx="1396">
                  <c:v>19.9589</c:v>
                </c:pt>
                <c:pt idx="1397">
                  <c:v>19.9589</c:v>
                </c:pt>
                <c:pt idx="1398">
                  <c:v>19.9589</c:v>
                </c:pt>
                <c:pt idx="1399">
                  <c:v>19.9589</c:v>
                </c:pt>
                <c:pt idx="1400">
                  <c:v>19.9589</c:v>
                </c:pt>
                <c:pt idx="1401">
                  <c:v>19.9589</c:v>
                </c:pt>
                <c:pt idx="1402">
                  <c:v>19.9589</c:v>
                </c:pt>
                <c:pt idx="1403">
                  <c:v>19.9589</c:v>
                </c:pt>
                <c:pt idx="1404">
                  <c:v>19.9589</c:v>
                </c:pt>
                <c:pt idx="1405">
                  <c:v>19.9589</c:v>
                </c:pt>
                <c:pt idx="1406">
                  <c:v>19.9589</c:v>
                </c:pt>
                <c:pt idx="1407">
                  <c:v>19.9589</c:v>
                </c:pt>
                <c:pt idx="1408">
                  <c:v>19.9589</c:v>
                </c:pt>
                <c:pt idx="1409">
                  <c:v>19.9589</c:v>
                </c:pt>
                <c:pt idx="1410">
                  <c:v>19.9589</c:v>
                </c:pt>
                <c:pt idx="1411">
                  <c:v>19.9589</c:v>
                </c:pt>
                <c:pt idx="1412">
                  <c:v>19.9589</c:v>
                </c:pt>
                <c:pt idx="1413">
                  <c:v>19.9589</c:v>
                </c:pt>
                <c:pt idx="1414">
                  <c:v>19.9589</c:v>
                </c:pt>
                <c:pt idx="1415">
                  <c:v>19.9589</c:v>
                </c:pt>
                <c:pt idx="1416">
                  <c:v>19.9589</c:v>
                </c:pt>
                <c:pt idx="1417">
                  <c:v>19.9589</c:v>
                </c:pt>
                <c:pt idx="1418">
                  <c:v>19.9589</c:v>
                </c:pt>
                <c:pt idx="1419">
                  <c:v>19.9589</c:v>
                </c:pt>
                <c:pt idx="1420">
                  <c:v>19.9589</c:v>
                </c:pt>
                <c:pt idx="1421">
                  <c:v>19.9589</c:v>
                </c:pt>
                <c:pt idx="1422">
                  <c:v>19.9589</c:v>
                </c:pt>
                <c:pt idx="1423">
                  <c:v>19.9589</c:v>
                </c:pt>
                <c:pt idx="1424">
                  <c:v>19.9589</c:v>
                </c:pt>
                <c:pt idx="1425">
                  <c:v>19.9589</c:v>
                </c:pt>
                <c:pt idx="1426">
                  <c:v>19.9589</c:v>
                </c:pt>
                <c:pt idx="1427">
                  <c:v>19.9589</c:v>
                </c:pt>
                <c:pt idx="1428">
                  <c:v>19.9589</c:v>
                </c:pt>
                <c:pt idx="1429">
                  <c:v>19.9589</c:v>
                </c:pt>
                <c:pt idx="1430">
                  <c:v>19.9589</c:v>
                </c:pt>
                <c:pt idx="1431">
                  <c:v>19.9589</c:v>
                </c:pt>
                <c:pt idx="1432">
                  <c:v>19.9589</c:v>
                </c:pt>
                <c:pt idx="1433">
                  <c:v>19.9589</c:v>
                </c:pt>
                <c:pt idx="1434">
                  <c:v>19.9589</c:v>
                </c:pt>
                <c:pt idx="1435">
                  <c:v>19.9589</c:v>
                </c:pt>
                <c:pt idx="1436">
                  <c:v>19.9589</c:v>
                </c:pt>
                <c:pt idx="1437">
                  <c:v>19.9589</c:v>
                </c:pt>
                <c:pt idx="1438">
                  <c:v>19.9589</c:v>
                </c:pt>
                <c:pt idx="1439">
                  <c:v>19.9589</c:v>
                </c:pt>
                <c:pt idx="1440">
                  <c:v>19.9589</c:v>
                </c:pt>
                <c:pt idx="1441">
                  <c:v>19.9589</c:v>
                </c:pt>
                <c:pt idx="1442">
                  <c:v>19.9589</c:v>
                </c:pt>
                <c:pt idx="1443">
                  <c:v>19.9589</c:v>
                </c:pt>
                <c:pt idx="1444">
                  <c:v>19.9589</c:v>
                </c:pt>
                <c:pt idx="1445">
                  <c:v>19.9589</c:v>
                </c:pt>
                <c:pt idx="1446">
                  <c:v>19.9589</c:v>
                </c:pt>
                <c:pt idx="1447">
                  <c:v>19.9589</c:v>
                </c:pt>
                <c:pt idx="1448">
                  <c:v>19.9589</c:v>
                </c:pt>
                <c:pt idx="1449">
                  <c:v>19.9589</c:v>
                </c:pt>
                <c:pt idx="1450">
                  <c:v>19.9589</c:v>
                </c:pt>
                <c:pt idx="1451">
                  <c:v>19.9589</c:v>
                </c:pt>
                <c:pt idx="1452">
                  <c:v>19.9589</c:v>
                </c:pt>
                <c:pt idx="1453">
                  <c:v>19.9589</c:v>
                </c:pt>
                <c:pt idx="1454">
                  <c:v>19.9589</c:v>
                </c:pt>
                <c:pt idx="1455">
                  <c:v>19.9589</c:v>
                </c:pt>
                <c:pt idx="1456">
                  <c:v>19.9589</c:v>
                </c:pt>
                <c:pt idx="1457">
                  <c:v>19.9589</c:v>
                </c:pt>
                <c:pt idx="1458">
                  <c:v>19.9589</c:v>
                </c:pt>
                <c:pt idx="1459">
                  <c:v>19.9589</c:v>
                </c:pt>
                <c:pt idx="1460">
                  <c:v>19.9589</c:v>
                </c:pt>
                <c:pt idx="1461">
                  <c:v>19.9589</c:v>
                </c:pt>
                <c:pt idx="1462">
                  <c:v>19.9589</c:v>
                </c:pt>
                <c:pt idx="1463">
                  <c:v>19.9589</c:v>
                </c:pt>
                <c:pt idx="1464">
                  <c:v>19.9589</c:v>
                </c:pt>
                <c:pt idx="1465">
                  <c:v>19.9589</c:v>
                </c:pt>
                <c:pt idx="1466">
                  <c:v>19.9589</c:v>
                </c:pt>
                <c:pt idx="1467">
                  <c:v>19.9589</c:v>
                </c:pt>
                <c:pt idx="1468">
                  <c:v>19.9589</c:v>
                </c:pt>
                <c:pt idx="1469">
                  <c:v>19.9589</c:v>
                </c:pt>
                <c:pt idx="1470">
                  <c:v>19.9589</c:v>
                </c:pt>
                <c:pt idx="1471">
                  <c:v>19.9589</c:v>
                </c:pt>
                <c:pt idx="1472">
                  <c:v>19.9589</c:v>
                </c:pt>
                <c:pt idx="1473">
                  <c:v>19.9589</c:v>
                </c:pt>
                <c:pt idx="1474">
                  <c:v>19.9589</c:v>
                </c:pt>
                <c:pt idx="1475">
                  <c:v>19.9589</c:v>
                </c:pt>
                <c:pt idx="1476">
                  <c:v>19.9589</c:v>
                </c:pt>
                <c:pt idx="1477">
                  <c:v>19.9589</c:v>
                </c:pt>
                <c:pt idx="1478">
                  <c:v>19.9589</c:v>
                </c:pt>
                <c:pt idx="1479">
                  <c:v>19.9589</c:v>
                </c:pt>
                <c:pt idx="1480">
                  <c:v>19.9589</c:v>
                </c:pt>
                <c:pt idx="1481">
                  <c:v>19.9589</c:v>
                </c:pt>
                <c:pt idx="1482">
                  <c:v>19.9589</c:v>
                </c:pt>
                <c:pt idx="1483">
                  <c:v>19.9589</c:v>
                </c:pt>
                <c:pt idx="1484">
                  <c:v>19.9589</c:v>
                </c:pt>
                <c:pt idx="1485">
                  <c:v>19.9589</c:v>
                </c:pt>
                <c:pt idx="1486">
                  <c:v>19.9589</c:v>
                </c:pt>
                <c:pt idx="1487">
                  <c:v>19.9589</c:v>
                </c:pt>
                <c:pt idx="1488">
                  <c:v>19.9589</c:v>
                </c:pt>
                <c:pt idx="1489">
                  <c:v>19.9589</c:v>
                </c:pt>
                <c:pt idx="1490">
                  <c:v>19.9589</c:v>
                </c:pt>
                <c:pt idx="1491">
                  <c:v>19.9589</c:v>
                </c:pt>
                <c:pt idx="1492">
                  <c:v>19.9589</c:v>
                </c:pt>
                <c:pt idx="1493">
                  <c:v>19.9589</c:v>
                </c:pt>
                <c:pt idx="1494">
                  <c:v>19.9589</c:v>
                </c:pt>
                <c:pt idx="1495">
                  <c:v>19.9589</c:v>
                </c:pt>
                <c:pt idx="1496">
                  <c:v>19.9589</c:v>
                </c:pt>
                <c:pt idx="1497">
                  <c:v>19.9589</c:v>
                </c:pt>
                <c:pt idx="1498">
                  <c:v>19.9589</c:v>
                </c:pt>
                <c:pt idx="1499">
                  <c:v>19.9589</c:v>
                </c:pt>
                <c:pt idx="1500">
                  <c:v>19.9589</c:v>
                </c:pt>
                <c:pt idx="1501">
                  <c:v>19.9589</c:v>
                </c:pt>
                <c:pt idx="1502">
                  <c:v>19.9589</c:v>
                </c:pt>
                <c:pt idx="1503">
                  <c:v>19.9589</c:v>
                </c:pt>
                <c:pt idx="1504">
                  <c:v>19.9589</c:v>
                </c:pt>
                <c:pt idx="1505">
                  <c:v>19.9589</c:v>
                </c:pt>
                <c:pt idx="1506">
                  <c:v>19.9589</c:v>
                </c:pt>
                <c:pt idx="1507">
                  <c:v>19.9589</c:v>
                </c:pt>
                <c:pt idx="1508">
                  <c:v>19.9589</c:v>
                </c:pt>
                <c:pt idx="1509">
                  <c:v>19.9589</c:v>
                </c:pt>
                <c:pt idx="1510">
                  <c:v>19.9589</c:v>
                </c:pt>
                <c:pt idx="1511">
                  <c:v>19.9589</c:v>
                </c:pt>
                <c:pt idx="1512">
                  <c:v>19.9589</c:v>
                </c:pt>
                <c:pt idx="1513">
                  <c:v>19.9589</c:v>
                </c:pt>
                <c:pt idx="1514">
                  <c:v>19.9589</c:v>
                </c:pt>
                <c:pt idx="1515">
                  <c:v>19.9589</c:v>
                </c:pt>
                <c:pt idx="1516">
                  <c:v>19.9589</c:v>
                </c:pt>
                <c:pt idx="1517">
                  <c:v>19.9589</c:v>
                </c:pt>
                <c:pt idx="1518">
                  <c:v>19.9589</c:v>
                </c:pt>
                <c:pt idx="1519">
                  <c:v>19.9589</c:v>
                </c:pt>
                <c:pt idx="1520">
                  <c:v>19.9589</c:v>
                </c:pt>
                <c:pt idx="1521">
                  <c:v>19.9589</c:v>
                </c:pt>
                <c:pt idx="1522">
                  <c:v>19.9589</c:v>
                </c:pt>
                <c:pt idx="1523">
                  <c:v>19.9589</c:v>
                </c:pt>
                <c:pt idx="1524">
                  <c:v>19.9589</c:v>
                </c:pt>
                <c:pt idx="1525">
                  <c:v>19.9589</c:v>
                </c:pt>
                <c:pt idx="1526">
                  <c:v>19.9589</c:v>
                </c:pt>
                <c:pt idx="1527">
                  <c:v>19.9589</c:v>
                </c:pt>
                <c:pt idx="1528">
                  <c:v>19.9589</c:v>
                </c:pt>
                <c:pt idx="1529">
                  <c:v>19.9589</c:v>
                </c:pt>
                <c:pt idx="1530">
                  <c:v>19.9589</c:v>
                </c:pt>
                <c:pt idx="1531">
                  <c:v>19.9589</c:v>
                </c:pt>
                <c:pt idx="1532">
                  <c:v>19.9589</c:v>
                </c:pt>
                <c:pt idx="1533">
                  <c:v>19.9589</c:v>
                </c:pt>
                <c:pt idx="1534">
                  <c:v>19.9589</c:v>
                </c:pt>
                <c:pt idx="1535">
                  <c:v>19.9589</c:v>
                </c:pt>
                <c:pt idx="1536">
                  <c:v>19.9589</c:v>
                </c:pt>
                <c:pt idx="1537">
                  <c:v>19.9589</c:v>
                </c:pt>
                <c:pt idx="1538">
                  <c:v>19.9589</c:v>
                </c:pt>
                <c:pt idx="1539">
                  <c:v>19.9589</c:v>
                </c:pt>
                <c:pt idx="1540">
                  <c:v>19.9589</c:v>
                </c:pt>
                <c:pt idx="1541">
                  <c:v>19.9589</c:v>
                </c:pt>
                <c:pt idx="1542">
                  <c:v>19.9589</c:v>
                </c:pt>
                <c:pt idx="1543">
                  <c:v>19.9589</c:v>
                </c:pt>
                <c:pt idx="1544">
                  <c:v>19.9589</c:v>
                </c:pt>
                <c:pt idx="1545">
                  <c:v>19.9589</c:v>
                </c:pt>
                <c:pt idx="1546">
                  <c:v>19.9589</c:v>
                </c:pt>
                <c:pt idx="1547">
                  <c:v>19.9589</c:v>
                </c:pt>
                <c:pt idx="1548">
                  <c:v>19.9589</c:v>
                </c:pt>
                <c:pt idx="1549">
                  <c:v>19.9589</c:v>
                </c:pt>
                <c:pt idx="1550">
                  <c:v>19.9589</c:v>
                </c:pt>
                <c:pt idx="1551">
                  <c:v>19.9589</c:v>
                </c:pt>
                <c:pt idx="1552">
                  <c:v>19.9589</c:v>
                </c:pt>
                <c:pt idx="1553">
                  <c:v>19.9589</c:v>
                </c:pt>
                <c:pt idx="1554">
                  <c:v>19.9589</c:v>
                </c:pt>
                <c:pt idx="1555">
                  <c:v>19.9589</c:v>
                </c:pt>
                <c:pt idx="1556">
                  <c:v>19.9589</c:v>
                </c:pt>
                <c:pt idx="1557">
                  <c:v>19.9589</c:v>
                </c:pt>
                <c:pt idx="1558">
                  <c:v>19.9589</c:v>
                </c:pt>
                <c:pt idx="1559">
                  <c:v>19.9589</c:v>
                </c:pt>
                <c:pt idx="1560">
                  <c:v>19.9589</c:v>
                </c:pt>
                <c:pt idx="1561">
                  <c:v>19.9589</c:v>
                </c:pt>
                <c:pt idx="1562">
                  <c:v>19.9589</c:v>
                </c:pt>
                <c:pt idx="1563">
                  <c:v>19.9589</c:v>
                </c:pt>
                <c:pt idx="1564">
                  <c:v>19.9589</c:v>
                </c:pt>
                <c:pt idx="1565">
                  <c:v>19.9589</c:v>
                </c:pt>
                <c:pt idx="1566">
                  <c:v>19.9589</c:v>
                </c:pt>
                <c:pt idx="1567">
                  <c:v>19.9589</c:v>
                </c:pt>
                <c:pt idx="1568">
                  <c:v>19.9589</c:v>
                </c:pt>
                <c:pt idx="1569">
                  <c:v>19.9589</c:v>
                </c:pt>
                <c:pt idx="1570">
                  <c:v>19.9589</c:v>
                </c:pt>
                <c:pt idx="1571">
                  <c:v>19.9589</c:v>
                </c:pt>
                <c:pt idx="1572">
                  <c:v>19.9589</c:v>
                </c:pt>
                <c:pt idx="1573">
                  <c:v>19.9589</c:v>
                </c:pt>
                <c:pt idx="1574">
                  <c:v>19.9589</c:v>
                </c:pt>
                <c:pt idx="1575">
                  <c:v>19.9589</c:v>
                </c:pt>
                <c:pt idx="1576">
                  <c:v>19.9589</c:v>
                </c:pt>
                <c:pt idx="1577">
                  <c:v>19.9589</c:v>
                </c:pt>
                <c:pt idx="1578">
                  <c:v>19.9589</c:v>
                </c:pt>
                <c:pt idx="1579">
                  <c:v>19.9589</c:v>
                </c:pt>
                <c:pt idx="1580">
                  <c:v>19.9589</c:v>
                </c:pt>
                <c:pt idx="1581">
                  <c:v>19.9589</c:v>
                </c:pt>
                <c:pt idx="1582">
                  <c:v>19.9589</c:v>
                </c:pt>
                <c:pt idx="1583">
                  <c:v>19.9589</c:v>
                </c:pt>
                <c:pt idx="1584">
                  <c:v>19.9589</c:v>
                </c:pt>
                <c:pt idx="1585">
                  <c:v>19.9589</c:v>
                </c:pt>
                <c:pt idx="1586">
                  <c:v>19.9589</c:v>
                </c:pt>
                <c:pt idx="1587">
                  <c:v>19.9589</c:v>
                </c:pt>
                <c:pt idx="1588">
                  <c:v>19.9589</c:v>
                </c:pt>
                <c:pt idx="1589">
                  <c:v>19.9589</c:v>
                </c:pt>
                <c:pt idx="1590">
                  <c:v>19.9589</c:v>
                </c:pt>
                <c:pt idx="1591">
                  <c:v>19.9589</c:v>
                </c:pt>
                <c:pt idx="1592">
                  <c:v>19.9589</c:v>
                </c:pt>
                <c:pt idx="1593">
                  <c:v>19.9589</c:v>
                </c:pt>
                <c:pt idx="1594">
                  <c:v>19.9589</c:v>
                </c:pt>
                <c:pt idx="1595">
                  <c:v>19.9589</c:v>
                </c:pt>
                <c:pt idx="1596">
                  <c:v>19.9589</c:v>
                </c:pt>
                <c:pt idx="1597">
                  <c:v>19.9589</c:v>
                </c:pt>
                <c:pt idx="1598">
                  <c:v>19.9589</c:v>
                </c:pt>
                <c:pt idx="1599">
                  <c:v>19.9589</c:v>
                </c:pt>
                <c:pt idx="1600">
                  <c:v>19.9589</c:v>
                </c:pt>
                <c:pt idx="1601">
                  <c:v>19.9589</c:v>
                </c:pt>
                <c:pt idx="1602">
                  <c:v>19.9589</c:v>
                </c:pt>
                <c:pt idx="1603">
                  <c:v>19.9589</c:v>
                </c:pt>
                <c:pt idx="1604">
                  <c:v>19.9589</c:v>
                </c:pt>
                <c:pt idx="1605">
                  <c:v>19.9589</c:v>
                </c:pt>
                <c:pt idx="1606">
                  <c:v>19.9589</c:v>
                </c:pt>
                <c:pt idx="1607">
                  <c:v>19.9589</c:v>
                </c:pt>
                <c:pt idx="1608">
                  <c:v>19.9589</c:v>
                </c:pt>
                <c:pt idx="1609">
                  <c:v>19.9589</c:v>
                </c:pt>
                <c:pt idx="1610">
                  <c:v>19.9589</c:v>
                </c:pt>
                <c:pt idx="1611">
                  <c:v>19.9589</c:v>
                </c:pt>
                <c:pt idx="1612">
                  <c:v>19.9589</c:v>
                </c:pt>
                <c:pt idx="1613">
                  <c:v>19.9589</c:v>
                </c:pt>
                <c:pt idx="1614">
                  <c:v>19.9589</c:v>
                </c:pt>
                <c:pt idx="1615">
                  <c:v>19.9589</c:v>
                </c:pt>
                <c:pt idx="1616">
                  <c:v>19.9589</c:v>
                </c:pt>
                <c:pt idx="1617">
                  <c:v>19.9589</c:v>
                </c:pt>
                <c:pt idx="1618">
                  <c:v>19.9589</c:v>
                </c:pt>
                <c:pt idx="1619">
                  <c:v>19.9589</c:v>
                </c:pt>
                <c:pt idx="1620">
                  <c:v>19.9589</c:v>
                </c:pt>
                <c:pt idx="1621">
                  <c:v>19.9589</c:v>
                </c:pt>
                <c:pt idx="1622">
                  <c:v>19.9589</c:v>
                </c:pt>
                <c:pt idx="1623">
                  <c:v>19.9589</c:v>
                </c:pt>
                <c:pt idx="1624">
                  <c:v>19.9589</c:v>
                </c:pt>
                <c:pt idx="1625">
                  <c:v>19.9589</c:v>
                </c:pt>
                <c:pt idx="1626">
                  <c:v>19.9589</c:v>
                </c:pt>
                <c:pt idx="1627">
                  <c:v>19.9589</c:v>
                </c:pt>
                <c:pt idx="1628">
                  <c:v>19.9589</c:v>
                </c:pt>
                <c:pt idx="1629">
                  <c:v>19.9589</c:v>
                </c:pt>
                <c:pt idx="1630">
                  <c:v>19.9589</c:v>
                </c:pt>
                <c:pt idx="1631">
                  <c:v>19.9589</c:v>
                </c:pt>
                <c:pt idx="1632">
                  <c:v>19.9589</c:v>
                </c:pt>
                <c:pt idx="1633">
                  <c:v>19.9589</c:v>
                </c:pt>
                <c:pt idx="1634">
                  <c:v>19.9589</c:v>
                </c:pt>
                <c:pt idx="1635">
                  <c:v>19.9589</c:v>
                </c:pt>
                <c:pt idx="1636">
                  <c:v>19.9589</c:v>
                </c:pt>
                <c:pt idx="1637">
                  <c:v>19.9589</c:v>
                </c:pt>
                <c:pt idx="1638">
                  <c:v>19.9589</c:v>
                </c:pt>
                <c:pt idx="1639">
                  <c:v>19.9589</c:v>
                </c:pt>
                <c:pt idx="1640">
                  <c:v>19.9589</c:v>
                </c:pt>
                <c:pt idx="1641">
                  <c:v>19.9589</c:v>
                </c:pt>
                <c:pt idx="1642">
                  <c:v>19.9589</c:v>
                </c:pt>
                <c:pt idx="1643">
                  <c:v>19.9589</c:v>
                </c:pt>
                <c:pt idx="1644">
                  <c:v>19.9589</c:v>
                </c:pt>
                <c:pt idx="1645">
                  <c:v>19.9589</c:v>
                </c:pt>
                <c:pt idx="1646">
                  <c:v>19.9589</c:v>
                </c:pt>
                <c:pt idx="1647">
                  <c:v>19.9589</c:v>
                </c:pt>
                <c:pt idx="1648">
                  <c:v>19.9589</c:v>
                </c:pt>
                <c:pt idx="1649">
                  <c:v>19.9589</c:v>
                </c:pt>
                <c:pt idx="1650">
                  <c:v>19.9589</c:v>
                </c:pt>
                <c:pt idx="1651">
                  <c:v>19.9589</c:v>
                </c:pt>
                <c:pt idx="1652">
                  <c:v>19.9589</c:v>
                </c:pt>
                <c:pt idx="1653">
                  <c:v>19.9589</c:v>
                </c:pt>
                <c:pt idx="1654">
                  <c:v>19.9589</c:v>
                </c:pt>
                <c:pt idx="1655">
                  <c:v>19.9589</c:v>
                </c:pt>
                <c:pt idx="1656">
                  <c:v>19.9589</c:v>
                </c:pt>
                <c:pt idx="1657">
                  <c:v>19.9589</c:v>
                </c:pt>
                <c:pt idx="1658">
                  <c:v>19.9589</c:v>
                </c:pt>
                <c:pt idx="1659">
                  <c:v>19.9589</c:v>
                </c:pt>
                <c:pt idx="1660">
                  <c:v>19.9589</c:v>
                </c:pt>
                <c:pt idx="1661">
                  <c:v>19.9589</c:v>
                </c:pt>
                <c:pt idx="1662">
                  <c:v>19.9589</c:v>
                </c:pt>
                <c:pt idx="1663">
                  <c:v>19.9589</c:v>
                </c:pt>
                <c:pt idx="1664">
                  <c:v>19.9589</c:v>
                </c:pt>
                <c:pt idx="1665">
                  <c:v>19.9589</c:v>
                </c:pt>
                <c:pt idx="1666">
                  <c:v>19.9589</c:v>
                </c:pt>
                <c:pt idx="1667">
                  <c:v>19.9589</c:v>
                </c:pt>
                <c:pt idx="1668">
                  <c:v>19.9589</c:v>
                </c:pt>
                <c:pt idx="1669">
                  <c:v>19.9589</c:v>
                </c:pt>
                <c:pt idx="1670">
                  <c:v>19.9589</c:v>
                </c:pt>
                <c:pt idx="1671">
                  <c:v>19.9589</c:v>
                </c:pt>
                <c:pt idx="1672">
                  <c:v>19.9589</c:v>
                </c:pt>
                <c:pt idx="1673">
                  <c:v>19.9589</c:v>
                </c:pt>
                <c:pt idx="1674">
                  <c:v>19.9589</c:v>
                </c:pt>
                <c:pt idx="1675">
                  <c:v>19.9589</c:v>
                </c:pt>
                <c:pt idx="1676">
                  <c:v>19.9589</c:v>
                </c:pt>
                <c:pt idx="1677">
                  <c:v>19.9589</c:v>
                </c:pt>
                <c:pt idx="1678">
                  <c:v>19.9589</c:v>
                </c:pt>
                <c:pt idx="1679">
                  <c:v>19.9589</c:v>
                </c:pt>
                <c:pt idx="1680">
                  <c:v>19.9589</c:v>
                </c:pt>
                <c:pt idx="1681">
                  <c:v>19.9589</c:v>
                </c:pt>
                <c:pt idx="1682">
                  <c:v>19.9589</c:v>
                </c:pt>
                <c:pt idx="1683">
                  <c:v>19.9589</c:v>
                </c:pt>
                <c:pt idx="1684">
                  <c:v>19.9589</c:v>
                </c:pt>
                <c:pt idx="1685">
                  <c:v>19.9589</c:v>
                </c:pt>
                <c:pt idx="1686">
                  <c:v>19.9589</c:v>
                </c:pt>
                <c:pt idx="1687">
                  <c:v>19.9589</c:v>
                </c:pt>
                <c:pt idx="1688">
                  <c:v>19.9589</c:v>
                </c:pt>
                <c:pt idx="1689">
                  <c:v>19.9589</c:v>
                </c:pt>
                <c:pt idx="1690">
                  <c:v>19.9589</c:v>
                </c:pt>
                <c:pt idx="1691">
                  <c:v>19.9589</c:v>
                </c:pt>
                <c:pt idx="1692">
                  <c:v>19.9589</c:v>
                </c:pt>
                <c:pt idx="1693">
                  <c:v>19.9589</c:v>
                </c:pt>
                <c:pt idx="1694">
                  <c:v>19.9589</c:v>
                </c:pt>
                <c:pt idx="1695">
                  <c:v>19.9589</c:v>
                </c:pt>
                <c:pt idx="1696">
                  <c:v>19.9589</c:v>
                </c:pt>
                <c:pt idx="1697">
                  <c:v>19.9589</c:v>
                </c:pt>
                <c:pt idx="1698">
                  <c:v>19.9589</c:v>
                </c:pt>
                <c:pt idx="1699">
                  <c:v>19.9589</c:v>
                </c:pt>
                <c:pt idx="1700">
                  <c:v>19.9589</c:v>
                </c:pt>
                <c:pt idx="1701">
                  <c:v>19.9589</c:v>
                </c:pt>
                <c:pt idx="1702">
                  <c:v>19.9589</c:v>
                </c:pt>
                <c:pt idx="1703">
                  <c:v>19.9589</c:v>
                </c:pt>
                <c:pt idx="1704">
                  <c:v>19.9589</c:v>
                </c:pt>
                <c:pt idx="1705">
                  <c:v>19.9589</c:v>
                </c:pt>
                <c:pt idx="1706">
                  <c:v>19.9589</c:v>
                </c:pt>
                <c:pt idx="1707">
                  <c:v>19.9589</c:v>
                </c:pt>
                <c:pt idx="1708">
                  <c:v>19.9589</c:v>
                </c:pt>
                <c:pt idx="1709">
                  <c:v>19.9589</c:v>
                </c:pt>
                <c:pt idx="1710">
                  <c:v>19.9589</c:v>
                </c:pt>
                <c:pt idx="1711">
                  <c:v>19.9589</c:v>
                </c:pt>
                <c:pt idx="1712">
                  <c:v>19.9589</c:v>
                </c:pt>
                <c:pt idx="1713">
                  <c:v>19.9589</c:v>
                </c:pt>
                <c:pt idx="1714">
                  <c:v>19.9589</c:v>
                </c:pt>
                <c:pt idx="1715">
                  <c:v>19.9589</c:v>
                </c:pt>
                <c:pt idx="1716">
                  <c:v>19.9589</c:v>
                </c:pt>
                <c:pt idx="1717">
                  <c:v>19.9589</c:v>
                </c:pt>
                <c:pt idx="1718">
                  <c:v>19.9589</c:v>
                </c:pt>
                <c:pt idx="1719">
                  <c:v>19.9589</c:v>
                </c:pt>
                <c:pt idx="1720">
                  <c:v>19.9589</c:v>
                </c:pt>
                <c:pt idx="1721">
                  <c:v>19.9589</c:v>
                </c:pt>
                <c:pt idx="1722">
                  <c:v>19.9589</c:v>
                </c:pt>
                <c:pt idx="1723">
                  <c:v>19.9589</c:v>
                </c:pt>
                <c:pt idx="1724">
                  <c:v>19.9589</c:v>
                </c:pt>
                <c:pt idx="1725">
                  <c:v>19.9589</c:v>
                </c:pt>
                <c:pt idx="1726">
                  <c:v>19.9589</c:v>
                </c:pt>
                <c:pt idx="1727">
                  <c:v>19.9589</c:v>
                </c:pt>
                <c:pt idx="1728">
                  <c:v>19.9589</c:v>
                </c:pt>
                <c:pt idx="1729">
                  <c:v>19.9589</c:v>
                </c:pt>
                <c:pt idx="1730">
                  <c:v>19.9589</c:v>
                </c:pt>
                <c:pt idx="1731">
                  <c:v>19.9589</c:v>
                </c:pt>
                <c:pt idx="1732">
                  <c:v>19.9589</c:v>
                </c:pt>
                <c:pt idx="1733">
                  <c:v>19.9589</c:v>
                </c:pt>
                <c:pt idx="1734">
                  <c:v>19.9589</c:v>
                </c:pt>
                <c:pt idx="1735">
                  <c:v>19.9589</c:v>
                </c:pt>
                <c:pt idx="1736">
                  <c:v>19.9589</c:v>
                </c:pt>
                <c:pt idx="1737">
                  <c:v>19.9589</c:v>
                </c:pt>
                <c:pt idx="1738">
                  <c:v>19.9589</c:v>
                </c:pt>
                <c:pt idx="1739">
                  <c:v>19.9589</c:v>
                </c:pt>
                <c:pt idx="1740">
                  <c:v>19.9589</c:v>
                </c:pt>
                <c:pt idx="1741">
                  <c:v>19.9589</c:v>
                </c:pt>
                <c:pt idx="1742">
                  <c:v>19.9589</c:v>
                </c:pt>
                <c:pt idx="1743">
                  <c:v>19.9589</c:v>
                </c:pt>
                <c:pt idx="1744">
                  <c:v>19.9589</c:v>
                </c:pt>
                <c:pt idx="1745">
                  <c:v>19.9589</c:v>
                </c:pt>
                <c:pt idx="1746">
                  <c:v>19.9589</c:v>
                </c:pt>
                <c:pt idx="1747">
                  <c:v>19.9589</c:v>
                </c:pt>
                <c:pt idx="1748">
                  <c:v>19.9589</c:v>
                </c:pt>
                <c:pt idx="1749">
                  <c:v>19.9589</c:v>
                </c:pt>
                <c:pt idx="1750">
                  <c:v>19.9589</c:v>
                </c:pt>
                <c:pt idx="1751">
                  <c:v>19.9589</c:v>
                </c:pt>
                <c:pt idx="1752">
                  <c:v>19.9589</c:v>
                </c:pt>
                <c:pt idx="1753">
                  <c:v>19.9589</c:v>
                </c:pt>
                <c:pt idx="1754">
                  <c:v>19.9589</c:v>
                </c:pt>
                <c:pt idx="1755">
                  <c:v>19.9589</c:v>
                </c:pt>
                <c:pt idx="1756">
                  <c:v>19.9589</c:v>
                </c:pt>
                <c:pt idx="1757">
                  <c:v>19.9589</c:v>
                </c:pt>
                <c:pt idx="1758">
                  <c:v>19.9589</c:v>
                </c:pt>
                <c:pt idx="1759">
                  <c:v>19.9589</c:v>
                </c:pt>
                <c:pt idx="1760">
                  <c:v>19.9589</c:v>
                </c:pt>
                <c:pt idx="1761">
                  <c:v>19.9589</c:v>
                </c:pt>
                <c:pt idx="1762">
                  <c:v>19.9589</c:v>
                </c:pt>
                <c:pt idx="1763">
                  <c:v>19.9589</c:v>
                </c:pt>
                <c:pt idx="1764">
                  <c:v>19.9589</c:v>
                </c:pt>
                <c:pt idx="1765">
                  <c:v>19.9589</c:v>
                </c:pt>
                <c:pt idx="1766">
                  <c:v>19.9589</c:v>
                </c:pt>
                <c:pt idx="1767">
                  <c:v>19.9589</c:v>
                </c:pt>
                <c:pt idx="1768">
                  <c:v>19.9589</c:v>
                </c:pt>
                <c:pt idx="1769">
                  <c:v>19.9589</c:v>
                </c:pt>
                <c:pt idx="1770">
                  <c:v>19.9589</c:v>
                </c:pt>
                <c:pt idx="1771">
                  <c:v>19.9589</c:v>
                </c:pt>
                <c:pt idx="1772">
                  <c:v>19.9589</c:v>
                </c:pt>
                <c:pt idx="1773">
                  <c:v>19.9589</c:v>
                </c:pt>
                <c:pt idx="1774">
                  <c:v>19.9589</c:v>
                </c:pt>
                <c:pt idx="1775">
                  <c:v>19.9589</c:v>
                </c:pt>
                <c:pt idx="1776">
                  <c:v>19.9589</c:v>
                </c:pt>
                <c:pt idx="1777">
                  <c:v>19.9589</c:v>
                </c:pt>
                <c:pt idx="1778">
                  <c:v>19.9589</c:v>
                </c:pt>
                <c:pt idx="1779">
                  <c:v>19.9589</c:v>
                </c:pt>
                <c:pt idx="1780">
                  <c:v>19.9589</c:v>
                </c:pt>
                <c:pt idx="1781">
                  <c:v>19.9589</c:v>
                </c:pt>
                <c:pt idx="1782">
                  <c:v>19.9589</c:v>
                </c:pt>
                <c:pt idx="1783">
                  <c:v>19.9589</c:v>
                </c:pt>
                <c:pt idx="1784">
                  <c:v>19.9589</c:v>
                </c:pt>
                <c:pt idx="1785">
                  <c:v>19.9589</c:v>
                </c:pt>
                <c:pt idx="1786">
                  <c:v>19.9589</c:v>
                </c:pt>
                <c:pt idx="1787">
                  <c:v>19.9589</c:v>
                </c:pt>
                <c:pt idx="1788">
                  <c:v>19.9589</c:v>
                </c:pt>
                <c:pt idx="1789">
                  <c:v>19.9589</c:v>
                </c:pt>
                <c:pt idx="1790">
                  <c:v>19.9589</c:v>
                </c:pt>
                <c:pt idx="1791">
                  <c:v>19.9589</c:v>
                </c:pt>
                <c:pt idx="1792">
                  <c:v>19.9589</c:v>
                </c:pt>
                <c:pt idx="1793">
                  <c:v>19.9589</c:v>
                </c:pt>
                <c:pt idx="1794">
                  <c:v>19.9589</c:v>
                </c:pt>
                <c:pt idx="1795">
                  <c:v>19.9589</c:v>
                </c:pt>
                <c:pt idx="1796">
                  <c:v>19.9589</c:v>
                </c:pt>
                <c:pt idx="1797">
                  <c:v>19.9589</c:v>
                </c:pt>
                <c:pt idx="1798">
                  <c:v>19.9589</c:v>
                </c:pt>
                <c:pt idx="1799">
                  <c:v>19.9589</c:v>
                </c:pt>
                <c:pt idx="1800">
                  <c:v>19.9589</c:v>
                </c:pt>
                <c:pt idx="1801">
                  <c:v>19.9589</c:v>
                </c:pt>
                <c:pt idx="1802">
                  <c:v>19.9589</c:v>
                </c:pt>
                <c:pt idx="1803">
                  <c:v>19.9589</c:v>
                </c:pt>
                <c:pt idx="1804">
                  <c:v>19.9589</c:v>
                </c:pt>
                <c:pt idx="1805">
                  <c:v>19.9589</c:v>
                </c:pt>
                <c:pt idx="1806">
                  <c:v>19.9589</c:v>
                </c:pt>
                <c:pt idx="1807">
                  <c:v>19.9589</c:v>
                </c:pt>
                <c:pt idx="1808">
                  <c:v>19.9589</c:v>
                </c:pt>
                <c:pt idx="1809">
                  <c:v>19.9589</c:v>
                </c:pt>
                <c:pt idx="1810">
                  <c:v>19.9589</c:v>
                </c:pt>
                <c:pt idx="1811">
                  <c:v>19.9589</c:v>
                </c:pt>
                <c:pt idx="1812">
                  <c:v>19.9589</c:v>
                </c:pt>
                <c:pt idx="1813">
                  <c:v>19.9589</c:v>
                </c:pt>
                <c:pt idx="1814">
                  <c:v>19.9589</c:v>
                </c:pt>
                <c:pt idx="1815">
                  <c:v>19.9589</c:v>
                </c:pt>
                <c:pt idx="1816">
                  <c:v>19.9589</c:v>
                </c:pt>
                <c:pt idx="1817">
                  <c:v>19.9589</c:v>
                </c:pt>
                <c:pt idx="1818">
                  <c:v>19.9589</c:v>
                </c:pt>
                <c:pt idx="1819">
                  <c:v>19.9589</c:v>
                </c:pt>
                <c:pt idx="1820">
                  <c:v>19.9589</c:v>
                </c:pt>
                <c:pt idx="1821">
                  <c:v>19.9589</c:v>
                </c:pt>
                <c:pt idx="1822">
                  <c:v>19.9589</c:v>
                </c:pt>
                <c:pt idx="1823">
                  <c:v>19.9589</c:v>
                </c:pt>
                <c:pt idx="1824">
                  <c:v>19.9589</c:v>
                </c:pt>
                <c:pt idx="1825">
                  <c:v>19.9589</c:v>
                </c:pt>
                <c:pt idx="1826">
                  <c:v>19.9589</c:v>
                </c:pt>
                <c:pt idx="1827">
                  <c:v>19.9589</c:v>
                </c:pt>
                <c:pt idx="1828">
                  <c:v>19.9589</c:v>
                </c:pt>
                <c:pt idx="1829">
                  <c:v>19.9589</c:v>
                </c:pt>
                <c:pt idx="1830">
                  <c:v>19.9589</c:v>
                </c:pt>
                <c:pt idx="1831">
                  <c:v>19.9589</c:v>
                </c:pt>
                <c:pt idx="1832">
                  <c:v>19.9589</c:v>
                </c:pt>
                <c:pt idx="1833">
                  <c:v>19.9589</c:v>
                </c:pt>
                <c:pt idx="1834">
                  <c:v>19.9589</c:v>
                </c:pt>
                <c:pt idx="1835">
                  <c:v>19.9589</c:v>
                </c:pt>
                <c:pt idx="1836">
                  <c:v>19.9589</c:v>
                </c:pt>
                <c:pt idx="1837">
                  <c:v>19.9589</c:v>
                </c:pt>
                <c:pt idx="1838">
                  <c:v>19.9589</c:v>
                </c:pt>
                <c:pt idx="1839">
                  <c:v>19.9589</c:v>
                </c:pt>
                <c:pt idx="1840">
                  <c:v>19.9589</c:v>
                </c:pt>
                <c:pt idx="1841">
                  <c:v>19.9589</c:v>
                </c:pt>
                <c:pt idx="1842">
                  <c:v>19.9589</c:v>
                </c:pt>
                <c:pt idx="1843">
                  <c:v>19.9589</c:v>
                </c:pt>
                <c:pt idx="1844">
                  <c:v>19.9589</c:v>
                </c:pt>
                <c:pt idx="1845">
                  <c:v>19.9589</c:v>
                </c:pt>
                <c:pt idx="1846">
                  <c:v>19.9589</c:v>
                </c:pt>
                <c:pt idx="1847">
                  <c:v>19.9589</c:v>
                </c:pt>
                <c:pt idx="1848">
                  <c:v>19.9589</c:v>
                </c:pt>
                <c:pt idx="1849">
                  <c:v>19.9589</c:v>
                </c:pt>
                <c:pt idx="1850">
                  <c:v>19.9589</c:v>
                </c:pt>
                <c:pt idx="1851">
                  <c:v>19.9589</c:v>
                </c:pt>
                <c:pt idx="1852">
                  <c:v>19.9589</c:v>
                </c:pt>
                <c:pt idx="1853">
                  <c:v>19.9589</c:v>
                </c:pt>
                <c:pt idx="1854">
                  <c:v>19.9589</c:v>
                </c:pt>
                <c:pt idx="1855">
                  <c:v>19.9589</c:v>
                </c:pt>
                <c:pt idx="1856">
                  <c:v>19.9589</c:v>
                </c:pt>
                <c:pt idx="1857">
                  <c:v>19.9589</c:v>
                </c:pt>
                <c:pt idx="1858">
                  <c:v>19.9589</c:v>
                </c:pt>
                <c:pt idx="1859">
                  <c:v>19.9589</c:v>
                </c:pt>
                <c:pt idx="1860">
                  <c:v>19.9589</c:v>
                </c:pt>
                <c:pt idx="1861">
                  <c:v>19.9589</c:v>
                </c:pt>
                <c:pt idx="1862">
                  <c:v>19.9589</c:v>
                </c:pt>
                <c:pt idx="1863">
                  <c:v>19.9589</c:v>
                </c:pt>
                <c:pt idx="1864">
                  <c:v>19.9589</c:v>
                </c:pt>
                <c:pt idx="1865">
                  <c:v>19.9589</c:v>
                </c:pt>
                <c:pt idx="1866">
                  <c:v>19.9589</c:v>
                </c:pt>
                <c:pt idx="1867">
                  <c:v>19.9589</c:v>
                </c:pt>
                <c:pt idx="1868">
                  <c:v>19.9589</c:v>
                </c:pt>
                <c:pt idx="1869">
                  <c:v>19.9589</c:v>
                </c:pt>
                <c:pt idx="1870">
                  <c:v>19.9589</c:v>
                </c:pt>
                <c:pt idx="1871">
                  <c:v>19.9589</c:v>
                </c:pt>
                <c:pt idx="1872">
                  <c:v>19.9589</c:v>
                </c:pt>
                <c:pt idx="1873">
                  <c:v>19.9589</c:v>
                </c:pt>
                <c:pt idx="1874">
                  <c:v>19.9589</c:v>
                </c:pt>
                <c:pt idx="1875">
                  <c:v>19.9589</c:v>
                </c:pt>
                <c:pt idx="1876">
                  <c:v>19.9589</c:v>
                </c:pt>
                <c:pt idx="1877">
                  <c:v>19.9589</c:v>
                </c:pt>
                <c:pt idx="1878">
                  <c:v>19.9589</c:v>
                </c:pt>
                <c:pt idx="1879">
                  <c:v>19.9589</c:v>
                </c:pt>
                <c:pt idx="1880">
                  <c:v>19.9589</c:v>
                </c:pt>
                <c:pt idx="1881">
                  <c:v>19.9589</c:v>
                </c:pt>
                <c:pt idx="1882">
                  <c:v>19.9589</c:v>
                </c:pt>
                <c:pt idx="1883">
                  <c:v>19.9589</c:v>
                </c:pt>
                <c:pt idx="1884">
                  <c:v>19.9589</c:v>
                </c:pt>
                <c:pt idx="1885">
                  <c:v>19.9589</c:v>
                </c:pt>
                <c:pt idx="1886">
                  <c:v>19.9589</c:v>
                </c:pt>
                <c:pt idx="1887">
                  <c:v>19.9589</c:v>
                </c:pt>
                <c:pt idx="1888">
                  <c:v>19.9589</c:v>
                </c:pt>
                <c:pt idx="1889">
                  <c:v>19.9589</c:v>
                </c:pt>
                <c:pt idx="1890">
                  <c:v>19.9589</c:v>
                </c:pt>
                <c:pt idx="1891">
                  <c:v>19.9589</c:v>
                </c:pt>
                <c:pt idx="1892">
                  <c:v>19.9589</c:v>
                </c:pt>
                <c:pt idx="1893">
                  <c:v>19.9589</c:v>
                </c:pt>
                <c:pt idx="1894">
                  <c:v>19.9589</c:v>
                </c:pt>
                <c:pt idx="1895">
                  <c:v>19.9589</c:v>
                </c:pt>
                <c:pt idx="1896">
                  <c:v>19.9589</c:v>
                </c:pt>
                <c:pt idx="1897">
                  <c:v>19.9589</c:v>
                </c:pt>
                <c:pt idx="1898">
                  <c:v>19.9589</c:v>
                </c:pt>
                <c:pt idx="1899">
                  <c:v>19.9589</c:v>
                </c:pt>
                <c:pt idx="1900">
                  <c:v>19.9589</c:v>
                </c:pt>
                <c:pt idx="1901">
                  <c:v>19.9589</c:v>
                </c:pt>
                <c:pt idx="1902">
                  <c:v>19.9589</c:v>
                </c:pt>
                <c:pt idx="1903">
                  <c:v>19.9589</c:v>
                </c:pt>
                <c:pt idx="1904">
                  <c:v>19.9589</c:v>
                </c:pt>
                <c:pt idx="1905">
                  <c:v>19.9589</c:v>
                </c:pt>
                <c:pt idx="1906">
                  <c:v>19.9589</c:v>
                </c:pt>
                <c:pt idx="1907">
                  <c:v>19.9589</c:v>
                </c:pt>
                <c:pt idx="1908">
                  <c:v>19.9589</c:v>
                </c:pt>
                <c:pt idx="1909">
                  <c:v>19.9589</c:v>
                </c:pt>
                <c:pt idx="1910">
                  <c:v>19.9589</c:v>
                </c:pt>
                <c:pt idx="1911">
                  <c:v>19.9589</c:v>
                </c:pt>
                <c:pt idx="1912">
                  <c:v>19.9589</c:v>
                </c:pt>
                <c:pt idx="1913">
                  <c:v>19.9589</c:v>
                </c:pt>
                <c:pt idx="1914">
                  <c:v>19.9589</c:v>
                </c:pt>
                <c:pt idx="1915">
                  <c:v>19.9589</c:v>
                </c:pt>
                <c:pt idx="1916">
                  <c:v>19.9589</c:v>
                </c:pt>
                <c:pt idx="1917">
                  <c:v>19.9589</c:v>
                </c:pt>
                <c:pt idx="1918">
                  <c:v>19.9589</c:v>
                </c:pt>
                <c:pt idx="1919">
                  <c:v>19.9589</c:v>
                </c:pt>
                <c:pt idx="1920">
                  <c:v>19.9589</c:v>
                </c:pt>
                <c:pt idx="1921">
                  <c:v>19.9589</c:v>
                </c:pt>
                <c:pt idx="1922">
                  <c:v>19.9589</c:v>
                </c:pt>
                <c:pt idx="1923">
                  <c:v>19.9589</c:v>
                </c:pt>
                <c:pt idx="1924">
                  <c:v>19.9589</c:v>
                </c:pt>
                <c:pt idx="1925">
                  <c:v>19.9589</c:v>
                </c:pt>
                <c:pt idx="1926">
                  <c:v>19.9589</c:v>
                </c:pt>
                <c:pt idx="1927">
                  <c:v>19.9589</c:v>
                </c:pt>
                <c:pt idx="1928">
                  <c:v>19.9589</c:v>
                </c:pt>
                <c:pt idx="1929">
                  <c:v>19.9589</c:v>
                </c:pt>
                <c:pt idx="1930">
                  <c:v>19.9589</c:v>
                </c:pt>
                <c:pt idx="1931">
                  <c:v>19.9589</c:v>
                </c:pt>
                <c:pt idx="1932">
                  <c:v>19.9589</c:v>
                </c:pt>
                <c:pt idx="1933">
                  <c:v>19.9589</c:v>
                </c:pt>
                <c:pt idx="1934">
                  <c:v>19.9589</c:v>
                </c:pt>
                <c:pt idx="1935">
                  <c:v>19.9589</c:v>
                </c:pt>
                <c:pt idx="1936">
                  <c:v>19.9589</c:v>
                </c:pt>
                <c:pt idx="1937">
                  <c:v>19.9589</c:v>
                </c:pt>
                <c:pt idx="1938">
                  <c:v>19.9589</c:v>
                </c:pt>
                <c:pt idx="1939">
                  <c:v>19.9589</c:v>
                </c:pt>
                <c:pt idx="1940">
                  <c:v>19.9589</c:v>
                </c:pt>
                <c:pt idx="1941">
                  <c:v>19.9589</c:v>
                </c:pt>
                <c:pt idx="1942">
                  <c:v>19.9589</c:v>
                </c:pt>
                <c:pt idx="1943">
                  <c:v>19.9589</c:v>
                </c:pt>
                <c:pt idx="1944">
                  <c:v>19.9589</c:v>
                </c:pt>
                <c:pt idx="1945">
                  <c:v>19.9589</c:v>
                </c:pt>
                <c:pt idx="1946">
                  <c:v>19.9589</c:v>
                </c:pt>
                <c:pt idx="1947">
                  <c:v>19.9589</c:v>
                </c:pt>
                <c:pt idx="1948">
                  <c:v>19.9589</c:v>
                </c:pt>
                <c:pt idx="1949">
                  <c:v>19.9589</c:v>
                </c:pt>
                <c:pt idx="1950">
                  <c:v>19.9589</c:v>
                </c:pt>
                <c:pt idx="1951">
                  <c:v>19.9589</c:v>
                </c:pt>
                <c:pt idx="1952">
                  <c:v>19.9589</c:v>
                </c:pt>
                <c:pt idx="1953">
                  <c:v>19.9589</c:v>
                </c:pt>
                <c:pt idx="1954">
                  <c:v>19.9589</c:v>
                </c:pt>
                <c:pt idx="1955">
                  <c:v>19.9589</c:v>
                </c:pt>
                <c:pt idx="1956">
                  <c:v>19.9589</c:v>
                </c:pt>
                <c:pt idx="1957">
                  <c:v>19.9589</c:v>
                </c:pt>
                <c:pt idx="1958">
                  <c:v>19.9589</c:v>
                </c:pt>
                <c:pt idx="1959">
                  <c:v>19.9589</c:v>
                </c:pt>
                <c:pt idx="1960">
                  <c:v>19.9589</c:v>
                </c:pt>
                <c:pt idx="1961">
                  <c:v>19.9589</c:v>
                </c:pt>
                <c:pt idx="1962">
                  <c:v>19.9589</c:v>
                </c:pt>
                <c:pt idx="1963">
                  <c:v>19.9589</c:v>
                </c:pt>
                <c:pt idx="1964">
                  <c:v>19.9589</c:v>
                </c:pt>
                <c:pt idx="1965">
                  <c:v>19.9589</c:v>
                </c:pt>
                <c:pt idx="1966">
                  <c:v>19.9589</c:v>
                </c:pt>
                <c:pt idx="1967">
                  <c:v>19.9589</c:v>
                </c:pt>
                <c:pt idx="1968">
                  <c:v>19.9589</c:v>
                </c:pt>
                <c:pt idx="1969">
                  <c:v>19.9589</c:v>
                </c:pt>
                <c:pt idx="1970">
                  <c:v>19.9589</c:v>
                </c:pt>
                <c:pt idx="1971">
                  <c:v>19.9589</c:v>
                </c:pt>
                <c:pt idx="1972">
                  <c:v>19.9589</c:v>
                </c:pt>
                <c:pt idx="1973">
                  <c:v>19.9589</c:v>
                </c:pt>
                <c:pt idx="1974">
                  <c:v>19.9589</c:v>
                </c:pt>
                <c:pt idx="1975">
                  <c:v>19.9589</c:v>
                </c:pt>
                <c:pt idx="1976">
                  <c:v>19.9589</c:v>
                </c:pt>
                <c:pt idx="1977">
                  <c:v>19.9589</c:v>
                </c:pt>
                <c:pt idx="1978">
                  <c:v>19.9589</c:v>
                </c:pt>
                <c:pt idx="1979">
                  <c:v>19.9589</c:v>
                </c:pt>
                <c:pt idx="1980">
                  <c:v>19.9589</c:v>
                </c:pt>
                <c:pt idx="1981">
                  <c:v>19.9589</c:v>
                </c:pt>
                <c:pt idx="1982">
                  <c:v>19.9589</c:v>
                </c:pt>
                <c:pt idx="1983">
                  <c:v>19.9589</c:v>
                </c:pt>
                <c:pt idx="1984">
                  <c:v>19.9589</c:v>
                </c:pt>
                <c:pt idx="1985">
                  <c:v>19.9589</c:v>
                </c:pt>
                <c:pt idx="1986">
                  <c:v>19.9589</c:v>
                </c:pt>
                <c:pt idx="1987">
                  <c:v>19.9589</c:v>
                </c:pt>
                <c:pt idx="1988">
                  <c:v>19.9589</c:v>
                </c:pt>
                <c:pt idx="1989">
                  <c:v>19.9589</c:v>
                </c:pt>
                <c:pt idx="1990">
                  <c:v>19.9589</c:v>
                </c:pt>
                <c:pt idx="1991">
                  <c:v>19.9589</c:v>
                </c:pt>
                <c:pt idx="1992">
                  <c:v>19.9589</c:v>
                </c:pt>
                <c:pt idx="1993">
                  <c:v>19.9589</c:v>
                </c:pt>
                <c:pt idx="1994">
                  <c:v>19.9589</c:v>
                </c:pt>
                <c:pt idx="1995">
                  <c:v>19.9589</c:v>
                </c:pt>
                <c:pt idx="1996">
                  <c:v>19.9589</c:v>
                </c:pt>
                <c:pt idx="1997">
                  <c:v>19.9589</c:v>
                </c:pt>
                <c:pt idx="1998">
                  <c:v>19.9589</c:v>
                </c:pt>
                <c:pt idx="1999">
                  <c:v>19.9589</c:v>
                </c:pt>
                <c:pt idx="2000">
                  <c:v>19.9589</c:v>
                </c:pt>
                <c:pt idx="2001">
                  <c:v>19.9589</c:v>
                </c:pt>
                <c:pt idx="2002">
                  <c:v>19.9589</c:v>
                </c:pt>
                <c:pt idx="2003">
                  <c:v>19.9589</c:v>
                </c:pt>
                <c:pt idx="2004">
                  <c:v>19.9589</c:v>
                </c:pt>
                <c:pt idx="2005">
                  <c:v>19.9589</c:v>
                </c:pt>
                <c:pt idx="2006">
                  <c:v>19.9589</c:v>
                </c:pt>
                <c:pt idx="2007">
                  <c:v>19.9589</c:v>
                </c:pt>
                <c:pt idx="2008">
                  <c:v>19.9589</c:v>
                </c:pt>
                <c:pt idx="2009">
                  <c:v>19.9589</c:v>
                </c:pt>
                <c:pt idx="2010">
                  <c:v>19.9589</c:v>
                </c:pt>
                <c:pt idx="2011">
                  <c:v>19.9589</c:v>
                </c:pt>
                <c:pt idx="2012">
                  <c:v>19.9589</c:v>
                </c:pt>
                <c:pt idx="2013">
                  <c:v>19.9589</c:v>
                </c:pt>
                <c:pt idx="2014">
                  <c:v>19.9589</c:v>
                </c:pt>
                <c:pt idx="2015">
                  <c:v>19.9589</c:v>
                </c:pt>
                <c:pt idx="2016">
                  <c:v>19.9589</c:v>
                </c:pt>
                <c:pt idx="2017">
                  <c:v>19.9589</c:v>
                </c:pt>
                <c:pt idx="2018">
                  <c:v>19.9589</c:v>
                </c:pt>
                <c:pt idx="2019">
                  <c:v>19.9589</c:v>
                </c:pt>
                <c:pt idx="2020">
                  <c:v>19.9589</c:v>
                </c:pt>
                <c:pt idx="2021">
                  <c:v>19.9589</c:v>
                </c:pt>
                <c:pt idx="2022">
                  <c:v>19.9589</c:v>
                </c:pt>
                <c:pt idx="2023">
                  <c:v>19.9589</c:v>
                </c:pt>
                <c:pt idx="2024">
                  <c:v>19.9589</c:v>
                </c:pt>
                <c:pt idx="2025">
                  <c:v>19.9589</c:v>
                </c:pt>
                <c:pt idx="2026">
                  <c:v>19.9589</c:v>
                </c:pt>
                <c:pt idx="2027">
                  <c:v>19.9589</c:v>
                </c:pt>
                <c:pt idx="2028">
                  <c:v>19.9589</c:v>
                </c:pt>
                <c:pt idx="2029">
                  <c:v>19.9589</c:v>
                </c:pt>
                <c:pt idx="2030">
                  <c:v>19.9589</c:v>
                </c:pt>
                <c:pt idx="2031">
                  <c:v>19.9589</c:v>
                </c:pt>
                <c:pt idx="2032">
                  <c:v>19.9589</c:v>
                </c:pt>
                <c:pt idx="2033">
                  <c:v>19.9589</c:v>
                </c:pt>
                <c:pt idx="2034">
                  <c:v>19.9589</c:v>
                </c:pt>
                <c:pt idx="2035">
                  <c:v>19.9589</c:v>
                </c:pt>
                <c:pt idx="2036">
                  <c:v>19.9589</c:v>
                </c:pt>
                <c:pt idx="2037">
                  <c:v>19.9589</c:v>
                </c:pt>
                <c:pt idx="2038">
                  <c:v>19.9589</c:v>
                </c:pt>
                <c:pt idx="2039">
                  <c:v>19.9589</c:v>
                </c:pt>
                <c:pt idx="2040">
                  <c:v>19.9589</c:v>
                </c:pt>
                <c:pt idx="2041">
                  <c:v>19.9589</c:v>
                </c:pt>
                <c:pt idx="2042">
                  <c:v>19.9589</c:v>
                </c:pt>
                <c:pt idx="2043">
                  <c:v>19.9589</c:v>
                </c:pt>
                <c:pt idx="2044">
                  <c:v>19.9589</c:v>
                </c:pt>
                <c:pt idx="2045">
                  <c:v>19.9589</c:v>
                </c:pt>
                <c:pt idx="2046">
                  <c:v>19.9589</c:v>
                </c:pt>
                <c:pt idx="2047">
                  <c:v>19.9589</c:v>
                </c:pt>
                <c:pt idx="2048">
                  <c:v>19.9589</c:v>
                </c:pt>
                <c:pt idx="2049">
                  <c:v>19.9589</c:v>
                </c:pt>
                <c:pt idx="2050">
                  <c:v>19.9589</c:v>
                </c:pt>
                <c:pt idx="2051">
                  <c:v>19.9589</c:v>
                </c:pt>
                <c:pt idx="2052">
                  <c:v>19.9589</c:v>
                </c:pt>
                <c:pt idx="2053">
                  <c:v>19.9589</c:v>
                </c:pt>
                <c:pt idx="2054">
                  <c:v>19.9589</c:v>
                </c:pt>
                <c:pt idx="2055">
                  <c:v>19.9589</c:v>
                </c:pt>
                <c:pt idx="2056">
                  <c:v>19.9589</c:v>
                </c:pt>
                <c:pt idx="2057">
                  <c:v>19.9589</c:v>
                </c:pt>
                <c:pt idx="2058">
                  <c:v>19.9589</c:v>
                </c:pt>
                <c:pt idx="2059">
                  <c:v>19.9589</c:v>
                </c:pt>
                <c:pt idx="2060">
                  <c:v>19.9589</c:v>
                </c:pt>
                <c:pt idx="2061">
                  <c:v>19.9589</c:v>
                </c:pt>
                <c:pt idx="2062">
                  <c:v>19.9589</c:v>
                </c:pt>
                <c:pt idx="2063">
                  <c:v>19.9589</c:v>
                </c:pt>
                <c:pt idx="2064">
                  <c:v>19.9589</c:v>
                </c:pt>
                <c:pt idx="2065">
                  <c:v>19.9589</c:v>
                </c:pt>
                <c:pt idx="2066">
                  <c:v>19.9589</c:v>
                </c:pt>
                <c:pt idx="2067">
                  <c:v>19.9589</c:v>
                </c:pt>
                <c:pt idx="2068">
                  <c:v>19.9589</c:v>
                </c:pt>
                <c:pt idx="2069">
                  <c:v>19.9589</c:v>
                </c:pt>
                <c:pt idx="2070">
                  <c:v>19.9589</c:v>
                </c:pt>
                <c:pt idx="2071">
                  <c:v>19.9589</c:v>
                </c:pt>
                <c:pt idx="2072">
                  <c:v>19.9589</c:v>
                </c:pt>
                <c:pt idx="2073">
                  <c:v>19.9589</c:v>
                </c:pt>
                <c:pt idx="2074">
                  <c:v>19.9589</c:v>
                </c:pt>
                <c:pt idx="2075">
                  <c:v>19.9589</c:v>
                </c:pt>
                <c:pt idx="2076">
                  <c:v>19.9589</c:v>
                </c:pt>
                <c:pt idx="2077">
                  <c:v>19.9589</c:v>
                </c:pt>
                <c:pt idx="2078">
                  <c:v>19.9589</c:v>
                </c:pt>
                <c:pt idx="2079">
                  <c:v>19.9589</c:v>
                </c:pt>
                <c:pt idx="2080">
                  <c:v>19.9589</c:v>
                </c:pt>
                <c:pt idx="2081">
                  <c:v>19.9589</c:v>
                </c:pt>
                <c:pt idx="2082">
                  <c:v>19.9589</c:v>
                </c:pt>
                <c:pt idx="2083">
                  <c:v>19.9589</c:v>
                </c:pt>
                <c:pt idx="2084">
                  <c:v>19.9589</c:v>
                </c:pt>
                <c:pt idx="2085">
                  <c:v>19.9589</c:v>
                </c:pt>
                <c:pt idx="2086">
                  <c:v>19.9589</c:v>
                </c:pt>
                <c:pt idx="2087">
                  <c:v>19.9589</c:v>
                </c:pt>
                <c:pt idx="2088">
                  <c:v>19.9589</c:v>
                </c:pt>
                <c:pt idx="2089">
                  <c:v>19.9589</c:v>
                </c:pt>
                <c:pt idx="2090">
                  <c:v>19.9589</c:v>
                </c:pt>
                <c:pt idx="2091">
                  <c:v>19.9589</c:v>
                </c:pt>
                <c:pt idx="2092">
                  <c:v>19.9589</c:v>
                </c:pt>
                <c:pt idx="2093">
                  <c:v>19.9589</c:v>
                </c:pt>
                <c:pt idx="2094">
                  <c:v>19.9589</c:v>
                </c:pt>
                <c:pt idx="2095">
                  <c:v>19.9589</c:v>
                </c:pt>
                <c:pt idx="2096">
                  <c:v>19.9589</c:v>
                </c:pt>
                <c:pt idx="2097">
                  <c:v>19.9589</c:v>
                </c:pt>
                <c:pt idx="2098">
                  <c:v>19.9589</c:v>
                </c:pt>
                <c:pt idx="2099">
                  <c:v>19.9589</c:v>
                </c:pt>
                <c:pt idx="2100">
                  <c:v>19.9589</c:v>
                </c:pt>
                <c:pt idx="2101">
                  <c:v>19.9589</c:v>
                </c:pt>
                <c:pt idx="2102">
                  <c:v>19.9589</c:v>
                </c:pt>
                <c:pt idx="2103">
                  <c:v>19.9589</c:v>
                </c:pt>
                <c:pt idx="2104">
                  <c:v>19.9589</c:v>
                </c:pt>
                <c:pt idx="2105">
                  <c:v>19.9589</c:v>
                </c:pt>
                <c:pt idx="2106">
                  <c:v>19.9589</c:v>
                </c:pt>
                <c:pt idx="2107">
                  <c:v>19.9589</c:v>
                </c:pt>
                <c:pt idx="2108">
                  <c:v>19.9589</c:v>
                </c:pt>
                <c:pt idx="2109">
                  <c:v>19.9589</c:v>
                </c:pt>
                <c:pt idx="2110">
                  <c:v>19.9589</c:v>
                </c:pt>
                <c:pt idx="2111">
                  <c:v>19.9589</c:v>
                </c:pt>
                <c:pt idx="2112">
                  <c:v>19.9589</c:v>
                </c:pt>
                <c:pt idx="2113">
                  <c:v>19.9589</c:v>
                </c:pt>
                <c:pt idx="2114">
                  <c:v>19.9589</c:v>
                </c:pt>
                <c:pt idx="2115">
                  <c:v>19.9589</c:v>
                </c:pt>
                <c:pt idx="2116">
                  <c:v>19.9589</c:v>
                </c:pt>
                <c:pt idx="2117">
                  <c:v>19.9589</c:v>
                </c:pt>
                <c:pt idx="2118">
                  <c:v>19.9589</c:v>
                </c:pt>
                <c:pt idx="2119">
                  <c:v>19.9589</c:v>
                </c:pt>
                <c:pt idx="2120">
                  <c:v>19.9589</c:v>
                </c:pt>
                <c:pt idx="2121">
                  <c:v>19.9589</c:v>
                </c:pt>
                <c:pt idx="2122">
                  <c:v>19.9589</c:v>
                </c:pt>
                <c:pt idx="2123">
                  <c:v>19.9589</c:v>
                </c:pt>
                <c:pt idx="2124">
                  <c:v>19.9589</c:v>
                </c:pt>
                <c:pt idx="2125">
                  <c:v>19.9589</c:v>
                </c:pt>
                <c:pt idx="2126">
                  <c:v>19.9589</c:v>
                </c:pt>
                <c:pt idx="2127">
                  <c:v>19.9589</c:v>
                </c:pt>
                <c:pt idx="2128">
                  <c:v>19.9589</c:v>
                </c:pt>
                <c:pt idx="2129">
                  <c:v>19.9589</c:v>
                </c:pt>
                <c:pt idx="2130">
                  <c:v>19.9589</c:v>
                </c:pt>
                <c:pt idx="2131">
                  <c:v>19.9589</c:v>
                </c:pt>
                <c:pt idx="2132">
                  <c:v>19.9589</c:v>
                </c:pt>
                <c:pt idx="2133">
                  <c:v>19.9589</c:v>
                </c:pt>
                <c:pt idx="2134">
                  <c:v>19.9589</c:v>
                </c:pt>
                <c:pt idx="2135">
                  <c:v>19.9589</c:v>
                </c:pt>
                <c:pt idx="2136">
                  <c:v>19.9589</c:v>
                </c:pt>
                <c:pt idx="2137">
                  <c:v>19.9589</c:v>
                </c:pt>
                <c:pt idx="2138">
                  <c:v>19.9589</c:v>
                </c:pt>
                <c:pt idx="2139">
                  <c:v>19.9589</c:v>
                </c:pt>
                <c:pt idx="2140">
                  <c:v>19.9589</c:v>
                </c:pt>
                <c:pt idx="2141">
                  <c:v>19.9589</c:v>
                </c:pt>
                <c:pt idx="2142">
                  <c:v>19.9589</c:v>
                </c:pt>
                <c:pt idx="2143">
                  <c:v>19.9589</c:v>
                </c:pt>
                <c:pt idx="2144">
                  <c:v>19.9589</c:v>
                </c:pt>
                <c:pt idx="2145">
                  <c:v>19.9589</c:v>
                </c:pt>
                <c:pt idx="2146">
                  <c:v>19.9589</c:v>
                </c:pt>
                <c:pt idx="2147">
                  <c:v>19.9589</c:v>
                </c:pt>
                <c:pt idx="2148">
                  <c:v>19.9589</c:v>
                </c:pt>
                <c:pt idx="2149">
                  <c:v>19.9589</c:v>
                </c:pt>
                <c:pt idx="2150">
                  <c:v>19.9589</c:v>
                </c:pt>
                <c:pt idx="2151">
                  <c:v>19.9589</c:v>
                </c:pt>
                <c:pt idx="2152">
                  <c:v>19.9589</c:v>
                </c:pt>
                <c:pt idx="2153">
                  <c:v>19.9589</c:v>
                </c:pt>
                <c:pt idx="2154">
                  <c:v>19.9589</c:v>
                </c:pt>
                <c:pt idx="2155">
                  <c:v>19.9589</c:v>
                </c:pt>
                <c:pt idx="2156">
                  <c:v>19.9589</c:v>
                </c:pt>
                <c:pt idx="2157">
                  <c:v>19.9589</c:v>
                </c:pt>
                <c:pt idx="2158">
                  <c:v>19.9589</c:v>
                </c:pt>
                <c:pt idx="2159">
                  <c:v>19.9589</c:v>
                </c:pt>
                <c:pt idx="2160">
                  <c:v>19.9589</c:v>
                </c:pt>
                <c:pt idx="2161">
                  <c:v>19.9589</c:v>
                </c:pt>
                <c:pt idx="2162">
                  <c:v>19.9589</c:v>
                </c:pt>
                <c:pt idx="2163">
                  <c:v>19.9589</c:v>
                </c:pt>
                <c:pt idx="2164">
                  <c:v>19.9589</c:v>
                </c:pt>
                <c:pt idx="2165">
                  <c:v>19.9589</c:v>
                </c:pt>
                <c:pt idx="2166">
                  <c:v>19.9589</c:v>
                </c:pt>
                <c:pt idx="2167">
                  <c:v>19.9589</c:v>
                </c:pt>
                <c:pt idx="2168">
                  <c:v>19.9589</c:v>
                </c:pt>
                <c:pt idx="2169">
                  <c:v>19.9589</c:v>
                </c:pt>
                <c:pt idx="2170">
                  <c:v>19.9589</c:v>
                </c:pt>
                <c:pt idx="2171">
                  <c:v>19.9589</c:v>
                </c:pt>
                <c:pt idx="2172">
                  <c:v>19.9589</c:v>
                </c:pt>
                <c:pt idx="2173">
                  <c:v>19.9589</c:v>
                </c:pt>
                <c:pt idx="2174">
                  <c:v>19.9589</c:v>
                </c:pt>
                <c:pt idx="2175">
                  <c:v>19.9589</c:v>
                </c:pt>
                <c:pt idx="2176">
                  <c:v>19.9589</c:v>
                </c:pt>
                <c:pt idx="2177">
                  <c:v>19.9589</c:v>
                </c:pt>
                <c:pt idx="2178">
                  <c:v>19.9589</c:v>
                </c:pt>
                <c:pt idx="2179">
                  <c:v>19.9589</c:v>
                </c:pt>
                <c:pt idx="2180">
                  <c:v>19.9589</c:v>
                </c:pt>
                <c:pt idx="2181">
                  <c:v>19.9589</c:v>
                </c:pt>
                <c:pt idx="2182">
                  <c:v>19.9589</c:v>
                </c:pt>
                <c:pt idx="2183">
                  <c:v>19.9589</c:v>
                </c:pt>
                <c:pt idx="2184">
                  <c:v>19.9589</c:v>
                </c:pt>
                <c:pt idx="2185">
                  <c:v>19.9589</c:v>
                </c:pt>
                <c:pt idx="2186">
                  <c:v>19.9589</c:v>
                </c:pt>
                <c:pt idx="2187">
                  <c:v>19.9589</c:v>
                </c:pt>
                <c:pt idx="2188">
                  <c:v>19.9589</c:v>
                </c:pt>
                <c:pt idx="2189">
                  <c:v>19.9589</c:v>
                </c:pt>
                <c:pt idx="2190">
                  <c:v>19.9589</c:v>
                </c:pt>
                <c:pt idx="2191">
                  <c:v>19.9589</c:v>
                </c:pt>
                <c:pt idx="2192">
                  <c:v>19.9589</c:v>
                </c:pt>
                <c:pt idx="2193">
                  <c:v>19.9589</c:v>
                </c:pt>
                <c:pt idx="2194">
                  <c:v>19.9589</c:v>
                </c:pt>
                <c:pt idx="2195">
                  <c:v>19.9589</c:v>
                </c:pt>
                <c:pt idx="2196">
                  <c:v>19.9589</c:v>
                </c:pt>
                <c:pt idx="2197">
                  <c:v>19.9589</c:v>
                </c:pt>
                <c:pt idx="2198">
                  <c:v>19.9589</c:v>
                </c:pt>
                <c:pt idx="2199">
                  <c:v>19.9589</c:v>
                </c:pt>
                <c:pt idx="2200">
                  <c:v>19.9589</c:v>
                </c:pt>
                <c:pt idx="2201">
                  <c:v>19.9589</c:v>
                </c:pt>
                <c:pt idx="2202">
                  <c:v>19.9589</c:v>
                </c:pt>
                <c:pt idx="2203">
                  <c:v>19.9589</c:v>
                </c:pt>
                <c:pt idx="2204">
                  <c:v>19.9589</c:v>
                </c:pt>
                <c:pt idx="2205">
                  <c:v>19.9589</c:v>
                </c:pt>
                <c:pt idx="2206">
                  <c:v>19.9589</c:v>
                </c:pt>
                <c:pt idx="2207">
                  <c:v>19.9589</c:v>
                </c:pt>
                <c:pt idx="2208">
                  <c:v>19.9589</c:v>
                </c:pt>
                <c:pt idx="2209">
                  <c:v>19.9589</c:v>
                </c:pt>
                <c:pt idx="2210">
                  <c:v>19.9589</c:v>
                </c:pt>
                <c:pt idx="2211">
                  <c:v>19.9589</c:v>
                </c:pt>
                <c:pt idx="2212">
                  <c:v>19.9589</c:v>
                </c:pt>
                <c:pt idx="2213">
                  <c:v>19.9589</c:v>
                </c:pt>
                <c:pt idx="2214">
                  <c:v>19.9589</c:v>
                </c:pt>
                <c:pt idx="2215">
                  <c:v>19.9589</c:v>
                </c:pt>
                <c:pt idx="2216">
                  <c:v>19.9589</c:v>
                </c:pt>
                <c:pt idx="2217">
                  <c:v>19.9589</c:v>
                </c:pt>
                <c:pt idx="2218">
                  <c:v>19.9589</c:v>
                </c:pt>
                <c:pt idx="2219">
                  <c:v>19.9589</c:v>
                </c:pt>
                <c:pt idx="2220">
                  <c:v>19.9589</c:v>
                </c:pt>
                <c:pt idx="2221">
                  <c:v>19.9589</c:v>
                </c:pt>
                <c:pt idx="2222">
                  <c:v>19.9589</c:v>
                </c:pt>
                <c:pt idx="2223">
                  <c:v>19.9589</c:v>
                </c:pt>
                <c:pt idx="2224">
                  <c:v>19.9589</c:v>
                </c:pt>
                <c:pt idx="2225">
                  <c:v>19.9589</c:v>
                </c:pt>
                <c:pt idx="2226">
                  <c:v>19.9589</c:v>
                </c:pt>
                <c:pt idx="2227">
                  <c:v>19.9589</c:v>
                </c:pt>
                <c:pt idx="2228">
                  <c:v>19.9589</c:v>
                </c:pt>
                <c:pt idx="2229">
                  <c:v>19.9589</c:v>
                </c:pt>
                <c:pt idx="2230">
                  <c:v>19.9589</c:v>
                </c:pt>
                <c:pt idx="2231">
                  <c:v>19.9589</c:v>
                </c:pt>
                <c:pt idx="2232">
                  <c:v>19.9589</c:v>
                </c:pt>
                <c:pt idx="2233">
                  <c:v>19.9589</c:v>
                </c:pt>
                <c:pt idx="2234">
                  <c:v>19.9589</c:v>
                </c:pt>
                <c:pt idx="2235">
                  <c:v>19.9589</c:v>
                </c:pt>
                <c:pt idx="2236">
                  <c:v>19.9589</c:v>
                </c:pt>
                <c:pt idx="2237">
                  <c:v>19.9589</c:v>
                </c:pt>
                <c:pt idx="2238">
                  <c:v>19.9589</c:v>
                </c:pt>
                <c:pt idx="2239">
                  <c:v>19.9589</c:v>
                </c:pt>
                <c:pt idx="2240">
                  <c:v>19.9589</c:v>
                </c:pt>
                <c:pt idx="2241">
                  <c:v>19.9589</c:v>
                </c:pt>
                <c:pt idx="2242">
                  <c:v>19.9589</c:v>
                </c:pt>
                <c:pt idx="2243">
                  <c:v>19.9589</c:v>
                </c:pt>
                <c:pt idx="2244">
                  <c:v>19.9589</c:v>
                </c:pt>
                <c:pt idx="2245">
                  <c:v>19.9589</c:v>
                </c:pt>
                <c:pt idx="2246">
                  <c:v>19.9589</c:v>
                </c:pt>
                <c:pt idx="2247">
                  <c:v>19.9589</c:v>
                </c:pt>
                <c:pt idx="2248">
                  <c:v>19.9589</c:v>
                </c:pt>
                <c:pt idx="2249">
                  <c:v>19.9589</c:v>
                </c:pt>
                <c:pt idx="2250">
                  <c:v>19.9589</c:v>
                </c:pt>
                <c:pt idx="2251">
                  <c:v>19.9589</c:v>
                </c:pt>
                <c:pt idx="2252">
                  <c:v>19.9589</c:v>
                </c:pt>
                <c:pt idx="2253">
                  <c:v>19.9589</c:v>
                </c:pt>
                <c:pt idx="2254">
                  <c:v>19.9589</c:v>
                </c:pt>
                <c:pt idx="2255">
                  <c:v>19.9589</c:v>
                </c:pt>
                <c:pt idx="2256">
                  <c:v>19.9589</c:v>
                </c:pt>
                <c:pt idx="2257">
                  <c:v>19.9589</c:v>
                </c:pt>
                <c:pt idx="2258">
                  <c:v>19.9589</c:v>
                </c:pt>
                <c:pt idx="2259">
                  <c:v>19.9589</c:v>
                </c:pt>
                <c:pt idx="2260">
                  <c:v>19.9589</c:v>
                </c:pt>
                <c:pt idx="2261">
                  <c:v>19.9589</c:v>
                </c:pt>
                <c:pt idx="2262">
                  <c:v>19.9589</c:v>
                </c:pt>
                <c:pt idx="2263">
                  <c:v>19.9589</c:v>
                </c:pt>
                <c:pt idx="2264">
                  <c:v>19.9589</c:v>
                </c:pt>
                <c:pt idx="2265">
                  <c:v>19.9589</c:v>
                </c:pt>
                <c:pt idx="2266">
                  <c:v>19.9589</c:v>
                </c:pt>
                <c:pt idx="2267">
                  <c:v>19.9589</c:v>
                </c:pt>
                <c:pt idx="2268">
                  <c:v>19.9589</c:v>
                </c:pt>
                <c:pt idx="2269">
                  <c:v>19.9589</c:v>
                </c:pt>
                <c:pt idx="2270">
                  <c:v>19.9589</c:v>
                </c:pt>
                <c:pt idx="2271">
                  <c:v>19.9589</c:v>
                </c:pt>
                <c:pt idx="2272">
                  <c:v>19.9589</c:v>
                </c:pt>
                <c:pt idx="2273">
                  <c:v>19.9589</c:v>
                </c:pt>
                <c:pt idx="2274">
                  <c:v>19.9589</c:v>
                </c:pt>
                <c:pt idx="2275">
                  <c:v>19.9589</c:v>
                </c:pt>
                <c:pt idx="2276">
                  <c:v>19.9589</c:v>
                </c:pt>
                <c:pt idx="2277">
                  <c:v>19.9589</c:v>
                </c:pt>
                <c:pt idx="2278">
                  <c:v>19.9589</c:v>
                </c:pt>
                <c:pt idx="2279">
                  <c:v>19.9589</c:v>
                </c:pt>
                <c:pt idx="2280">
                  <c:v>19.9589</c:v>
                </c:pt>
                <c:pt idx="2281">
                  <c:v>19.9589</c:v>
                </c:pt>
                <c:pt idx="2282">
                  <c:v>19.9589</c:v>
                </c:pt>
                <c:pt idx="2283">
                  <c:v>19.9589</c:v>
                </c:pt>
                <c:pt idx="2284">
                  <c:v>19.9589</c:v>
                </c:pt>
                <c:pt idx="2285">
                  <c:v>19.9589</c:v>
                </c:pt>
                <c:pt idx="2286">
                  <c:v>19.9589</c:v>
                </c:pt>
                <c:pt idx="2287">
                  <c:v>19.9589</c:v>
                </c:pt>
                <c:pt idx="2288">
                  <c:v>19.9589</c:v>
                </c:pt>
                <c:pt idx="2289">
                  <c:v>19.9589</c:v>
                </c:pt>
                <c:pt idx="2290">
                  <c:v>19.9589</c:v>
                </c:pt>
                <c:pt idx="2291">
                  <c:v>19.9589</c:v>
                </c:pt>
                <c:pt idx="2292">
                  <c:v>19.9589</c:v>
                </c:pt>
                <c:pt idx="2293">
                  <c:v>19.9589</c:v>
                </c:pt>
                <c:pt idx="2294">
                  <c:v>19.9589</c:v>
                </c:pt>
                <c:pt idx="2295">
                  <c:v>19.9589</c:v>
                </c:pt>
                <c:pt idx="2296">
                  <c:v>19.9589</c:v>
                </c:pt>
                <c:pt idx="2297">
                  <c:v>19.9589</c:v>
                </c:pt>
                <c:pt idx="2298">
                  <c:v>19.9589</c:v>
                </c:pt>
                <c:pt idx="2299">
                  <c:v>19.9589</c:v>
                </c:pt>
                <c:pt idx="2300">
                  <c:v>19.9589</c:v>
                </c:pt>
                <c:pt idx="2301">
                  <c:v>19.9589</c:v>
                </c:pt>
                <c:pt idx="2302">
                  <c:v>19.9589</c:v>
                </c:pt>
                <c:pt idx="2303">
                  <c:v>19.9589</c:v>
                </c:pt>
                <c:pt idx="2304">
                  <c:v>19.9589</c:v>
                </c:pt>
                <c:pt idx="2305">
                  <c:v>19.9589</c:v>
                </c:pt>
                <c:pt idx="2306">
                  <c:v>19.9589</c:v>
                </c:pt>
                <c:pt idx="2307">
                  <c:v>19.9589</c:v>
                </c:pt>
                <c:pt idx="2308">
                  <c:v>19.9589</c:v>
                </c:pt>
                <c:pt idx="2309">
                  <c:v>19.9589</c:v>
                </c:pt>
                <c:pt idx="2310">
                  <c:v>19.9589</c:v>
                </c:pt>
                <c:pt idx="2311">
                  <c:v>19.9589</c:v>
                </c:pt>
                <c:pt idx="2312">
                  <c:v>19.9589</c:v>
                </c:pt>
                <c:pt idx="2313">
                  <c:v>19.9589</c:v>
                </c:pt>
                <c:pt idx="2314">
                  <c:v>19.9589</c:v>
                </c:pt>
                <c:pt idx="2315">
                  <c:v>19.9589</c:v>
                </c:pt>
                <c:pt idx="2316">
                  <c:v>19.9589</c:v>
                </c:pt>
                <c:pt idx="2317">
                  <c:v>19.9589</c:v>
                </c:pt>
                <c:pt idx="2318">
                  <c:v>19.9589</c:v>
                </c:pt>
                <c:pt idx="2319">
                  <c:v>19.9589</c:v>
                </c:pt>
                <c:pt idx="2320">
                  <c:v>19.9589</c:v>
                </c:pt>
                <c:pt idx="2321">
                  <c:v>19.9589</c:v>
                </c:pt>
                <c:pt idx="2322">
                  <c:v>19.9589</c:v>
                </c:pt>
                <c:pt idx="2323">
                  <c:v>19.9589</c:v>
                </c:pt>
                <c:pt idx="2324">
                  <c:v>19.9589</c:v>
                </c:pt>
                <c:pt idx="2325">
                  <c:v>19.9589</c:v>
                </c:pt>
                <c:pt idx="2326">
                  <c:v>19.9589</c:v>
                </c:pt>
                <c:pt idx="2327">
                  <c:v>19.9589</c:v>
                </c:pt>
                <c:pt idx="2328">
                  <c:v>19.9589</c:v>
                </c:pt>
                <c:pt idx="2329">
                  <c:v>19.9589</c:v>
                </c:pt>
                <c:pt idx="2330">
                  <c:v>19.9589</c:v>
                </c:pt>
                <c:pt idx="2331">
                  <c:v>19.9589</c:v>
                </c:pt>
                <c:pt idx="2332">
                  <c:v>19.9589</c:v>
                </c:pt>
                <c:pt idx="2333">
                  <c:v>19.9589</c:v>
                </c:pt>
                <c:pt idx="2334">
                  <c:v>19.9589</c:v>
                </c:pt>
                <c:pt idx="2335">
                  <c:v>19.9589</c:v>
                </c:pt>
                <c:pt idx="2336">
                  <c:v>19.9589</c:v>
                </c:pt>
                <c:pt idx="2337">
                  <c:v>19.9589</c:v>
                </c:pt>
                <c:pt idx="2338">
                  <c:v>19.9589</c:v>
                </c:pt>
                <c:pt idx="2339">
                  <c:v>19.9589</c:v>
                </c:pt>
                <c:pt idx="2340">
                  <c:v>19.9589</c:v>
                </c:pt>
                <c:pt idx="2341">
                  <c:v>19.9589</c:v>
                </c:pt>
                <c:pt idx="2342">
                  <c:v>19.9589</c:v>
                </c:pt>
                <c:pt idx="2343">
                  <c:v>19.9589</c:v>
                </c:pt>
                <c:pt idx="2344">
                  <c:v>19.9589</c:v>
                </c:pt>
                <c:pt idx="2345">
                  <c:v>19.9589</c:v>
                </c:pt>
                <c:pt idx="2346">
                  <c:v>19.9589</c:v>
                </c:pt>
                <c:pt idx="2347">
                  <c:v>19.9589</c:v>
                </c:pt>
                <c:pt idx="2348">
                  <c:v>19.9589</c:v>
                </c:pt>
                <c:pt idx="2349">
                  <c:v>19.9589</c:v>
                </c:pt>
                <c:pt idx="2350">
                  <c:v>19.9589</c:v>
                </c:pt>
                <c:pt idx="2351">
                  <c:v>19.9589</c:v>
                </c:pt>
                <c:pt idx="2352">
                  <c:v>19.9589</c:v>
                </c:pt>
                <c:pt idx="2353">
                  <c:v>19.9589</c:v>
                </c:pt>
                <c:pt idx="2354">
                  <c:v>19.9589</c:v>
                </c:pt>
                <c:pt idx="2355">
                  <c:v>19.9589</c:v>
                </c:pt>
                <c:pt idx="2356">
                  <c:v>19.9589</c:v>
                </c:pt>
                <c:pt idx="2357">
                  <c:v>19.9589</c:v>
                </c:pt>
                <c:pt idx="2358">
                  <c:v>19.9589</c:v>
                </c:pt>
                <c:pt idx="2359">
                  <c:v>19.9589</c:v>
                </c:pt>
                <c:pt idx="2360">
                  <c:v>19.9589</c:v>
                </c:pt>
                <c:pt idx="2361">
                  <c:v>19.9589</c:v>
                </c:pt>
                <c:pt idx="2362">
                  <c:v>19.9589</c:v>
                </c:pt>
                <c:pt idx="2363">
                  <c:v>19.9589</c:v>
                </c:pt>
                <c:pt idx="2364">
                  <c:v>19.9589</c:v>
                </c:pt>
                <c:pt idx="2365">
                  <c:v>19.9589</c:v>
                </c:pt>
                <c:pt idx="2366">
                  <c:v>19.9589</c:v>
                </c:pt>
                <c:pt idx="2367">
                  <c:v>19.9589</c:v>
                </c:pt>
                <c:pt idx="2368">
                  <c:v>19.9589</c:v>
                </c:pt>
                <c:pt idx="2369">
                  <c:v>19.9589</c:v>
                </c:pt>
                <c:pt idx="2370">
                  <c:v>19.9589</c:v>
                </c:pt>
                <c:pt idx="2371">
                  <c:v>19.9589</c:v>
                </c:pt>
                <c:pt idx="2372">
                  <c:v>19.9589</c:v>
                </c:pt>
                <c:pt idx="2373">
                  <c:v>19.9589</c:v>
                </c:pt>
                <c:pt idx="2374">
                  <c:v>19.9589</c:v>
                </c:pt>
                <c:pt idx="2375">
                  <c:v>19.9589</c:v>
                </c:pt>
                <c:pt idx="2376">
                  <c:v>19.9589</c:v>
                </c:pt>
                <c:pt idx="2377">
                  <c:v>19.9589</c:v>
                </c:pt>
                <c:pt idx="2378">
                  <c:v>19.9589</c:v>
                </c:pt>
                <c:pt idx="2379">
                  <c:v>19.9589</c:v>
                </c:pt>
                <c:pt idx="2380">
                  <c:v>19.9589</c:v>
                </c:pt>
                <c:pt idx="2381">
                  <c:v>19.9589</c:v>
                </c:pt>
                <c:pt idx="2382">
                  <c:v>19.9589</c:v>
                </c:pt>
                <c:pt idx="2383">
                  <c:v>19.9589</c:v>
                </c:pt>
                <c:pt idx="2384">
                  <c:v>19.9589</c:v>
                </c:pt>
                <c:pt idx="2385">
                  <c:v>19.9589</c:v>
                </c:pt>
                <c:pt idx="2386">
                  <c:v>19.9589</c:v>
                </c:pt>
                <c:pt idx="2387">
                  <c:v>19.9589</c:v>
                </c:pt>
                <c:pt idx="2388">
                  <c:v>19.9589</c:v>
                </c:pt>
                <c:pt idx="2389">
                  <c:v>19.9589</c:v>
                </c:pt>
                <c:pt idx="2390">
                  <c:v>19.9589</c:v>
                </c:pt>
                <c:pt idx="2391">
                  <c:v>19.9589</c:v>
                </c:pt>
                <c:pt idx="2392">
                  <c:v>19.9589</c:v>
                </c:pt>
                <c:pt idx="2393">
                  <c:v>19.9589</c:v>
                </c:pt>
                <c:pt idx="2394">
                  <c:v>19.9589</c:v>
                </c:pt>
                <c:pt idx="2395">
                  <c:v>19.9589</c:v>
                </c:pt>
                <c:pt idx="2396">
                  <c:v>19.9589</c:v>
                </c:pt>
                <c:pt idx="2397">
                  <c:v>19.9589</c:v>
                </c:pt>
                <c:pt idx="2398">
                  <c:v>19.9589</c:v>
                </c:pt>
                <c:pt idx="2399">
                  <c:v>19.9589</c:v>
                </c:pt>
                <c:pt idx="2400">
                  <c:v>19.9589</c:v>
                </c:pt>
                <c:pt idx="2401">
                  <c:v>19.9589</c:v>
                </c:pt>
                <c:pt idx="2402">
                  <c:v>19.9589</c:v>
                </c:pt>
                <c:pt idx="2403">
                  <c:v>19.9589</c:v>
                </c:pt>
                <c:pt idx="2404">
                  <c:v>19.9589</c:v>
                </c:pt>
                <c:pt idx="2405">
                  <c:v>19.9589</c:v>
                </c:pt>
                <c:pt idx="2406">
                  <c:v>19.9589</c:v>
                </c:pt>
                <c:pt idx="2407">
                  <c:v>19.9589</c:v>
                </c:pt>
                <c:pt idx="2408">
                  <c:v>19.9589</c:v>
                </c:pt>
                <c:pt idx="2409">
                  <c:v>19.9589</c:v>
                </c:pt>
                <c:pt idx="2410">
                  <c:v>19.9589</c:v>
                </c:pt>
                <c:pt idx="2411">
                  <c:v>19.9589</c:v>
                </c:pt>
                <c:pt idx="2412">
                  <c:v>19.9589</c:v>
                </c:pt>
                <c:pt idx="2413">
                  <c:v>19.9589</c:v>
                </c:pt>
                <c:pt idx="2414">
                  <c:v>19.9589</c:v>
                </c:pt>
                <c:pt idx="2415">
                  <c:v>19.9589</c:v>
                </c:pt>
                <c:pt idx="2416">
                  <c:v>19.9589</c:v>
                </c:pt>
                <c:pt idx="2417">
                  <c:v>19.9589</c:v>
                </c:pt>
                <c:pt idx="2418">
                  <c:v>19.9589</c:v>
                </c:pt>
                <c:pt idx="2419">
                  <c:v>19.9589</c:v>
                </c:pt>
                <c:pt idx="2420">
                  <c:v>19.9589</c:v>
                </c:pt>
                <c:pt idx="2421">
                  <c:v>19.9589</c:v>
                </c:pt>
                <c:pt idx="2422">
                  <c:v>19.9589</c:v>
                </c:pt>
                <c:pt idx="2423">
                  <c:v>19.9589</c:v>
                </c:pt>
                <c:pt idx="2424">
                  <c:v>19.9589</c:v>
                </c:pt>
                <c:pt idx="2425">
                  <c:v>19.9589</c:v>
                </c:pt>
                <c:pt idx="2426">
                  <c:v>19.9589</c:v>
                </c:pt>
                <c:pt idx="2427">
                  <c:v>19.9589</c:v>
                </c:pt>
                <c:pt idx="2428">
                  <c:v>19.9589</c:v>
                </c:pt>
                <c:pt idx="2429">
                  <c:v>19.9589</c:v>
                </c:pt>
                <c:pt idx="2430">
                  <c:v>19.9589</c:v>
                </c:pt>
                <c:pt idx="2431">
                  <c:v>19.9589</c:v>
                </c:pt>
                <c:pt idx="2432">
                  <c:v>19.9589</c:v>
                </c:pt>
                <c:pt idx="2433">
                  <c:v>19.9589</c:v>
                </c:pt>
                <c:pt idx="2434">
                  <c:v>19.9589</c:v>
                </c:pt>
                <c:pt idx="2435">
                  <c:v>19.9589</c:v>
                </c:pt>
                <c:pt idx="2436">
                  <c:v>19.9589</c:v>
                </c:pt>
                <c:pt idx="2437">
                  <c:v>19.9589</c:v>
                </c:pt>
                <c:pt idx="2438">
                  <c:v>19.9589</c:v>
                </c:pt>
                <c:pt idx="2439">
                  <c:v>19.9589</c:v>
                </c:pt>
                <c:pt idx="2440">
                  <c:v>19.9589</c:v>
                </c:pt>
                <c:pt idx="2441">
                  <c:v>19.9589</c:v>
                </c:pt>
                <c:pt idx="2442">
                  <c:v>19.9589</c:v>
                </c:pt>
                <c:pt idx="2443">
                  <c:v>19.9589</c:v>
                </c:pt>
                <c:pt idx="2444">
                  <c:v>19.9589</c:v>
                </c:pt>
                <c:pt idx="2445">
                  <c:v>19.9589</c:v>
                </c:pt>
                <c:pt idx="2446">
                  <c:v>19.9589</c:v>
                </c:pt>
                <c:pt idx="2447">
                  <c:v>19.9589</c:v>
                </c:pt>
                <c:pt idx="2448">
                  <c:v>19.9589</c:v>
                </c:pt>
                <c:pt idx="2449">
                  <c:v>19.9589</c:v>
                </c:pt>
                <c:pt idx="2450">
                  <c:v>19.9589</c:v>
                </c:pt>
                <c:pt idx="2451">
                  <c:v>19.9589</c:v>
                </c:pt>
                <c:pt idx="2452">
                  <c:v>19.9589</c:v>
                </c:pt>
                <c:pt idx="2453">
                  <c:v>19.9589</c:v>
                </c:pt>
                <c:pt idx="2454">
                  <c:v>19.9589</c:v>
                </c:pt>
                <c:pt idx="2455">
                  <c:v>19.9589</c:v>
                </c:pt>
                <c:pt idx="2456">
                  <c:v>19.9589</c:v>
                </c:pt>
                <c:pt idx="2457">
                  <c:v>19.9589</c:v>
                </c:pt>
                <c:pt idx="2458">
                  <c:v>19.9589</c:v>
                </c:pt>
                <c:pt idx="2459">
                  <c:v>19.9589</c:v>
                </c:pt>
                <c:pt idx="2460">
                  <c:v>19.9589</c:v>
                </c:pt>
                <c:pt idx="2461">
                  <c:v>19.9589</c:v>
                </c:pt>
                <c:pt idx="2462">
                  <c:v>19.9589</c:v>
                </c:pt>
                <c:pt idx="2463">
                  <c:v>19.9589</c:v>
                </c:pt>
                <c:pt idx="2464">
                  <c:v>19.9589</c:v>
                </c:pt>
                <c:pt idx="2465">
                  <c:v>19.9589</c:v>
                </c:pt>
                <c:pt idx="2466">
                  <c:v>19.9589</c:v>
                </c:pt>
                <c:pt idx="2467">
                  <c:v>19.9589</c:v>
                </c:pt>
                <c:pt idx="2468">
                  <c:v>19.9589</c:v>
                </c:pt>
                <c:pt idx="2469">
                  <c:v>19.9589</c:v>
                </c:pt>
                <c:pt idx="2470">
                  <c:v>19.9589</c:v>
                </c:pt>
                <c:pt idx="2471">
                  <c:v>19.9589</c:v>
                </c:pt>
                <c:pt idx="2472">
                  <c:v>19.9589</c:v>
                </c:pt>
                <c:pt idx="2473">
                  <c:v>19.9589</c:v>
                </c:pt>
                <c:pt idx="2474">
                  <c:v>19.9589</c:v>
                </c:pt>
                <c:pt idx="2475">
                  <c:v>19.9589</c:v>
                </c:pt>
                <c:pt idx="2476">
                  <c:v>19.9589</c:v>
                </c:pt>
                <c:pt idx="2477">
                  <c:v>19.9589</c:v>
                </c:pt>
                <c:pt idx="2478">
                  <c:v>19.9589</c:v>
                </c:pt>
                <c:pt idx="2479">
                  <c:v>19.9589</c:v>
                </c:pt>
                <c:pt idx="2480">
                  <c:v>19.9589</c:v>
                </c:pt>
                <c:pt idx="2481">
                  <c:v>19.9589</c:v>
                </c:pt>
                <c:pt idx="2482">
                  <c:v>19.9589</c:v>
                </c:pt>
                <c:pt idx="2483">
                  <c:v>19.9589</c:v>
                </c:pt>
                <c:pt idx="2484">
                  <c:v>19.9589</c:v>
                </c:pt>
                <c:pt idx="2485">
                  <c:v>19.9589</c:v>
                </c:pt>
                <c:pt idx="2486">
                  <c:v>19.9589</c:v>
                </c:pt>
                <c:pt idx="2487">
                  <c:v>19.9589</c:v>
                </c:pt>
                <c:pt idx="2488">
                  <c:v>19.9589</c:v>
                </c:pt>
                <c:pt idx="2489">
                  <c:v>19.9589</c:v>
                </c:pt>
                <c:pt idx="2490">
                  <c:v>19.9589</c:v>
                </c:pt>
                <c:pt idx="2491">
                  <c:v>19.9589</c:v>
                </c:pt>
                <c:pt idx="2492">
                  <c:v>19.9589</c:v>
                </c:pt>
                <c:pt idx="2493">
                  <c:v>19.9589</c:v>
                </c:pt>
                <c:pt idx="2494">
                  <c:v>19.9589</c:v>
                </c:pt>
                <c:pt idx="2495">
                  <c:v>19.9589</c:v>
                </c:pt>
                <c:pt idx="2496">
                  <c:v>19.9589</c:v>
                </c:pt>
                <c:pt idx="2497">
                  <c:v>19.9589</c:v>
                </c:pt>
                <c:pt idx="2498">
                  <c:v>19.9589</c:v>
                </c:pt>
                <c:pt idx="2499">
                  <c:v>19.9589</c:v>
                </c:pt>
                <c:pt idx="2500">
                  <c:v>19.9589</c:v>
                </c:pt>
                <c:pt idx="2501">
                  <c:v>19.9589</c:v>
                </c:pt>
                <c:pt idx="2502">
                  <c:v>19.9589</c:v>
                </c:pt>
                <c:pt idx="2503">
                  <c:v>19.9589</c:v>
                </c:pt>
                <c:pt idx="2504">
                  <c:v>19.9589</c:v>
                </c:pt>
                <c:pt idx="2505">
                  <c:v>19.9589</c:v>
                </c:pt>
                <c:pt idx="2506">
                  <c:v>19.9589</c:v>
                </c:pt>
                <c:pt idx="2507">
                  <c:v>19.9589</c:v>
                </c:pt>
                <c:pt idx="2508">
                  <c:v>19.9589</c:v>
                </c:pt>
                <c:pt idx="2509">
                  <c:v>19.9589</c:v>
                </c:pt>
                <c:pt idx="2510">
                  <c:v>19.9589</c:v>
                </c:pt>
                <c:pt idx="2511">
                  <c:v>19.9589</c:v>
                </c:pt>
                <c:pt idx="2512">
                  <c:v>19.9589</c:v>
                </c:pt>
                <c:pt idx="2513">
                  <c:v>19.9589</c:v>
                </c:pt>
                <c:pt idx="2514">
                  <c:v>19.9589</c:v>
                </c:pt>
                <c:pt idx="2515">
                  <c:v>19.9589</c:v>
                </c:pt>
                <c:pt idx="2516">
                  <c:v>19.9589</c:v>
                </c:pt>
                <c:pt idx="2517">
                  <c:v>19.9589</c:v>
                </c:pt>
                <c:pt idx="2518">
                  <c:v>19.9589</c:v>
                </c:pt>
                <c:pt idx="2519">
                  <c:v>19.9589</c:v>
                </c:pt>
                <c:pt idx="2520">
                  <c:v>19.9589</c:v>
                </c:pt>
                <c:pt idx="2521">
                  <c:v>19.9589</c:v>
                </c:pt>
                <c:pt idx="2522">
                  <c:v>19.9589</c:v>
                </c:pt>
                <c:pt idx="2523">
                  <c:v>19.9589</c:v>
                </c:pt>
                <c:pt idx="2524">
                  <c:v>19.9589</c:v>
                </c:pt>
                <c:pt idx="2525">
                  <c:v>19.9589</c:v>
                </c:pt>
                <c:pt idx="2526">
                  <c:v>19.9589</c:v>
                </c:pt>
                <c:pt idx="2527">
                  <c:v>19.9589</c:v>
                </c:pt>
                <c:pt idx="2528">
                  <c:v>19.9589</c:v>
                </c:pt>
                <c:pt idx="2529">
                  <c:v>19.9589</c:v>
                </c:pt>
                <c:pt idx="2530">
                  <c:v>19.9589</c:v>
                </c:pt>
                <c:pt idx="2531">
                  <c:v>19.9589</c:v>
                </c:pt>
                <c:pt idx="2532">
                  <c:v>19.9589</c:v>
                </c:pt>
                <c:pt idx="2533">
                  <c:v>19.9589</c:v>
                </c:pt>
                <c:pt idx="2534">
                  <c:v>19.9589</c:v>
                </c:pt>
                <c:pt idx="2535">
                  <c:v>19.9589</c:v>
                </c:pt>
                <c:pt idx="2536">
                  <c:v>19.9589</c:v>
                </c:pt>
                <c:pt idx="2537">
                  <c:v>19.9589</c:v>
                </c:pt>
                <c:pt idx="2538">
                  <c:v>19.9589</c:v>
                </c:pt>
                <c:pt idx="2539">
                  <c:v>19.9589</c:v>
                </c:pt>
                <c:pt idx="2540">
                  <c:v>19.9589</c:v>
                </c:pt>
                <c:pt idx="2541">
                  <c:v>19.9589</c:v>
                </c:pt>
                <c:pt idx="2542">
                  <c:v>19.9589</c:v>
                </c:pt>
                <c:pt idx="2543">
                  <c:v>19.9589</c:v>
                </c:pt>
                <c:pt idx="2544">
                  <c:v>19.9589</c:v>
                </c:pt>
                <c:pt idx="2545">
                  <c:v>19.9589</c:v>
                </c:pt>
                <c:pt idx="2546">
                  <c:v>19.9589</c:v>
                </c:pt>
                <c:pt idx="2547">
                  <c:v>19.9589</c:v>
                </c:pt>
                <c:pt idx="2548">
                  <c:v>19.9589</c:v>
                </c:pt>
                <c:pt idx="2549">
                  <c:v>19.9589</c:v>
                </c:pt>
                <c:pt idx="2550">
                  <c:v>19.9589</c:v>
                </c:pt>
                <c:pt idx="2551">
                  <c:v>19.9589</c:v>
                </c:pt>
                <c:pt idx="2552">
                  <c:v>19.9589</c:v>
                </c:pt>
                <c:pt idx="2553">
                  <c:v>19.9589</c:v>
                </c:pt>
                <c:pt idx="2554">
                  <c:v>19.9589</c:v>
                </c:pt>
                <c:pt idx="2555">
                  <c:v>19.9589</c:v>
                </c:pt>
                <c:pt idx="2556">
                  <c:v>19.9589</c:v>
                </c:pt>
                <c:pt idx="2557">
                  <c:v>19.9589</c:v>
                </c:pt>
                <c:pt idx="2558">
                  <c:v>19.9589</c:v>
                </c:pt>
                <c:pt idx="2559">
                  <c:v>19.9589</c:v>
                </c:pt>
                <c:pt idx="2560">
                  <c:v>19.9589</c:v>
                </c:pt>
                <c:pt idx="2561">
                  <c:v>19.9589</c:v>
                </c:pt>
                <c:pt idx="2562">
                  <c:v>19.9589</c:v>
                </c:pt>
                <c:pt idx="2563">
                  <c:v>19.9589</c:v>
                </c:pt>
                <c:pt idx="2564">
                  <c:v>19.9589</c:v>
                </c:pt>
                <c:pt idx="2565">
                  <c:v>19.9589</c:v>
                </c:pt>
                <c:pt idx="2566">
                  <c:v>19.9589</c:v>
                </c:pt>
                <c:pt idx="2567">
                  <c:v>19.9589</c:v>
                </c:pt>
                <c:pt idx="2568">
                  <c:v>19.9589</c:v>
                </c:pt>
                <c:pt idx="2569">
                  <c:v>19.9589</c:v>
                </c:pt>
                <c:pt idx="2570">
                  <c:v>19.9589</c:v>
                </c:pt>
                <c:pt idx="2571">
                  <c:v>19.9589</c:v>
                </c:pt>
                <c:pt idx="2572">
                  <c:v>19.9589</c:v>
                </c:pt>
                <c:pt idx="2573">
                  <c:v>19.9589</c:v>
                </c:pt>
                <c:pt idx="2574">
                  <c:v>19.9589</c:v>
                </c:pt>
                <c:pt idx="2575">
                  <c:v>19.9589</c:v>
                </c:pt>
                <c:pt idx="2576">
                  <c:v>19.9589</c:v>
                </c:pt>
                <c:pt idx="2577">
                  <c:v>19.9589</c:v>
                </c:pt>
                <c:pt idx="2578">
                  <c:v>19.9589</c:v>
                </c:pt>
                <c:pt idx="2579">
                  <c:v>19.9589</c:v>
                </c:pt>
                <c:pt idx="2580">
                  <c:v>19.9589</c:v>
                </c:pt>
                <c:pt idx="2581">
                  <c:v>19.9589</c:v>
                </c:pt>
                <c:pt idx="2582">
                  <c:v>19.9589</c:v>
                </c:pt>
                <c:pt idx="2583">
                  <c:v>19.9589</c:v>
                </c:pt>
                <c:pt idx="2584">
                  <c:v>19.9589</c:v>
                </c:pt>
                <c:pt idx="2585">
                  <c:v>19.9589</c:v>
                </c:pt>
                <c:pt idx="2586">
                  <c:v>19.9589</c:v>
                </c:pt>
                <c:pt idx="2587">
                  <c:v>19.9589</c:v>
                </c:pt>
                <c:pt idx="2588">
                  <c:v>19.9589</c:v>
                </c:pt>
                <c:pt idx="2589">
                  <c:v>19.9589</c:v>
                </c:pt>
                <c:pt idx="2590">
                  <c:v>19.9589</c:v>
                </c:pt>
                <c:pt idx="2591">
                  <c:v>19.9589</c:v>
                </c:pt>
                <c:pt idx="2592">
                  <c:v>19.9589</c:v>
                </c:pt>
                <c:pt idx="2593">
                  <c:v>19.9589</c:v>
                </c:pt>
                <c:pt idx="2594">
                  <c:v>19.9589</c:v>
                </c:pt>
                <c:pt idx="2595">
                  <c:v>19.9589</c:v>
                </c:pt>
                <c:pt idx="2596">
                  <c:v>19.9589</c:v>
                </c:pt>
                <c:pt idx="2597">
                  <c:v>19.9589</c:v>
                </c:pt>
                <c:pt idx="2598">
                  <c:v>19.9589</c:v>
                </c:pt>
                <c:pt idx="2599">
                  <c:v>19.9589</c:v>
                </c:pt>
                <c:pt idx="2600">
                  <c:v>19.9589</c:v>
                </c:pt>
                <c:pt idx="2601">
                  <c:v>19.9589</c:v>
                </c:pt>
                <c:pt idx="2602">
                  <c:v>19.9589</c:v>
                </c:pt>
                <c:pt idx="2603">
                  <c:v>19.9589</c:v>
                </c:pt>
                <c:pt idx="2604">
                  <c:v>19.9589</c:v>
                </c:pt>
                <c:pt idx="2605">
                  <c:v>19.9589</c:v>
                </c:pt>
                <c:pt idx="2606">
                  <c:v>19.9589</c:v>
                </c:pt>
                <c:pt idx="2607">
                  <c:v>19.9589</c:v>
                </c:pt>
                <c:pt idx="2608">
                  <c:v>19.9589</c:v>
                </c:pt>
                <c:pt idx="2609">
                  <c:v>19.9589</c:v>
                </c:pt>
                <c:pt idx="2610">
                  <c:v>19.9589</c:v>
                </c:pt>
                <c:pt idx="2611">
                  <c:v>19.9589</c:v>
                </c:pt>
                <c:pt idx="2612">
                  <c:v>19.9589</c:v>
                </c:pt>
                <c:pt idx="2613">
                  <c:v>19.9589</c:v>
                </c:pt>
                <c:pt idx="2614">
                  <c:v>19.9589</c:v>
                </c:pt>
                <c:pt idx="2615">
                  <c:v>19.9589</c:v>
                </c:pt>
                <c:pt idx="2616">
                  <c:v>19.9589</c:v>
                </c:pt>
                <c:pt idx="2617">
                  <c:v>19.9589</c:v>
                </c:pt>
                <c:pt idx="2618">
                  <c:v>19.9589</c:v>
                </c:pt>
                <c:pt idx="2619">
                  <c:v>19.9589</c:v>
                </c:pt>
                <c:pt idx="2620">
                  <c:v>19.9589</c:v>
                </c:pt>
                <c:pt idx="2621">
                  <c:v>19.9589</c:v>
                </c:pt>
                <c:pt idx="2622">
                  <c:v>19.9589</c:v>
                </c:pt>
                <c:pt idx="2623">
                  <c:v>19.9589</c:v>
                </c:pt>
                <c:pt idx="2624">
                  <c:v>19.9589</c:v>
                </c:pt>
                <c:pt idx="2625">
                  <c:v>19.9589</c:v>
                </c:pt>
                <c:pt idx="2626">
                  <c:v>19.9589</c:v>
                </c:pt>
                <c:pt idx="2627">
                  <c:v>19.9589</c:v>
                </c:pt>
                <c:pt idx="2628">
                  <c:v>19.9589</c:v>
                </c:pt>
                <c:pt idx="2629">
                  <c:v>19.9589</c:v>
                </c:pt>
                <c:pt idx="2630">
                  <c:v>19.9589</c:v>
                </c:pt>
                <c:pt idx="2631">
                  <c:v>19.9589</c:v>
                </c:pt>
                <c:pt idx="2632">
                  <c:v>19.9589</c:v>
                </c:pt>
                <c:pt idx="2633">
                  <c:v>19.9589</c:v>
                </c:pt>
                <c:pt idx="2634">
                  <c:v>19.9589</c:v>
                </c:pt>
                <c:pt idx="2635">
                  <c:v>19.9589</c:v>
                </c:pt>
                <c:pt idx="2636">
                  <c:v>19.9589</c:v>
                </c:pt>
                <c:pt idx="2637">
                  <c:v>19.9589</c:v>
                </c:pt>
                <c:pt idx="2638">
                  <c:v>19.9589</c:v>
                </c:pt>
                <c:pt idx="2639">
                  <c:v>19.9589</c:v>
                </c:pt>
                <c:pt idx="2640">
                  <c:v>19.9589</c:v>
                </c:pt>
                <c:pt idx="2641">
                  <c:v>19.9589</c:v>
                </c:pt>
                <c:pt idx="2642">
                  <c:v>19.9589</c:v>
                </c:pt>
                <c:pt idx="2643">
                  <c:v>19.9589</c:v>
                </c:pt>
                <c:pt idx="2644">
                  <c:v>19.9589</c:v>
                </c:pt>
                <c:pt idx="2645">
                  <c:v>19.9589</c:v>
                </c:pt>
                <c:pt idx="2646">
                  <c:v>19.9589</c:v>
                </c:pt>
                <c:pt idx="2647">
                  <c:v>19.9589</c:v>
                </c:pt>
                <c:pt idx="2648">
                  <c:v>19.9589</c:v>
                </c:pt>
                <c:pt idx="2649">
                  <c:v>19.9589</c:v>
                </c:pt>
                <c:pt idx="2650">
                  <c:v>19.9589</c:v>
                </c:pt>
                <c:pt idx="2651">
                  <c:v>19.9589</c:v>
                </c:pt>
                <c:pt idx="2652">
                  <c:v>19.9589</c:v>
                </c:pt>
                <c:pt idx="2653">
                  <c:v>19.9589</c:v>
                </c:pt>
                <c:pt idx="2654">
                  <c:v>19.9589</c:v>
                </c:pt>
                <c:pt idx="2655">
                  <c:v>19.9589</c:v>
                </c:pt>
                <c:pt idx="2656">
                  <c:v>19.9589</c:v>
                </c:pt>
                <c:pt idx="2657">
                  <c:v>19.9589</c:v>
                </c:pt>
                <c:pt idx="2658">
                  <c:v>19.9589</c:v>
                </c:pt>
                <c:pt idx="2659">
                  <c:v>19.9589</c:v>
                </c:pt>
                <c:pt idx="2660">
                  <c:v>19.9589</c:v>
                </c:pt>
                <c:pt idx="2661">
                  <c:v>19.9589</c:v>
                </c:pt>
                <c:pt idx="2662">
                  <c:v>19.9589</c:v>
                </c:pt>
                <c:pt idx="2663">
                  <c:v>19.9589</c:v>
                </c:pt>
                <c:pt idx="2664">
                  <c:v>19.9589</c:v>
                </c:pt>
                <c:pt idx="2665">
                  <c:v>19.9589</c:v>
                </c:pt>
                <c:pt idx="2666">
                  <c:v>19.9589</c:v>
                </c:pt>
                <c:pt idx="2667">
                  <c:v>19.9589</c:v>
                </c:pt>
                <c:pt idx="2668">
                  <c:v>19.9589</c:v>
                </c:pt>
                <c:pt idx="2669">
                  <c:v>19.9589</c:v>
                </c:pt>
                <c:pt idx="2670">
                  <c:v>19.9589</c:v>
                </c:pt>
                <c:pt idx="2671">
                  <c:v>19.9589</c:v>
                </c:pt>
                <c:pt idx="2672">
                  <c:v>19.9589</c:v>
                </c:pt>
                <c:pt idx="2673">
                  <c:v>19.9589</c:v>
                </c:pt>
                <c:pt idx="2674">
                  <c:v>19.9589</c:v>
                </c:pt>
                <c:pt idx="2675">
                  <c:v>19.9589</c:v>
                </c:pt>
                <c:pt idx="2676">
                  <c:v>19.9589</c:v>
                </c:pt>
                <c:pt idx="2677">
                  <c:v>19.9589</c:v>
                </c:pt>
                <c:pt idx="2678">
                  <c:v>19.9589</c:v>
                </c:pt>
                <c:pt idx="2679">
                  <c:v>19.9589</c:v>
                </c:pt>
                <c:pt idx="2680">
                  <c:v>19.9589</c:v>
                </c:pt>
                <c:pt idx="2681">
                  <c:v>19.9589</c:v>
                </c:pt>
                <c:pt idx="2682">
                  <c:v>19.9589</c:v>
                </c:pt>
                <c:pt idx="2683">
                  <c:v>19.9589</c:v>
                </c:pt>
                <c:pt idx="2684">
                  <c:v>19.9589</c:v>
                </c:pt>
                <c:pt idx="2685">
                  <c:v>19.9589</c:v>
                </c:pt>
                <c:pt idx="2686">
                  <c:v>19.9589</c:v>
                </c:pt>
                <c:pt idx="2687">
                  <c:v>19.9589</c:v>
                </c:pt>
                <c:pt idx="2688">
                  <c:v>19.9589</c:v>
                </c:pt>
                <c:pt idx="2689">
                  <c:v>19.9589</c:v>
                </c:pt>
                <c:pt idx="2690">
                  <c:v>19.9589</c:v>
                </c:pt>
                <c:pt idx="2691">
                  <c:v>19.9589</c:v>
                </c:pt>
                <c:pt idx="2692">
                  <c:v>19.9589</c:v>
                </c:pt>
                <c:pt idx="2693">
                  <c:v>19.9589</c:v>
                </c:pt>
                <c:pt idx="2694">
                  <c:v>19.9589</c:v>
                </c:pt>
                <c:pt idx="2695">
                  <c:v>19.9589</c:v>
                </c:pt>
                <c:pt idx="2696">
                  <c:v>19.9589</c:v>
                </c:pt>
                <c:pt idx="2697">
                  <c:v>19.9589</c:v>
                </c:pt>
                <c:pt idx="2698">
                  <c:v>19.9589</c:v>
                </c:pt>
                <c:pt idx="2699">
                  <c:v>19.9589</c:v>
                </c:pt>
                <c:pt idx="2700">
                  <c:v>19.9589</c:v>
                </c:pt>
                <c:pt idx="2701">
                  <c:v>19.9589</c:v>
                </c:pt>
                <c:pt idx="2702">
                  <c:v>19.9589</c:v>
                </c:pt>
                <c:pt idx="2703">
                  <c:v>19.9589</c:v>
                </c:pt>
                <c:pt idx="2704">
                  <c:v>19.9589</c:v>
                </c:pt>
                <c:pt idx="2705">
                  <c:v>19.9589</c:v>
                </c:pt>
                <c:pt idx="2706">
                  <c:v>19.9589</c:v>
                </c:pt>
                <c:pt idx="2707">
                  <c:v>19.9589</c:v>
                </c:pt>
                <c:pt idx="2708">
                  <c:v>19.9589</c:v>
                </c:pt>
                <c:pt idx="2709">
                  <c:v>19.9589</c:v>
                </c:pt>
                <c:pt idx="2710">
                  <c:v>19.9589</c:v>
                </c:pt>
                <c:pt idx="2711">
                  <c:v>19.9589</c:v>
                </c:pt>
                <c:pt idx="2712">
                  <c:v>19.9589</c:v>
                </c:pt>
                <c:pt idx="2713">
                  <c:v>19.9589</c:v>
                </c:pt>
                <c:pt idx="2714">
                  <c:v>19.9589</c:v>
                </c:pt>
                <c:pt idx="2715">
                  <c:v>19.9589</c:v>
                </c:pt>
                <c:pt idx="2716">
                  <c:v>19.9589</c:v>
                </c:pt>
                <c:pt idx="2717">
                  <c:v>19.9589</c:v>
                </c:pt>
                <c:pt idx="2718">
                  <c:v>19.9589</c:v>
                </c:pt>
                <c:pt idx="2719">
                  <c:v>19.9589</c:v>
                </c:pt>
                <c:pt idx="2720">
                  <c:v>19.9589</c:v>
                </c:pt>
                <c:pt idx="2721">
                  <c:v>19.9589</c:v>
                </c:pt>
                <c:pt idx="2722">
                  <c:v>19.9589</c:v>
                </c:pt>
                <c:pt idx="2723">
                  <c:v>19.9589</c:v>
                </c:pt>
                <c:pt idx="2724">
                  <c:v>19.9589</c:v>
                </c:pt>
                <c:pt idx="2725">
                  <c:v>19.9589</c:v>
                </c:pt>
                <c:pt idx="2726">
                  <c:v>19.9589</c:v>
                </c:pt>
                <c:pt idx="2727">
                  <c:v>19.9589</c:v>
                </c:pt>
                <c:pt idx="2728">
                  <c:v>19.9589</c:v>
                </c:pt>
                <c:pt idx="2729">
                  <c:v>19.9589</c:v>
                </c:pt>
                <c:pt idx="2730">
                  <c:v>19.9589</c:v>
                </c:pt>
                <c:pt idx="2731">
                  <c:v>19.9589</c:v>
                </c:pt>
                <c:pt idx="2732">
                  <c:v>19.9589</c:v>
                </c:pt>
                <c:pt idx="2733">
                  <c:v>19.9589</c:v>
                </c:pt>
                <c:pt idx="2734">
                  <c:v>19.9589</c:v>
                </c:pt>
                <c:pt idx="2735">
                  <c:v>19.9589</c:v>
                </c:pt>
                <c:pt idx="2736">
                  <c:v>19.9589</c:v>
                </c:pt>
                <c:pt idx="2737">
                  <c:v>19.9589</c:v>
                </c:pt>
                <c:pt idx="2738">
                  <c:v>19.9589</c:v>
                </c:pt>
                <c:pt idx="2739">
                  <c:v>19.9589</c:v>
                </c:pt>
                <c:pt idx="2740">
                  <c:v>19.9589</c:v>
                </c:pt>
                <c:pt idx="2741">
                  <c:v>19.9589</c:v>
                </c:pt>
                <c:pt idx="2742">
                  <c:v>19.9589</c:v>
                </c:pt>
                <c:pt idx="2743">
                  <c:v>19.9589</c:v>
                </c:pt>
                <c:pt idx="2744">
                  <c:v>19.9589</c:v>
                </c:pt>
                <c:pt idx="2745">
                  <c:v>19.9589</c:v>
                </c:pt>
                <c:pt idx="2746">
                  <c:v>19.9589</c:v>
                </c:pt>
                <c:pt idx="2747">
                  <c:v>19.9589</c:v>
                </c:pt>
                <c:pt idx="2748">
                  <c:v>19.9589</c:v>
                </c:pt>
                <c:pt idx="2749">
                  <c:v>19.9589</c:v>
                </c:pt>
                <c:pt idx="2750">
                  <c:v>19.9589</c:v>
                </c:pt>
                <c:pt idx="2751">
                  <c:v>19.9589</c:v>
                </c:pt>
                <c:pt idx="2752">
                  <c:v>19.9589</c:v>
                </c:pt>
                <c:pt idx="2753">
                  <c:v>19.9589</c:v>
                </c:pt>
                <c:pt idx="2754">
                  <c:v>19.9589</c:v>
                </c:pt>
                <c:pt idx="2755">
                  <c:v>19.9589</c:v>
                </c:pt>
                <c:pt idx="2756">
                  <c:v>19.9589</c:v>
                </c:pt>
                <c:pt idx="2757">
                  <c:v>19.9589</c:v>
                </c:pt>
                <c:pt idx="2758">
                  <c:v>19.9589</c:v>
                </c:pt>
                <c:pt idx="2759">
                  <c:v>19.9589</c:v>
                </c:pt>
                <c:pt idx="2760">
                  <c:v>19.9589</c:v>
                </c:pt>
                <c:pt idx="2761">
                  <c:v>19.9589</c:v>
                </c:pt>
                <c:pt idx="2762">
                  <c:v>19.9589</c:v>
                </c:pt>
                <c:pt idx="2763">
                  <c:v>19.9589</c:v>
                </c:pt>
                <c:pt idx="2764">
                  <c:v>19.9589</c:v>
                </c:pt>
                <c:pt idx="2765">
                  <c:v>19.9589</c:v>
                </c:pt>
                <c:pt idx="2766">
                  <c:v>19.9589</c:v>
                </c:pt>
                <c:pt idx="2767">
                  <c:v>19.9589</c:v>
                </c:pt>
                <c:pt idx="2768">
                  <c:v>19.9589</c:v>
                </c:pt>
                <c:pt idx="2769">
                  <c:v>19.9589</c:v>
                </c:pt>
                <c:pt idx="2770">
                  <c:v>19.9589</c:v>
                </c:pt>
                <c:pt idx="2771">
                  <c:v>19.9589</c:v>
                </c:pt>
                <c:pt idx="2772">
                  <c:v>19.9589</c:v>
                </c:pt>
                <c:pt idx="2773">
                  <c:v>19.9589</c:v>
                </c:pt>
                <c:pt idx="2774">
                  <c:v>19.9589</c:v>
                </c:pt>
                <c:pt idx="2775">
                  <c:v>19.9589</c:v>
                </c:pt>
                <c:pt idx="2776">
                  <c:v>19.9589</c:v>
                </c:pt>
                <c:pt idx="2777">
                  <c:v>19.9589</c:v>
                </c:pt>
                <c:pt idx="2778">
                  <c:v>19.9589</c:v>
                </c:pt>
                <c:pt idx="2779">
                  <c:v>19.9589</c:v>
                </c:pt>
                <c:pt idx="2780">
                  <c:v>19.9589</c:v>
                </c:pt>
                <c:pt idx="2781">
                  <c:v>19.9589</c:v>
                </c:pt>
                <c:pt idx="2782">
                  <c:v>19.9589</c:v>
                </c:pt>
                <c:pt idx="2783">
                  <c:v>19.9589</c:v>
                </c:pt>
                <c:pt idx="2784">
                  <c:v>19.9589</c:v>
                </c:pt>
                <c:pt idx="2785">
                  <c:v>19.9589</c:v>
                </c:pt>
                <c:pt idx="2786">
                  <c:v>19.9589</c:v>
                </c:pt>
                <c:pt idx="2787">
                  <c:v>19.9589</c:v>
                </c:pt>
                <c:pt idx="2788">
                  <c:v>19.9589</c:v>
                </c:pt>
                <c:pt idx="2789">
                  <c:v>19.9589</c:v>
                </c:pt>
                <c:pt idx="2790">
                  <c:v>19.9589</c:v>
                </c:pt>
                <c:pt idx="2791">
                  <c:v>19.9589</c:v>
                </c:pt>
                <c:pt idx="2792">
                  <c:v>19.9589</c:v>
                </c:pt>
                <c:pt idx="2793">
                  <c:v>19.9589</c:v>
                </c:pt>
                <c:pt idx="2794">
                  <c:v>19.9589</c:v>
                </c:pt>
                <c:pt idx="2795">
                  <c:v>19.9589</c:v>
                </c:pt>
                <c:pt idx="2796">
                  <c:v>19.9589</c:v>
                </c:pt>
                <c:pt idx="2797">
                  <c:v>19.9589</c:v>
                </c:pt>
                <c:pt idx="2798">
                  <c:v>19.9589</c:v>
                </c:pt>
                <c:pt idx="2799">
                  <c:v>19.9589</c:v>
                </c:pt>
                <c:pt idx="2800">
                  <c:v>19.9589</c:v>
                </c:pt>
                <c:pt idx="2801">
                  <c:v>19.9589</c:v>
                </c:pt>
                <c:pt idx="2802">
                  <c:v>19.9589</c:v>
                </c:pt>
                <c:pt idx="2803">
                  <c:v>19.9589</c:v>
                </c:pt>
                <c:pt idx="2804">
                  <c:v>19.9589</c:v>
                </c:pt>
                <c:pt idx="2805">
                  <c:v>19.9589</c:v>
                </c:pt>
                <c:pt idx="2806">
                  <c:v>19.9589</c:v>
                </c:pt>
                <c:pt idx="2807">
                  <c:v>19.9589</c:v>
                </c:pt>
                <c:pt idx="2808">
                  <c:v>19.9589</c:v>
                </c:pt>
                <c:pt idx="2809">
                  <c:v>19.9589</c:v>
                </c:pt>
                <c:pt idx="2810">
                  <c:v>19.9589</c:v>
                </c:pt>
                <c:pt idx="2811">
                  <c:v>19.9589</c:v>
                </c:pt>
                <c:pt idx="2812">
                  <c:v>19.9589</c:v>
                </c:pt>
                <c:pt idx="2813">
                  <c:v>19.9589</c:v>
                </c:pt>
                <c:pt idx="2814">
                  <c:v>19.9589</c:v>
                </c:pt>
                <c:pt idx="2815">
                  <c:v>19.9589</c:v>
                </c:pt>
                <c:pt idx="2816">
                  <c:v>19.9589</c:v>
                </c:pt>
                <c:pt idx="2817">
                  <c:v>19.9589</c:v>
                </c:pt>
                <c:pt idx="2818">
                  <c:v>19.9589</c:v>
                </c:pt>
                <c:pt idx="2819">
                  <c:v>19.9589</c:v>
                </c:pt>
                <c:pt idx="2820">
                  <c:v>19.9589</c:v>
                </c:pt>
                <c:pt idx="2821">
                  <c:v>19.9589</c:v>
                </c:pt>
                <c:pt idx="2822">
                  <c:v>19.9589</c:v>
                </c:pt>
                <c:pt idx="2823">
                  <c:v>19.9589</c:v>
                </c:pt>
                <c:pt idx="2824">
                  <c:v>19.9589</c:v>
                </c:pt>
                <c:pt idx="2825">
                  <c:v>19.9589</c:v>
                </c:pt>
                <c:pt idx="2826">
                  <c:v>19.9589</c:v>
                </c:pt>
                <c:pt idx="2827">
                  <c:v>19.9589</c:v>
                </c:pt>
                <c:pt idx="2828">
                  <c:v>19.9589</c:v>
                </c:pt>
                <c:pt idx="2829">
                  <c:v>19.9589</c:v>
                </c:pt>
                <c:pt idx="2830">
                  <c:v>19.9589</c:v>
                </c:pt>
                <c:pt idx="2831">
                  <c:v>19.9589</c:v>
                </c:pt>
                <c:pt idx="2832">
                  <c:v>19.9589</c:v>
                </c:pt>
                <c:pt idx="2833">
                  <c:v>19.9589</c:v>
                </c:pt>
                <c:pt idx="2834">
                  <c:v>19.9589</c:v>
                </c:pt>
                <c:pt idx="2835">
                  <c:v>19.9589</c:v>
                </c:pt>
                <c:pt idx="2836">
                  <c:v>19.9589</c:v>
                </c:pt>
                <c:pt idx="2837">
                  <c:v>19.9589</c:v>
                </c:pt>
                <c:pt idx="2838">
                  <c:v>19.9589</c:v>
                </c:pt>
                <c:pt idx="2839">
                  <c:v>19.9589</c:v>
                </c:pt>
                <c:pt idx="2840">
                  <c:v>19.9589</c:v>
                </c:pt>
                <c:pt idx="2841">
                  <c:v>19.9589</c:v>
                </c:pt>
                <c:pt idx="2842">
                  <c:v>19.9589</c:v>
                </c:pt>
                <c:pt idx="2843">
                  <c:v>19.9589</c:v>
                </c:pt>
                <c:pt idx="2844">
                  <c:v>19.9589</c:v>
                </c:pt>
                <c:pt idx="2845">
                  <c:v>19.9589</c:v>
                </c:pt>
                <c:pt idx="2846">
                  <c:v>19.9589</c:v>
                </c:pt>
                <c:pt idx="2847">
                  <c:v>19.9589</c:v>
                </c:pt>
                <c:pt idx="2848">
                  <c:v>19.9589</c:v>
                </c:pt>
                <c:pt idx="2849">
                  <c:v>19.9589</c:v>
                </c:pt>
                <c:pt idx="2850">
                  <c:v>19.9589</c:v>
                </c:pt>
                <c:pt idx="2851">
                  <c:v>19.9589</c:v>
                </c:pt>
                <c:pt idx="2852">
                  <c:v>19.9589</c:v>
                </c:pt>
                <c:pt idx="2853">
                  <c:v>19.9589</c:v>
                </c:pt>
                <c:pt idx="2854">
                  <c:v>19.9589</c:v>
                </c:pt>
                <c:pt idx="2855">
                  <c:v>19.9589</c:v>
                </c:pt>
                <c:pt idx="2856">
                  <c:v>19.9589</c:v>
                </c:pt>
                <c:pt idx="2857">
                  <c:v>19.9589</c:v>
                </c:pt>
                <c:pt idx="2858">
                  <c:v>19.9589</c:v>
                </c:pt>
                <c:pt idx="2859">
                  <c:v>19.9589</c:v>
                </c:pt>
                <c:pt idx="2860">
                  <c:v>19.9589</c:v>
                </c:pt>
                <c:pt idx="2861">
                  <c:v>19.9589</c:v>
                </c:pt>
                <c:pt idx="2862">
                  <c:v>19.9589</c:v>
                </c:pt>
                <c:pt idx="2863">
                  <c:v>19.9589</c:v>
                </c:pt>
                <c:pt idx="2864">
                  <c:v>19.9589</c:v>
                </c:pt>
                <c:pt idx="2865">
                  <c:v>19.9589</c:v>
                </c:pt>
                <c:pt idx="2866">
                  <c:v>19.9589</c:v>
                </c:pt>
                <c:pt idx="2867">
                  <c:v>19.9589</c:v>
                </c:pt>
                <c:pt idx="2868">
                  <c:v>19.9589</c:v>
                </c:pt>
                <c:pt idx="2869">
                  <c:v>19.9589</c:v>
                </c:pt>
                <c:pt idx="2870">
                  <c:v>19.9589</c:v>
                </c:pt>
                <c:pt idx="2871">
                  <c:v>19.9589</c:v>
                </c:pt>
                <c:pt idx="2872">
                  <c:v>19.9589</c:v>
                </c:pt>
                <c:pt idx="2873">
                  <c:v>19.9589</c:v>
                </c:pt>
                <c:pt idx="2874">
                  <c:v>19.9589</c:v>
                </c:pt>
                <c:pt idx="2875">
                  <c:v>19.9589</c:v>
                </c:pt>
                <c:pt idx="2876">
                  <c:v>19.9589</c:v>
                </c:pt>
                <c:pt idx="2877">
                  <c:v>19.9589</c:v>
                </c:pt>
                <c:pt idx="2878">
                  <c:v>19.9589</c:v>
                </c:pt>
                <c:pt idx="2879">
                  <c:v>19.9589</c:v>
                </c:pt>
                <c:pt idx="2880">
                  <c:v>19.9589</c:v>
                </c:pt>
                <c:pt idx="2881">
                  <c:v>19.9589</c:v>
                </c:pt>
                <c:pt idx="2882">
                  <c:v>19.9589</c:v>
                </c:pt>
                <c:pt idx="2883">
                  <c:v>19.9589</c:v>
                </c:pt>
                <c:pt idx="2884">
                  <c:v>19.9589</c:v>
                </c:pt>
                <c:pt idx="2885">
                  <c:v>19.9589</c:v>
                </c:pt>
                <c:pt idx="2886">
                  <c:v>19.9589</c:v>
                </c:pt>
                <c:pt idx="2887">
                  <c:v>19.9589</c:v>
                </c:pt>
                <c:pt idx="2888">
                  <c:v>19.9589</c:v>
                </c:pt>
                <c:pt idx="2889">
                  <c:v>19.9589</c:v>
                </c:pt>
                <c:pt idx="2890">
                  <c:v>19.9589</c:v>
                </c:pt>
                <c:pt idx="2891">
                  <c:v>19.9589</c:v>
                </c:pt>
                <c:pt idx="2892">
                  <c:v>19.9589</c:v>
                </c:pt>
                <c:pt idx="2893">
                  <c:v>19.9589</c:v>
                </c:pt>
                <c:pt idx="2894">
                  <c:v>19.9589</c:v>
                </c:pt>
                <c:pt idx="2895">
                  <c:v>19.9589</c:v>
                </c:pt>
                <c:pt idx="2896">
                  <c:v>19.9589</c:v>
                </c:pt>
                <c:pt idx="2897">
                  <c:v>19.9589</c:v>
                </c:pt>
                <c:pt idx="2898">
                  <c:v>19.9589</c:v>
                </c:pt>
                <c:pt idx="2899">
                  <c:v>19.9589</c:v>
                </c:pt>
                <c:pt idx="2900">
                  <c:v>19.9589</c:v>
                </c:pt>
                <c:pt idx="2901">
                  <c:v>19.9589</c:v>
                </c:pt>
                <c:pt idx="2902">
                  <c:v>19.9589</c:v>
                </c:pt>
                <c:pt idx="2903">
                  <c:v>19.9589</c:v>
                </c:pt>
                <c:pt idx="2904">
                  <c:v>19.9589</c:v>
                </c:pt>
                <c:pt idx="2905">
                  <c:v>19.9589</c:v>
                </c:pt>
                <c:pt idx="2906">
                  <c:v>19.9589</c:v>
                </c:pt>
                <c:pt idx="2907">
                  <c:v>19.9589</c:v>
                </c:pt>
                <c:pt idx="2908">
                  <c:v>19.9589</c:v>
                </c:pt>
                <c:pt idx="2909">
                  <c:v>19.9589</c:v>
                </c:pt>
                <c:pt idx="2910">
                  <c:v>19.9589</c:v>
                </c:pt>
                <c:pt idx="2911">
                  <c:v>19.9589</c:v>
                </c:pt>
                <c:pt idx="2912">
                  <c:v>19.9589</c:v>
                </c:pt>
                <c:pt idx="2913">
                  <c:v>19.9589</c:v>
                </c:pt>
                <c:pt idx="2914">
                  <c:v>19.9589</c:v>
                </c:pt>
                <c:pt idx="2915">
                  <c:v>19.9589</c:v>
                </c:pt>
                <c:pt idx="2916">
                  <c:v>19.9589</c:v>
                </c:pt>
                <c:pt idx="2917">
                  <c:v>19.9589</c:v>
                </c:pt>
                <c:pt idx="2918">
                  <c:v>19.9589</c:v>
                </c:pt>
                <c:pt idx="2919">
                  <c:v>19.9589</c:v>
                </c:pt>
                <c:pt idx="2920">
                  <c:v>19.9589</c:v>
                </c:pt>
                <c:pt idx="2921">
                  <c:v>19.9589</c:v>
                </c:pt>
                <c:pt idx="2922">
                  <c:v>19.9589</c:v>
                </c:pt>
                <c:pt idx="2923">
                  <c:v>19.9589</c:v>
                </c:pt>
                <c:pt idx="2924">
                  <c:v>19.9589</c:v>
                </c:pt>
                <c:pt idx="2925">
                  <c:v>19.9589</c:v>
                </c:pt>
                <c:pt idx="2926">
                  <c:v>19.9589</c:v>
                </c:pt>
                <c:pt idx="2927">
                  <c:v>19.9589</c:v>
                </c:pt>
                <c:pt idx="2928">
                  <c:v>19.9589</c:v>
                </c:pt>
                <c:pt idx="2929">
                  <c:v>19.9589</c:v>
                </c:pt>
                <c:pt idx="2930">
                  <c:v>19.9589</c:v>
                </c:pt>
                <c:pt idx="2931">
                  <c:v>19.9589</c:v>
                </c:pt>
                <c:pt idx="2932">
                  <c:v>19.9589</c:v>
                </c:pt>
                <c:pt idx="2933">
                  <c:v>19.9589</c:v>
                </c:pt>
                <c:pt idx="2934">
                  <c:v>19.9589</c:v>
                </c:pt>
                <c:pt idx="2935">
                  <c:v>19.9589</c:v>
                </c:pt>
                <c:pt idx="2936">
                  <c:v>19.9589</c:v>
                </c:pt>
                <c:pt idx="2937">
                  <c:v>19.9589</c:v>
                </c:pt>
                <c:pt idx="2938">
                  <c:v>19.9589</c:v>
                </c:pt>
                <c:pt idx="2939">
                  <c:v>19.9589</c:v>
                </c:pt>
                <c:pt idx="2940">
                  <c:v>19.9589</c:v>
                </c:pt>
                <c:pt idx="2941">
                  <c:v>19.9589</c:v>
                </c:pt>
                <c:pt idx="2942">
                  <c:v>19.9589</c:v>
                </c:pt>
                <c:pt idx="2943">
                  <c:v>19.9589</c:v>
                </c:pt>
                <c:pt idx="2944">
                  <c:v>19.9589</c:v>
                </c:pt>
                <c:pt idx="2945">
                  <c:v>19.9589</c:v>
                </c:pt>
                <c:pt idx="2946">
                  <c:v>19.9589</c:v>
                </c:pt>
                <c:pt idx="2947">
                  <c:v>19.9589</c:v>
                </c:pt>
                <c:pt idx="2948">
                  <c:v>19.9589</c:v>
                </c:pt>
                <c:pt idx="2949">
                  <c:v>19.9589</c:v>
                </c:pt>
                <c:pt idx="2950">
                  <c:v>19.9589</c:v>
                </c:pt>
                <c:pt idx="2951">
                  <c:v>19.9589</c:v>
                </c:pt>
                <c:pt idx="2952">
                  <c:v>19.9589</c:v>
                </c:pt>
                <c:pt idx="2953">
                  <c:v>19.9589</c:v>
                </c:pt>
                <c:pt idx="2954">
                  <c:v>19.9589</c:v>
                </c:pt>
                <c:pt idx="2955">
                  <c:v>19.9589</c:v>
                </c:pt>
                <c:pt idx="2956">
                  <c:v>19.9589</c:v>
                </c:pt>
                <c:pt idx="2957">
                  <c:v>19.9589</c:v>
                </c:pt>
                <c:pt idx="2958">
                  <c:v>19.9589</c:v>
                </c:pt>
                <c:pt idx="2959">
                  <c:v>19.9589</c:v>
                </c:pt>
                <c:pt idx="2960">
                  <c:v>19.9589</c:v>
                </c:pt>
                <c:pt idx="2961">
                  <c:v>19.9589</c:v>
                </c:pt>
                <c:pt idx="2962">
                  <c:v>19.9589</c:v>
                </c:pt>
              </c:numCache>
            </c:numRef>
          </c:val>
          <c:smooth val="0"/>
          <c:extLst>
            <c:ext xmlns:c16="http://schemas.microsoft.com/office/drawing/2014/chart" uri="{C3380CC4-5D6E-409C-BE32-E72D297353CC}">
              <c16:uniqueId val="{00000005-D663-0C4B-B347-E9834DA15F70}"/>
            </c:ext>
          </c:extLst>
        </c:ser>
        <c:dLbls>
          <c:showLegendKey val="0"/>
          <c:showVal val="0"/>
          <c:showCatName val="0"/>
          <c:showSerName val="0"/>
          <c:showPercent val="0"/>
          <c:showBubbleSize val="0"/>
        </c:dLbls>
        <c:marker val="1"/>
        <c:smooth val="0"/>
        <c:axId val="10"/>
        <c:axId val="100"/>
      </c:lineChart>
      <c:dateAx>
        <c:axId val="500"/>
        <c:scaling>
          <c:orientation val="minMax"/>
        </c:scaling>
        <c:delete val="0"/>
        <c:axPos val="b"/>
        <c:title>
          <c:tx>
            <c:rich>
              <a:bodyPr/>
              <a:lstStyle/>
              <a:p>
                <a:pPr>
                  <a:defRPr sz="1100" b="1"/>
                </a:pPr>
                <a:r>
                  <a:rPr lang="en-US" sz="1100" b="1"/>
                  <a:t>Year</a:t>
                </a:r>
              </a:p>
            </c:rich>
          </c:tx>
          <c:overlay val="1"/>
        </c:title>
        <c:numFmt formatCode="yyyy" sourceLinked="0"/>
        <c:majorTickMark val="none"/>
        <c:minorTickMark val="none"/>
        <c:tickLblPos val="low"/>
        <c:txPr>
          <a:bodyPr/>
          <a:lstStyle/>
          <a:p>
            <a:pPr>
              <a:defRPr sz="1000" b="0"/>
            </a:pPr>
            <a:endParaRPr lang="en-US"/>
          </a:p>
        </c:txPr>
        <c:crossAx val="100"/>
        <c:crosses val="autoZero"/>
        <c:auto val="1"/>
        <c:lblOffset val="100"/>
        <c:baseTimeUnit val="days"/>
        <c:majorUnit val="1"/>
        <c:majorTimeUnit val="years"/>
      </c:dateAx>
      <c:valAx>
        <c:axId val="100"/>
        <c:scaling>
          <c:orientation val="minMax"/>
          <c:max val="55"/>
          <c:min val="0"/>
        </c:scaling>
        <c:delete val="0"/>
        <c:axPos val="l"/>
        <c:majorGridlines/>
        <c:numFmt formatCode="General" sourceLinked="1"/>
        <c:majorTickMark val="none"/>
        <c:minorTickMark val="none"/>
        <c:tickLblPos val="nextTo"/>
        <c:txPr>
          <a:bodyPr/>
          <a:lstStyle/>
          <a:p>
            <a:pPr>
              <a:defRPr sz="1000" b="0"/>
            </a:pPr>
            <a:endParaRPr lang="en-US"/>
          </a:p>
        </c:txPr>
        <c:crossAx val="10"/>
        <c:crosses val="autoZero"/>
        <c:crossBetween val="between"/>
        <c:majorUnit val="10"/>
      </c:valAx>
      <c:dateAx>
        <c:axId val="10"/>
        <c:scaling>
          <c:orientation val="minMax"/>
        </c:scaling>
        <c:delete val="1"/>
        <c:axPos val="b"/>
        <c:numFmt formatCode="yyyy\-mm\-dd" sourceLinked="1"/>
        <c:majorTickMark val="none"/>
        <c:minorTickMark val="none"/>
        <c:tickLblPos val="nextTo"/>
        <c:crossAx val="100"/>
        <c:crosses val="autoZero"/>
        <c:auto val="1"/>
        <c:lblOffset val="100"/>
        <c:baseTimeUnit val="days"/>
      </c:dateAx>
    </c:plotArea>
    <c:legend>
      <c:legendPos val="b"/>
      <c:layout>
        <c:manualLayout>
          <c:xMode val="edge"/>
          <c:yMode val="edge"/>
          <c:x val="4.0068477017295906E-2"/>
          <c:y val="0.65274405566974081"/>
          <c:w val="0.94123056733292954"/>
          <c:h val="0.32649828994520469"/>
        </c:manualLayout>
      </c:layout>
      <c:overlay val="0"/>
      <c:txPr>
        <a:bodyPr/>
        <a:lstStyle/>
        <a:p>
          <a:pPr>
            <a:defRPr sz="950" b="0"/>
          </a:pPr>
          <a:endParaRPr lang="en-US"/>
        </a:p>
      </c:txPr>
    </c:legend>
    <c:plotVisOnly val="1"/>
    <c:dispBlanksAs val="gap"/>
    <c:showDLblsOverMax val="1"/>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240</TotalTime>
  <Pages>25</Pages>
  <Words>12689</Words>
  <Characters>72333</Characters>
  <Application>Microsoft Office Word</Application>
  <DocSecurity>0</DocSecurity>
  <Lines>602</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Tatyana Bardeen</dc:creator>
  <cp:keywords/>
  <cp:lastModifiedBy>Ha Hong Hanh</cp:lastModifiedBy>
  <cp:revision>136</cp:revision>
  <cp:lastPrinted>2026-09-20T07:18:00Z</cp:lastPrinted>
  <dcterms:created xsi:type="dcterms:W3CDTF">2026-09-20T14:40:00Z</dcterms:created>
  <dcterms:modified xsi:type="dcterms:W3CDTF">2026-09-24T12:25:00Z</dcterms:modified>
</cp:coreProperties>
</file>